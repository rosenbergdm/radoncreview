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after="4" w:line="240" w:lineRule="auto"/>
              <w:jc w:val="center"/>
              <w:rPr>
                <w:sz w:val="18"/>
                <w:szCs w:val="18"/>
              </w:rPr>
            </w:pPr>
            <w:hyperlink r:id="rId7">
              <w:r w:rsidDel="00000000" w:rsidR="00000000" w:rsidRPr="00000000">
                <w:rPr>
                  <w:sz w:val="18"/>
                  <w:szCs w:val="18"/>
                  <w:rtl w:val="0"/>
                </w:rPr>
                <w:t xml:space="preserve">Brain Mets/Palliative/Oligo/Immuno</w:t>
              </w:r>
            </w:hyperlink>
            <w:r w:rsidDel="00000000" w:rsidR="00000000" w:rsidRPr="00000000">
              <w:rPr>
                <w:b w:val="1"/>
                <w:sz w:val="18"/>
                <w:szCs w:val="18"/>
                <w:rtl w:val="0"/>
              </w:rPr>
              <w:t xml:space="preserve"> </w:t>
            </w:r>
            <w:r w:rsidDel="00000000" w:rsidR="00000000" w:rsidRPr="00000000">
              <w:rPr>
                <w:sz w:val="18"/>
                <w:szCs w:val="18"/>
                <w:rtl w:val="0"/>
              </w:rPr>
              <w:t xml:space="preserve">| </w:t>
            </w:r>
            <w:hyperlink r:id="rId8">
              <w:r w:rsidDel="00000000" w:rsidR="00000000" w:rsidRPr="00000000">
                <w:rPr>
                  <w:sz w:val="18"/>
                  <w:szCs w:val="18"/>
                  <w:rtl w:val="0"/>
                </w:rPr>
                <w:t xml:space="preserve">Breast</w:t>
              </w:r>
            </w:hyperlink>
            <w:r w:rsidDel="00000000" w:rsidR="00000000" w:rsidRPr="00000000">
              <w:rPr>
                <w:sz w:val="18"/>
                <w:szCs w:val="18"/>
                <w:rtl w:val="0"/>
              </w:rPr>
              <w:t xml:space="preserve"> | </w:t>
            </w:r>
            <w:hyperlink r:id="rId9">
              <w:r w:rsidDel="00000000" w:rsidR="00000000" w:rsidRPr="00000000">
                <w:rPr>
                  <w:sz w:val="18"/>
                  <w:szCs w:val="18"/>
                  <w:rtl w:val="0"/>
                </w:rPr>
                <w:t xml:space="preserve">CNS/Peds</w:t>
              </w:r>
            </w:hyperlink>
            <w:r w:rsidDel="00000000" w:rsidR="00000000" w:rsidRPr="00000000">
              <w:rPr>
                <w:sz w:val="18"/>
                <w:szCs w:val="18"/>
                <w:rtl w:val="0"/>
              </w:rPr>
              <w:t xml:space="preserve"> | </w:t>
            </w:r>
            <w:hyperlink r:id="rId10">
              <w:r w:rsidDel="00000000" w:rsidR="00000000" w:rsidRPr="00000000">
                <w:rPr>
                  <w:sz w:val="18"/>
                  <w:szCs w:val="18"/>
                  <w:rtl w:val="0"/>
                </w:rPr>
                <w:t xml:space="preserve">Constraints</w:t>
              </w:r>
            </w:hyperlink>
            <w:r w:rsidDel="00000000" w:rsidR="00000000" w:rsidRPr="00000000">
              <w:rPr>
                <w:sz w:val="18"/>
                <w:szCs w:val="18"/>
                <w:rtl w:val="0"/>
              </w:rPr>
              <w:t xml:space="preserve"> | </w:t>
            </w:r>
            <w:hyperlink r:id="rId11">
              <w:r w:rsidDel="00000000" w:rsidR="00000000" w:rsidRPr="00000000">
                <w:rPr>
                  <w:sz w:val="18"/>
                  <w:szCs w:val="18"/>
                  <w:rtl w:val="0"/>
                </w:rPr>
                <w:t xml:space="preserve">GI </w:t>
              </w:r>
            </w:hyperlink>
            <w:r w:rsidDel="00000000" w:rsidR="00000000" w:rsidRPr="00000000">
              <w:rPr>
                <w:sz w:val="18"/>
                <w:szCs w:val="18"/>
                <w:rtl w:val="0"/>
              </w:rPr>
              <w:t xml:space="preserve">| </w:t>
            </w:r>
            <w:hyperlink r:id="rId12">
              <w:r w:rsidDel="00000000" w:rsidR="00000000" w:rsidRPr="00000000">
                <w:rPr>
                  <w:sz w:val="18"/>
                  <w:szCs w:val="18"/>
                  <w:rtl w:val="0"/>
                </w:rPr>
                <w:t xml:space="preserve">GU</w:t>
              </w:r>
            </w:hyperlink>
            <w:r w:rsidDel="00000000" w:rsidR="00000000" w:rsidRPr="00000000">
              <w:rPr>
                <w:sz w:val="18"/>
                <w:szCs w:val="18"/>
                <w:rtl w:val="0"/>
              </w:rPr>
              <w:t xml:space="preserve"> | </w:t>
            </w:r>
            <w:hyperlink r:id="rId13">
              <w:r w:rsidDel="00000000" w:rsidR="00000000" w:rsidRPr="00000000">
                <w:rPr>
                  <w:sz w:val="18"/>
                  <w:szCs w:val="18"/>
                  <w:rtl w:val="0"/>
                </w:rPr>
                <w:t xml:space="preserve">Gyn</w:t>
              </w:r>
            </w:hyperlink>
            <w:r w:rsidDel="00000000" w:rsidR="00000000" w:rsidRPr="00000000">
              <w:rPr>
                <w:sz w:val="18"/>
                <w:szCs w:val="18"/>
                <w:rtl w:val="0"/>
              </w:rPr>
              <w:t xml:space="preserve"> | </w:t>
            </w:r>
            <w:hyperlink r:id="rId14">
              <w:r w:rsidDel="00000000" w:rsidR="00000000" w:rsidRPr="00000000">
                <w:rPr>
                  <w:sz w:val="18"/>
                  <w:szCs w:val="18"/>
                  <w:rtl w:val="0"/>
                </w:rPr>
                <w:t xml:space="preserve">H&amp;N/Skin</w:t>
              </w:r>
            </w:hyperlink>
            <w:r w:rsidDel="00000000" w:rsidR="00000000" w:rsidRPr="00000000">
              <w:rPr>
                <w:sz w:val="18"/>
                <w:szCs w:val="18"/>
                <w:rtl w:val="0"/>
              </w:rPr>
              <w:t xml:space="preserve"> | </w:t>
            </w:r>
            <w:hyperlink r:id="rId15">
              <w:r w:rsidDel="00000000" w:rsidR="00000000" w:rsidRPr="00000000">
                <w:rPr>
                  <w:sz w:val="18"/>
                  <w:szCs w:val="18"/>
                  <w:rtl w:val="0"/>
                </w:rPr>
                <w:t xml:space="preserve">Heme</w:t>
              </w:r>
            </w:hyperlink>
            <w:r w:rsidDel="00000000" w:rsidR="00000000" w:rsidRPr="00000000">
              <w:rPr>
                <w:sz w:val="18"/>
                <w:szCs w:val="18"/>
                <w:rtl w:val="0"/>
              </w:rPr>
              <w:t xml:space="preserve"> | </w:t>
            </w:r>
            <w:hyperlink r:id="rId16">
              <w:r w:rsidDel="00000000" w:rsidR="00000000" w:rsidRPr="00000000">
                <w:rPr>
                  <w:sz w:val="18"/>
                  <w:szCs w:val="18"/>
                  <w:rtl w:val="0"/>
                </w:rPr>
                <w:t xml:space="preserve">Sarcoma</w:t>
              </w:r>
            </w:hyperlink>
            <w:r w:rsidDel="00000000" w:rsidR="00000000" w:rsidRPr="00000000">
              <w:rPr>
                <w:sz w:val="18"/>
                <w:szCs w:val="18"/>
                <w:rtl w:val="0"/>
              </w:rPr>
              <w:t xml:space="preserve"> | </w:t>
            </w:r>
            <w:hyperlink r:id="rId17">
              <w:r w:rsidDel="00000000" w:rsidR="00000000" w:rsidRPr="00000000">
                <w:rPr>
                  <w:sz w:val="18"/>
                  <w:szCs w:val="18"/>
                  <w:rtl w:val="0"/>
                </w:rPr>
                <w:t xml:space="preserve">Thorax</w:t>
              </w:r>
            </w:hyperlink>
            <w:r w:rsidDel="00000000" w:rsidR="00000000" w:rsidRPr="00000000">
              <w:rPr>
                <w:sz w:val="18"/>
                <w:szCs w:val="18"/>
                <w:rtl w:val="0"/>
              </w:rPr>
              <w:t xml:space="preserve"> |  </w:t>
            </w:r>
            <w:hyperlink r:id="rId18">
              <w:r w:rsidDel="00000000" w:rsidR="00000000" w:rsidRPr="00000000">
                <w:rPr>
                  <w:sz w:val="18"/>
                  <w:szCs w:val="18"/>
                  <w:rtl w:val="0"/>
                </w:rPr>
                <w:t xml:space="preserve">Rad Phys/Bio</w:t>
              </w:r>
            </w:hyperlink>
            <w:r w:rsidDel="00000000" w:rsidR="00000000" w:rsidRPr="00000000">
              <w:rPr>
                <w:rtl w:val="0"/>
              </w:rPr>
            </w:r>
          </w:p>
          <w:p w:rsidR="00000000" w:rsidDel="00000000" w:rsidP="00000000" w:rsidRDefault="00000000" w:rsidRPr="00000000" w14:paraId="00000003">
            <w:pPr>
              <w:spacing w:after="4" w:line="240" w:lineRule="auto"/>
              <w:jc w:val="center"/>
              <w:rPr>
                <w:b w:val="1"/>
                <w:sz w:val="18"/>
                <w:szCs w:val="18"/>
              </w:rPr>
            </w:pPr>
            <w:hyperlink r:id="rId19">
              <w:r w:rsidDel="00000000" w:rsidR="00000000" w:rsidRPr="00000000">
                <w:rPr>
                  <w:b w:val="1"/>
                  <w:color w:val="1155cc"/>
                  <w:sz w:val="18"/>
                  <w:szCs w:val="18"/>
                  <w:u w:val="single"/>
                  <w:rtl w:val="0"/>
                </w:rPr>
                <w:t xml:space="preserve">www.RadOncReview.org</w:t>
              </w:r>
            </w:hyperlink>
            <w:r w:rsidDel="00000000" w:rsidR="00000000" w:rsidRPr="00000000">
              <w:rPr>
                <w:rtl w:val="0"/>
              </w:rPr>
            </w:r>
          </w:p>
          <w:p w:rsidR="00000000" w:rsidDel="00000000" w:rsidP="00000000" w:rsidRDefault="00000000" w:rsidRPr="00000000" w14:paraId="00000004">
            <w:pPr>
              <w:spacing w:line="240" w:lineRule="auto"/>
              <w:jc w:val="center"/>
              <w:rPr>
                <w:sz w:val="18"/>
                <w:szCs w:val="18"/>
              </w:rPr>
            </w:pPr>
            <w:r w:rsidDel="00000000" w:rsidR="00000000" w:rsidRPr="00000000">
              <w:rPr>
                <w:sz w:val="18"/>
                <w:szCs w:val="18"/>
                <w:rtl w:val="0"/>
              </w:rPr>
              <w:t xml:space="preserve">For best navigation, click on the Table of Contents (ToC) to navigate and click on a subheader or header to return to the ToC. Otherwise, use the Document Outline feature or control-F to search for a clinical trial or type ASCO '20 to see what's new. Best held horizontally on mobile. </w:t>
            </w:r>
          </w:p>
          <w:p w:rsidR="00000000" w:rsidDel="00000000" w:rsidP="00000000" w:rsidRDefault="00000000" w:rsidRPr="00000000" w14:paraId="00000005">
            <w:pPr>
              <w:spacing w:after="4" w:line="240" w:lineRule="auto"/>
              <w:jc w:val="center"/>
              <w:rPr>
                <w:b w:val="1"/>
                <w:sz w:val="18"/>
                <w:szCs w:val="18"/>
              </w:rPr>
            </w:pPr>
            <w:r w:rsidDel="00000000" w:rsidR="00000000" w:rsidRPr="00000000">
              <w:rPr>
                <w:b w:val="1"/>
                <w:sz w:val="18"/>
                <w:szCs w:val="18"/>
                <w:rtl w:val="0"/>
              </w:rPr>
              <w:t xml:space="preserve">This document is a collaborative resource. All comments, corrections, and additions are welcome! Editing tips [</w:t>
            </w:r>
            <w:hyperlink r:id="rId20">
              <w:r w:rsidDel="00000000" w:rsidR="00000000" w:rsidRPr="00000000">
                <w:rPr>
                  <w:b w:val="1"/>
                  <w:sz w:val="18"/>
                  <w:szCs w:val="18"/>
                  <w:rtl w:val="0"/>
                </w:rPr>
                <w:t xml:space="preserve">here</w:t>
              </w:r>
            </w:hyperlink>
            <w:r w:rsidDel="00000000" w:rsidR="00000000" w:rsidRPr="00000000">
              <w:rPr>
                <w:b w:val="1"/>
                <w:sz w:val="18"/>
                <w:szCs w:val="18"/>
                <w:rtl w:val="0"/>
              </w:rPr>
              <w:t xml:space="preserve">].</w:t>
            </w:r>
          </w:p>
          <w:p w:rsidR="00000000" w:rsidDel="00000000" w:rsidP="00000000" w:rsidRDefault="00000000" w:rsidRPr="00000000" w14:paraId="00000006">
            <w:pPr>
              <w:spacing w:line="240" w:lineRule="auto"/>
              <w:jc w:val="center"/>
              <w:rPr>
                <w:sz w:val="18"/>
                <w:szCs w:val="18"/>
              </w:rPr>
            </w:pPr>
            <w:r w:rsidDel="00000000" w:rsidR="00000000" w:rsidRPr="00000000">
              <w:rPr>
                <w:sz w:val="18"/>
                <w:szCs w:val="18"/>
                <w:rtl w:val="0"/>
              </w:rPr>
              <w:t xml:space="preserve">Patterns of recurrence data found in the Follow Up section for most disease sites. Ongoing Trials are found in Future Directions.</w:t>
            </w:r>
          </w:p>
          <w:p w:rsidR="00000000" w:rsidDel="00000000" w:rsidP="00000000" w:rsidRDefault="00000000" w:rsidRPr="00000000" w14:paraId="00000007">
            <w:pPr>
              <w:spacing w:after="4" w:line="240" w:lineRule="auto"/>
              <w:jc w:val="center"/>
              <w:rPr>
                <w:b w:val="1"/>
                <w:sz w:val="18"/>
                <w:szCs w:val="18"/>
                <w:highlight w:val="yellow"/>
              </w:rPr>
            </w:pPr>
            <w:r w:rsidDel="00000000" w:rsidR="00000000" w:rsidRPr="00000000">
              <w:rPr>
                <w:b w:val="1"/>
                <w:sz w:val="18"/>
                <w:szCs w:val="18"/>
                <w:highlight w:val="yellow"/>
                <w:rtl w:val="0"/>
              </w:rPr>
              <w:t xml:space="preserve">2020 Gold Star sections: [</w:t>
            </w:r>
            <w:hyperlink w:anchor="4q1lwlblkw4q">
              <w:r w:rsidDel="00000000" w:rsidR="00000000" w:rsidRPr="00000000">
                <w:rPr>
                  <w:b w:val="1"/>
                  <w:sz w:val="18"/>
                  <w:szCs w:val="18"/>
                  <w:highlight w:val="yellow"/>
                  <w:rtl w:val="0"/>
                </w:rPr>
                <w:t xml:space="preserve">Central and Ultracentral Lung</w:t>
              </w:r>
            </w:hyperlink>
            <w:r w:rsidDel="00000000" w:rsidR="00000000" w:rsidRPr="00000000">
              <w:rPr>
                <w:b w:val="1"/>
                <w:sz w:val="18"/>
                <w:szCs w:val="18"/>
                <w:highlight w:val="yellow"/>
                <w:rtl w:val="0"/>
              </w:rPr>
              <w:t xml:space="preserve">] and [</w:t>
            </w:r>
            <w:hyperlink w:anchor="_1z7stjs4ecr2">
              <w:r w:rsidDel="00000000" w:rsidR="00000000" w:rsidRPr="00000000">
                <w:rPr>
                  <w:b w:val="1"/>
                  <w:sz w:val="18"/>
                  <w:szCs w:val="18"/>
                  <w:highlight w:val="yellow"/>
                  <w:rtl w:val="0"/>
                </w:rPr>
                <w:t xml:space="preserve">SCLC Systemic Therapy</w:t>
              </w:r>
            </w:hyperlink>
            <w:r w:rsidDel="00000000" w:rsidR="00000000" w:rsidRPr="00000000">
              <w:rPr>
                <w:b w:val="1"/>
                <w:sz w:val="18"/>
                <w:szCs w:val="18"/>
                <w:highlight w:val="yellow"/>
                <w:rtl w:val="0"/>
              </w:rPr>
              <w:t xml:space="preserve">].</w:t>
            </w:r>
          </w:p>
        </w:tc>
      </w:tr>
    </w:tbl>
    <w:p w:rsidR="00000000" w:rsidDel="00000000" w:rsidP="00000000" w:rsidRDefault="00000000" w:rsidRPr="00000000" w14:paraId="00000008">
      <w:pPr>
        <w:spacing w:line="240" w:lineRule="auto"/>
        <w:rPr>
          <w:sz w:val="20"/>
          <w:szCs w:val="20"/>
        </w:rPr>
      </w:pPr>
      <w:r w:rsidDel="00000000" w:rsidR="00000000" w:rsidRPr="00000000">
        <w:rPr>
          <w:rtl w:val="0"/>
        </w:rPr>
        <w:t xml:space="preserve">See NCTN Trial Portfolios by Disease Site: [</w:t>
      </w:r>
      <w:hyperlink r:id="rId21">
        <w:r w:rsidDel="00000000" w:rsidR="00000000" w:rsidRPr="00000000">
          <w:rPr>
            <w:rtl w:val="0"/>
          </w:rPr>
          <w:t xml:space="preserve">Thorax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pStyle w:val="Heading1"/>
        <w:spacing w:after="2" w:before="0" w:line="240" w:lineRule="auto"/>
        <w:ind w:left="10"/>
        <w:jc w:val="center"/>
        <w:rPr/>
      </w:pPr>
      <w:bookmarkStart w:colFirst="0" w:colLast="0" w:name="_6sfwza45y5km" w:id="0"/>
      <w:bookmarkEnd w:id="0"/>
      <w:r w:rsidDel="00000000" w:rsidR="00000000" w:rsidRPr="00000000">
        <w:rPr>
          <w:rFonts w:ascii="Times New Roman" w:cs="Times New Roman" w:eastAsia="Times New Roman" w:hAnsi="Times New Roman"/>
          <w:b w:val="1"/>
          <w:sz w:val="28"/>
          <w:szCs w:val="28"/>
          <w:rtl w:val="0"/>
        </w:rPr>
        <w:t xml:space="preserve">Thorax</w:t>
      </w: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b w:val="1"/>
                <w:sz w:val="18"/>
                <w:szCs w:val="18"/>
              </w:rPr>
            </w:pPr>
            <w:hyperlink w:anchor="_6sfwza45y5km">
              <w:r w:rsidDel="00000000" w:rsidR="00000000" w:rsidRPr="00000000">
                <w:rPr>
                  <w:b w:val="1"/>
                  <w:sz w:val="18"/>
                  <w:szCs w:val="18"/>
                  <w:rtl w:val="0"/>
                </w:rPr>
                <w:t xml:space="preserve">Thorax</w:t>
              </w:r>
            </w:hyperlink>
            <w:r w:rsidDel="00000000" w:rsidR="00000000" w:rsidRPr="00000000">
              <w:rPr>
                <w:rtl w:val="0"/>
              </w:rPr>
            </w:r>
          </w:p>
          <w:p w:rsidR="00000000" w:rsidDel="00000000" w:rsidP="00000000" w:rsidRDefault="00000000" w:rsidRPr="00000000" w14:paraId="0000000B">
            <w:pPr>
              <w:spacing w:line="240" w:lineRule="auto"/>
              <w:ind w:left="360" w:firstLine="0"/>
              <w:rPr>
                <w:sz w:val="18"/>
                <w:szCs w:val="18"/>
              </w:rPr>
            </w:pPr>
            <w:hyperlink w:anchor="_g85gu4x5x0u0">
              <w:r w:rsidDel="00000000" w:rsidR="00000000" w:rsidRPr="00000000">
                <w:rPr>
                  <w:sz w:val="18"/>
                  <w:szCs w:val="18"/>
                  <w:rtl w:val="0"/>
                </w:rPr>
                <w:t xml:space="preserve">Screening</w:t>
              </w:r>
            </w:hyperlink>
            <w:r w:rsidDel="00000000" w:rsidR="00000000" w:rsidRPr="00000000">
              <w:rPr>
                <w:rtl w:val="0"/>
              </w:rPr>
            </w:r>
          </w:p>
          <w:p w:rsidR="00000000" w:rsidDel="00000000" w:rsidP="00000000" w:rsidRDefault="00000000" w:rsidRPr="00000000" w14:paraId="0000000C">
            <w:pPr>
              <w:spacing w:line="240" w:lineRule="auto"/>
              <w:ind w:left="360" w:firstLine="0"/>
              <w:rPr>
                <w:sz w:val="18"/>
                <w:szCs w:val="18"/>
              </w:rPr>
            </w:pPr>
            <w:hyperlink w:anchor="_3741ekhp6g64">
              <w:r w:rsidDel="00000000" w:rsidR="00000000" w:rsidRPr="00000000">
                <w:rPr>
                  <w:sz w:val="18"/>
                  <w:szCs w:val="18"/>
                  <w:rtl w:val="0"/>
                </w:rPr>
                <w:t xml:space="preserve">Workup</w:t>
              </w:r>
            </w:hyperlink>
            <w:r w:rsidDel="00000000" w:rsidR="00000000" w:rsidRPr="00000000">
              <w:rPr>
                <w:rtl w:val="0"/>
              </w:rPr>
            </w:r>
          </w:p>
          <w:p w:rsidR="00000000" w:rsidDel="00000000" w:rsidP="00000000" w:rsidRDefault="00000000" w:rsidRPr="00000000" w14:paraId="0000000D">
            <w:pPr>
              <w:spacing w:line="240" w:lineRule="auto"/>
              <w:ind w:left="360" w:firstLine="0"/>
              <w:rPr>
                <w:sz w:val="18"/>
                <w:szCs w:val="18"/>
              </w:rPr>
            </w:pPr>
            <w:hyperlink w:anchor="_m9mlrdiu8lc0">
              <w:r w:rsidDel="00000000" w:rsidR="00000000" w:rsidRPr="00000000">
                <w:rPr>
                  <w:sz w:val="18"/>
                  <w:szCs w:val="18"/>
                  <w:rtl w:val="0"/>
                </w:rPr>
                <w:t xml:space="preserve">Mediastinal sampling</w:t>
              </w:r>
            </w:hyperlink>
            <w:r w:rsidDel="00000000" w:rsidR="00000000" w:rsidRPr="00000000">
              <w:rPr>
                <w:rtl w:val="0"/>
              </w:rPr>
            </w:r>
          </w:p>
          <w:p w:rsidR="00000000" w:rsidDel="00000000" w:rsidP="00000000" w:rsidRDefault="00000000" w:rsidRPr="00000000" w14:paraId="0000000E">
            <w:pPr>
              <w:spacing w:line="240" w:lineRule="auto"/>
              <w:ind w:left="360" w:firstLine="0"/>
              <w:rPr>
                <w:sz w:val="18"/>
                <w:szCs w:val="18"/>
              </w:rPr>
            </w:pPr>
            <w:hyperlink w:anchor="_6jx2f37knu1t">
              <w:r w:rsidDel="00000000" w:rsidR="00000000" w:rsidRPr="00000000">
                <w:rPr>
                  <w:sz w:val="18"/>
                  <w:szCs w:val="18"/>
                  <w:rtl w:val="0"/>
                </w:rPr>
                <w:t xml:space="preserve">Lymph node Levels</w:t>
              </w:r>
            </w:hyperlink>
            <w:r w:rsidDel="00000000" w:rsidR="00000000" w:rsidRPr="00000000">
              <w:rPr>
                <w:rtl w:val="0"/>
              </w:rPr>
            </w:r>
          </w:p>
          <w:p w:rsidR="00000000" w:rsidDel="00000000" w:rsidP="00000000" w:rsidRDefault="00000000" w:rsidRPr="00000000" w14:paraId="0000000F">
            <w:pPr>
              <w:spacing w:line="240" w:lineRule="auto"/>
              <w:ind w:left="360" w:firstLine="0"/>
              <w:rPr>
                <w:sz w:val="18"/>
                <w:szCs w:val="18"/>
              </w:rPr>
            </w:pPr>
            <w:hyperlink w:anchor="_k70amn44ux20">
              <w:r w:rsidDel="00000000" w:rsidR="00000000" w:rsidRPr="00000000">
                <w:rPr>
                  <w:sz w:val="18"/>
                  <w:szCs w:val="18"/>
                  <w:rtl w:val="0"/>
                </w:rPr>
                <w:t xml:space="preserve">Toxicity</w:t>
              </w:r>
            </w:hyperlink>
            <w:r w:rsidDel="00000000" w:rsidR="00000000" w:rsidRPr="00000000">
              <w:rPr>
                <w:rtl w:val="0"/>
              </w:rPr>
            </w:r>
          </w:p>
          <w:p w:rsidR="00000000" w:rsidDel="00000000" w:rsidP="00000000" w:rsidRDefault="00000000" w:rsidRPr="00000000" w14:paraId="00000010">
            <w:pPr>
              <w:spacing w:line="240" w:lineRule="auto"/>
              <w:rPr>
                <w:b w:val="1"/>
                <w:sz w:val="18"/>
                <w:szCs w:val="18"/>
              </w:rPr>
            </w:pPr>
            <w:hyperlink w:anchor="_opxxqv56465m">
              <w:r w:rsidDel="00000000" w:rsidR="00000000" w:rsidRPr="00000000">
                <w:rPr>
                  <w:b w:val="1"/>
                  <w:sz w:val="18"/>
                  <w:szCs w:val="18"/>
                  <w:rtl w:val="0"/>
                </w:rPr>
                <w:t xml:space="preserve">Early Stage NSCLC</w:t>
              </w:r>
            </w:hyperlink>
            <w:r w:rsidDel="00000000" w:rsidR="00000000" w:rsidRPr="00000000">
              <w:rPr>
                <w:rtl w:val="0"/>
              </w:rPr>
            </w:r>
          </w:p>
          <w:p w:rsidR="00000000" w:rsidDel="00000000" w:rsidP="00000000" w:rsidRDefault="00000000" w:rsidRPr="00000000" w14:paraId="00000011">
            <w:pPr>
              <w:spacing w:line="240" w:lineRule="auto"/>
              <w:ind w:left="360" w:firstLine="0"/>
              <w:rPr>
                <w:sz w:val="18"/>
                <w:szCs w:val="18"/>
              </w:rPr>
            </w:pPr>
            <w:hyperlink w:anchor="_mzlcyebp13ga">
              <w:r w:rsidDel="00000000" w:rsidR="00000000" w:rsidRPr="00000000">
                <w:rPr>
                  <w:sz w:val="18"/>
                  <w:szCs w:val="18"/>
                  <w:rtl w:val="0"/>
                </w:rPr>
                <w:t xml:space="preserve">Principles of Surgery</w:t>
              </w:r>
            </w:hyperlink>
            <w:r w:rsidDel="00000000" w:rsidR="00000000" w:rsidRPr="00000000">
              <w:rPr>
                <w:rtl w:val="0"/>
              </w:rPr>
            </w:r>
          </w:p>
          <w:p w:rsidR="00000000" w:rsidDel="00000000" w:rsidP="00000000" w:rsidRDefault="00000000" w:rsidRPr="00000000" w14:paraId="00000012">
            <w:pPr>
              <w:spacing w:line="240" w:lineRule="auto"/>
              <w:ind w:left="360" w:firstLine="0"/>
              <w:rPr>
                <w:sz w:val="18"/>
                <w:szCs w:val="18"/>
              </w:rPr>
            </w:pPr>
            <w:hyperlink w:anchor="_l1upef32bg54">
              <w:r w:rsidDel="00000000" w:rsidR="00000000" w:rsidRPr="00000000">
                <w:rPr>
                  <w:sz w:val="18"/>
                  <w:szCs w:val="18"/>
                  <w:rtl w:val="0"/>
                </w:rPr>
                <w:t xml:space="preserve">Determining Resectability</w:t>
              </w:r>
            </w:hyperlink>
            <w:r w:rsidDel="00000000" w:rsidR="00000000" w:rsidRPr="00000000">
              <w:rPr>
                <w:rtl w:val="0"/>
              </w:rPr>
            </w:r>
          </w:p>
          <w:p w:rsidR="00000000" w:rsidDel="00000000" w:rsidP="00000000" w:rsidRDefault="00000000" w:rsidRPr="00000000" w14:paraId="00000013">
            <w:pPr>
              <w:spacing w:line="240" w:lineRule="auto"/>
              <w:ind w:left="360" w:firstLine="0"/>
              <w:rPr>
                <w:sz w:val="18"/>
                <w:szCs w:val="18"/>
              </w:rPr>
            </w:pPr>
            <w:hyperlink w:anchor="_juvtmxe2el27">
              <w:r w:rsidDel="00000000" w:rsidR="00000000" w:rsidRPr="00000000">
                <w:rPr>
                  <w:sz w:val="18"/>
                  <w:szCs w:val="18"/>
                  <w:rtl w:val="0"/>
                </w:rPr>
                <w:t xml:space="preserve">RFA</w:t>
              </w:r>
            </w:hyperlink>
            <w:r w:rsidDel="00000000" w:rsidR="00000000" w:rsidRPr="00000000">
              <w:rPr>
                <w:rtl w:val="0"/>
              </w:rPr>
            </w:r>
          </w:p>
          <w:p w:rsidR="00000000" w:rsidDel="00000000" w:rsidP="00000000" w:rsidRDefault="00000000" w:rsidRPr="00000000" w14:paraId="00000014">
            <w:pPr>
              <w:spacing w:line="240" w:lineRule="auto"/>
              <w:ind w:left="360" w:firstLine="0"/>
              <w:rPr>
                <w:sz w:val="18"/>
                <w:szCs w:val="18"/>
              </w:rPr>
            </w:pPr>
            <w:hyperlink w:anchor="_p20pk5rzxumi">
              <w:r w:rsidDel="00000000" w:rsidR="00000000" w:rsidRPr="00000000">
                <w:rPr>
                  <w:sz w:val="18"/>
                  <w:szCs w:val="18"/>
                  <w:rtl w:val="0"/>
                </w:rPr>
                <w:t xml:space="preserve">SABR</w:t>
              </w:r>
            </w:hyperlink>
            <w:r w:rsidDel="00000000" w:rsidR="00000000" w:rsidRPr="00000000">
              <w:rPr>
                <w:rtl w:val="0"/>
              </w:rPr>
            </w:r>
          </w:p>
          <w:p w:rsidR="00000000" w:rsidDel="00000000" w:rsidP="00000000" w:rsidRDefault="00000000" w:rsidRPr="00000000" w14:paraId="00000015">
            <w:pPr>
              <w:spacing w:line="240" w:lineRule="auto"/>
              <w:ind w:left="720" w:firstLine="0"/>
              <w:rPr>
                <w:sz w:val="18"/>
                <w:szCs w:val="18"/>
              </w:rPr>
            </w:pPr>
            <w:hyperlink w:anchor="_canzrk46c7jc">
              <w:r w:rsidDel="00000000" w:rsidR="00000000" w:rsidRPr="00000000">
                <w:rPr>
                  <w:sz w:val="18"/>
                  <w:szCs w:val="18"/>
                  <w:rtl w:val="0"/>
                </w:rPr>
                <w:t xml:space="preserve">Treating without a biopsy</w:t>
              </w:r>
            </w:hyperlink>
            <w:r w:rsidDel="00000000" w:rsidR="00000000" w:rsidRPr="00000000">
              <w:rPr>
                <w:rtl w:val="0"/>
              </w:rPr>
            </w:r>
          </w:p>
          <w:p w:rsidR="00000000" w:rsidDel="00000000" w:rsidP="00000000" w:rsidRDefault="00000000" w:rsidRPr="00000000" w14:paraId="00000016">
            <w:pPr>
              <w:spacing w:line="240" w:lineRule="auto"/>
              <w:ind w:left="720" w:firstLine="0"/>
              <w:rPr>
                <w:sz w:val="18"/>
                <w:szCs w:val="18"/>
              </w:rPr>
            </w:pPr>
            <w:hyperlink w:anchor="_dbzp3svougkc">
              <w:r w:rsidDel="00000000" w:rsidR="00000000" w:rsidRPr="00000000">
                <w:rPr>
                  <w:sz w:val="18"/>
                  <w:szCs w:val="18"/>
                  <w:rtl w:val="0"/>
                </w:rPr>
                <w:t xml:space="preserve">SABR vs. older techniques</w:t>
              </w:r>
            </w:hyperlink>
            <w:r w:rsidDel="00000000" w:rsidR="00000000" w:rsidRPr="00000000">
              <w:rPr>
                <w:rtl w:val="0"/>
              </w:rPr>
            </w:r>
          </w:p>
          <w:p w:rsidR="00000000" w:rsidDel="00000000" w:rsidP="00000000" w:rsidRDefault="00000000" w:rsidRPr="00000000" w14:paraId="00000017">
            <w:pPr>
              <w:spacing w:line="240" w:lineRule="auto"/>
              <w:ind w:left="720" w:firstLine="0"/>
              <w:rPr>
                <w:sz w:val="18"/>
                <w:szCs w:val="18"/>
              </w:rPr>
            </w:pPr>
            <w:hyperlink w:anchor="_d87gioouw4cz">
              <w:r w:rsidDel="00000000" w:rsidR="00000000" w:rsidRPr="00000000">
                <w:rPr>
                  <w:sz w:val="18"/>
                  <w:szCs w:val="18"/>
                  <w:rtl w:val="0"/>
                </w:rPr>
                <w:t xml:space="preserve">SABR vs. Lobectomy</w:t>
              </w:r>
            </w:hyperlink>
            <w:r w:rsidDel="00000000" w:rsidR="00000000" w:rsidRPr="00000000">
              <w:rPr>
                <w:rtl w:val="0"/>
              </w:rPr>
            </w:r>
          </w:p>
          <w:p w:rsidR="00000000" w:rsidDel="00000000" w:rsidP="00000000" w:rsidRDefault="00000000" w:rsidRPr="00000000" w14:paraId="00000018">
            <w:pPr>
              <w:spacing w:line="240" w:lineRule="auto"/>
              <w:ind w:left="720" w:firstLine="0"/>
              <w:rPr>
                <w:sz w:val="18"/>
                <w:szCs w:val="18"/>
              </w:rPr>
            </w:pPr>
            <w:hyperlink w:anchor="_x8xiuqy6pz44">
              <w:r w:rsidDel="00000000" w:rsidR="00000000" w:rsidRPr="00000000">
                <w:rPr>
                  <w:sz w:val="18"/>
                  <w:szCs w:val="18"/>
                  <w:rtl w:val="0"/>
                </w:rPr>
                <w:t xml:space="preserve">Central and Ultra-central tumors</w:t>
              </w:r>
            </w:hyperlink>
            <w:r w:rsidDel="00000000" w:rsidR="00000000" w:rsidRPr="00000000">
              <w:rPr>
                <w:rtl w:val="0"/>
              </w:rPr>
            </w:r>
          </w:p>
          <w:p w:rsidR="00000000" w:rsidDel="00000000" w:rsidP="00000000" w:rsidRDefault="00000000" w:rsidRPr="00000000" w14:paraId="00000019">
            <w:pPr>
              <w:spacing w:line="240" w:lineRule="auto"/>
              <w:ind w:left="720" w:firstLine="0"/>
              <w:rPr>
                <w:sz w:val="18"/>
                <w:szCs w:val="18"/>
              </w:rPr>
            </w:pPr>
            <w:hyperlink w:anchor="_31j3vr6mrwkq">
              <w:r w:rsidDel="00000000" w:rsidR="00000000" w:rsidRPr="00000000">
                <w:rPr>
                  <w:sz w:val="18"/>
                  <w:szCs w:val="18"/>
                  <w:rtl w:val="0"/>
                </w:rPr>
                <w:t xml:space="preserve">SBRT for tumors &gt; 5 cm</w:t>
              </w:r>
            </w:hyperlink>
            <w:r w:rsidDel="00000000" w:rsidR="00000000" w:rsidRPr="00000000">
              <w:rPr>
                <w:rtl w:val="0"/>
              </w:rPr>
            </w:r>
          </w:p>
          <w:p w:rsidR="00000000" w:rsidDel="00000000" w:rsidP="00000000" w:rsidRDefault="00000000" w:rsidRPr="00000000" w14:paraId="0000001A">
            <w:pPr>
              <w:spacing w:line="240" w:lineRule="auto"/>
              <w:ind w:left="360" w:firstLine="0"/>
              <w:rPr>
                <w:sz w:val="18"/>
                <w:szCs w:val="18"/>
              </w:rPr>
            </w:pPr>
            <w:hyperlink w:anchor="_m3ugsmf72kwx">
              <w:r w:rsidDel="00000000" w:rsidR="00000000" w:rsidRPr="00000000">
                <w:rPr>
                  <w:sz w:val="18"/>
                  <w:szCs w:val="18"/>
                  <w:rtl w:val="0"/>
                </w:rPr>
                <w:t xml:space="preserve">Toxicity</w:t>
              </w:r>
            </w:hyperlink>
            <w:r w:rsidDel="00000000" w:rsidR="00000000" w:rsidRPr="00000000">
              <w:rPr>
                <w:rtl w:val="0"/>
              </w:rPr>
            </w:r>
          </w:p>
          <w:p w:rsidR="00000000" w:rsidDel="00000000" w:rsidP="00000000" w:rsidRDefault="00000000" w:rsidRPr="00000000" w14:paraId="0000001B">
            <w:pPr>
              <w:spacing w:line="240" w:lineRule="auto"/>
              <w:ind w:left="360" w:firstLine="0"/>
              <w:rPr>
                <w:sz w:val="18"/>
                <w:szCs w:val="18"/>
              </w:rPr>
            </w:pPr>
            <w:hyperlink w:anchor="_xemdc7nwlnr2">
              <w:r w:rsidDel="00000000" w:rsidR="00000000" w:rsidRPr="00000000">
                <w:rPr>
                  <w:sz w:val="18"/>
                  <w:szCs w:val="18"/>
                  <w:rtl w:val="0"/>
                </w:rPr>
                <w:t xml:space="preserve">SBRT Treatment Planning</w:t>
              </w:r>
            </w:hyperlink>
            <w:r w:rsidDel="00000000" w:rsidR="00000000" w:rsidRPr="00000000">
              <w:rPr>
                <w:rtl w:val="0"/>
              </w:rPr>
            </w:r>
          </w:p>
          <w:p w:rsidR="00000000" w:rsidDel="00000000" w:rsidP="00000000" w:rsidRDefault="00000000" w:rsidRPr="00000000" w14:paraId="0000001C">
            <w:pPr>
              <w:spacing w:line="240" w:lineRule="auto"/>
              <w:ind w:left="360" w:firstLine="0"/>
              <w:rPr>
                <w:sz w:val="18"/>
                <w:szCs w:val="18"/>
              </w:rPr>
            </w:pPr>
            <w:hyperlink w:anchor="_rcvd3544vxc7">
              <w:r w:rsidDel="00000000" w:rsidR="00000000" w:rsidRPr="00000000">
                <w:rPr>
                  <w:sz w:val="18"/>
                  <w:szCs w:val="18"/>
                  <w:rtl w:val="0"/>
                </w:rPr>
                <w:t xml:space="preserve">Follow up after SABR</w:t>
              </w:r>
            </w:hyperlink>
            <w:r w:rsidDel="00000000" w:rsidR="00000000" w:rsidRPr="00000000">
              <w:rPr>
                <w:rtl w:val="0"/>
              </w:rPr>
            </w:r>
          </w:p>
          <w:p w:rsidR="00000000" w:rsidDel="00000000" w:rsidP="00000000" w:rsidRDefault="00000000" w:rsidRPr="00000000" w14:paraId="0000001D">
            <w:pPr>
              <w:spacing w:line="240" w:lineRule="auto"/>
              <w:rPr>
                <w:b w:val="1"/>
                <w:sz w:val="18"/>
                <w:szCs w:val="18"/>
              </w:rPr>
            </w:pPr>
            <w:hyperlink w:anchor="_lx2epxcmsg6">
              <w:r w:rsidDel="00000000" w:rsidR="00000000" w:rsidRPr="00000000">
                <w:rPr>
                  <w:b w:val="1"/>
                  <w:sz w:val="18"/>
                  <w:szCs w:val="18"/>
                  <w:rtl w:val="0"/>
                </w:rPr>
                <w:t xml:space="preserve">Locally Advanced NSCLC</w:t>
              </w:r>
            </w:hyperlink>
            <w:r w:rsidDel="00000000" w:rsidR="00000000" w:rsidRPr="00000000">
              <w:rPr>
                <w:rtl w:val="0"/>
              </w:rPr>
            </w:r>
          </w:p>
          <w:p w:rsidR="00000000" w:rsidDel="00000000" w:rsidP="00000000" w:rsidRDefault="00000000" w:rsidRPr="00000000" w14:paraId="0000001E">
            <w:pPr>
              <w:spacing w:line="240" w:lineRule="auto"/>
              <w:ind w:left="360" w:firstLine="0"/>
              <w:rPr>
                <w:sz w:val="18"/>
                <w:szCs w:val="18"/>
              </w:rPr>
            </w:pPr>
            <w:hyperlink w:anchor="_u2qcktecac9d">
              <w:r w:rsidDel="00000000" w:rsidR="00000000" w:rsidRPr="00000000">
                <w:rPr>
                  <w:sz w:val="18"/>
                  <w:szCs w:val="18"/>
                  <w:rtl w:val="0"/>
                </w:rPr>
                <w:t xml:space="preserve">Unresectable / Medically inoperable</w:t>
              </w:r>
            </w:hyperlink>
            <w:r w:rsidDel="00000000" w:rsidR="00000000" w:rsidRPr="00000000">
              <w:rPr>
                <w:rtl w:val="0"/>
              </w:rPr>
            </w:r>
          </w:p>
          <w:p w:rsidR="00000000" w:rsidDel="00000000" w:rsidP="00000000" w:rsidRDefault="00000000" w:rsidRPr="00000000" w14:paraId="0000001F">
            <w:pPr>
              <w:spacing w:line="240" w:lineRule="auto"/>
              <w:ind w:left="720" w:firstLine="0"/>
              <w:rPr>
                <w:sz w:val="18"/>
                <w:szCs w:val="18"/>
              </w:rPr>
            </w:pPr>
            <w:hyperlink w:anchor="_1zk2d6pobdtm">
              <w:r w:rsidDel="00000000" w:rsidR="00000000" w:rsidRPr="00000000">
                <w:rPr>
                  <w:sz w:val="18"/>
                  <w:szCs w:val="18"/>
                  <w:rtl w:val="0"/>
                </w:rPr>
                <w:t xml:space="preserve">RT Dose escalation</w:t>
              </w:r>
            </w:hyperlink>
            <w:r w:rsidDel="00000000" w:rsidR="00000000" w:rsidRPr="00000000">
              <w:rPr>
                <w:rtl w:val="0"/>
              </w:rPr>
            </w:r>
          </w:p>
          <w:p w:rsidR="00000000" w:rsidDel="00000000" w:rsidP="00000000" w:rsidRDefault="00000000" w:rsidRPr="00000000" w14:paraId="00000020">
            <w:pPr>
              <w:spacing w:line="240" w:lineRule="auto"/>
              <w:ind w:left="720" w:firstLine="0"/>
              <w:rPr>
                <w:sz w:val="18"/>
                <w:szCs w:val="18"/>
              </w:rPr>
            </w:pPr>
            <w:hyperlink w:anchor="_16zvai86raju">
              <w:r w:rsidDel="00000000" w:rsidR="00000000" w:rsidRPr="00000000">
                <w:rPr>
                  <w:sz w:val="18"/>
                  <w:szCs w:val="18"/>
                  <w:rtl w:val="0"/>
                </w:rPr>
                <w:t xml:space="preserve">SCRT</w:t>
              </w:r>
            </w:hyperlink>
            <w:r w:rsidDel="00000000" w:rsidR="00000000" w:rsidRPr="00000000">
              <w:rPr>
                <w:rtl w:val="0"/>
              </w:rPr>
            </w:r>
          </w:p>
          <w:p w:rsidR="00000000" w:rsidDel="00000000" w:rsidP="00000000" w:rsidRDefault="00000000" w:rsidRPr="00000000" w14:paraId="00000021">
            <w:pPr>
              <w:spacing w:line="240" w:lineRule="auto"/>
              <w:ind w:left="720" w:firstLine="0"/>
              <w:rPr>
                <w:sz w:val="18"/>
                <w:szCs w:val="18"/>
              </w:rPr>
            </w:pPr>
            <w:hyperlink w:anchor="_t13rsjlyvgp">
              <w:r w:rsidDel="00000000" w:rsidR="00000000" w:rsidRPr="00000000">
                <w:rPr>
                  <w:sz w:val="18"/>
                  <w:szCs w:val="18"/>
                  <w:rtl w:val="0"/>
                </w:rPr>
                <w:t xml:space="preserve">CCRT</w:t>
              </w:r>
            </w:hyperlink>
            <w:r w:rsidDel="00000000" w:rsidR="00000000" w:rsidRPr="00000000">
              <w:rPr>
                <w:rtl w:val="0"/>
              </w:rPr>
            </w:r>
          </w:p>
          <w:p w:rsidR="00000000" w:rsidDel="00000000" w:rsidP="00000000" w:rsidRDefault="00000000" w:rsidRPr="00000000" w14:paraId="00000022">
            <w:pPr>
              <w:spacing w:line="240" w:lineRule="auto"/>
              <w:ind w:left="360" w:firstLine="0"/>
              <w:rPr>
                <w:sz w:val="18"/>
                <w:szCs w:val="18"/>
              </w:rPr>
            </w:pPr>
            <w:hyperlink w:anchor="_164x49br3mq1">
              <w:r w:rsidDel="00000000" w:rsidR="00000000" w:rsidRPr="00000000">
                <w:rPr>
                  <w:sz w:val="18"/>
                  <w:szCs w:val="18"/>
                  <w:rtl w:val="0"/>
                </w:rPr>
                <w:t xml:space="preserve">Resectable Stage III NSCLC</w:t>
              </w:r>
            </w:hyperlink>
            <w:r w:rsidDel="00000000" w:rsidR="00000000" w:rsidRPr="00000000">
              <w:rPr>
                <w:rtl w:val="0"/>
              </w:rPr>
            </w:r>
          </w:p>
          <w:p w:rsidR="00000000" w:rsidDel="00000000" w:rsidP="00000000" w:rsidRDefault="00000000" w:rsidRPr="00000000" w14:paraId="00000023">
            <w:pPr>
              <w:spacing w:line="240" w:lineRule="auto"/>
              <w:ind w:left="720" w:firstLine="0"/>
              <w:rPr>
                <w:sz w:val="18"/>
                <w:szCs w:val="18"/>
              </w:rPr>
            </w:pPr>
            <w:hyperlink w:anchor="_appsakxjrxyt">
              <w:r w:rsidDel="00000000" w:rsidR="00000000" w:rsidRPr="00000000">
                <w:rPr>
                  <w:sz w:val="18"/>
                  <w:szCs w:val="18"/>
                  <w:rtl w:val="0"/>
                </w:rPr>
                <w:t xml:space="preserve">Surgery→ Chemo ± RT</w:t>
              </w:r>
            </w:hyperlink>
            <w:r w:rsidDel="00000000" w:rsidR="00000000" w:rsidRPr="00000000">
              <w:rPr>
                <w:rtl w:val="0"/>
              </w:rPr>
            </w:r>
          </w:p>
          <w:p w:rsidR="00000000" w:rsidDel="00000000" w:rsidP="00000000" w:rsidRDefault="00000000" w:rsidRPr="00000000" w14:paraId="00000024">
            <w:pPr>
              <w:spacing w:line="240" w:lineRule="auto"/>
              <w:ind w:left="720" w:firstLine="0"/>
              <w:rPr>
                <w:sz w:val="18"/>
                <w:szCs w:val="18"/>
              </w:rPr>
            </w:pPr>
            <w:hyperlink w:anchor="_hm73vr2km2pa">
              <w:r w:rsidDel="00000000" w:rsidR="00000000" w:rsidRPr="00000000">
                <w:rPr>
                  <w:sz w:val="18"/>
                  <w:szCs w:val="18"/>
                  <w:rtl w:val="0"/>
                </w:rPr>
                <w:t xml:space="preserve">PORT</w:t>
              </w:r>
            </w:hyperlink>
            <w:r w:rsidDel="00000000" w:rsidR="00000000" w:rsidRPr="00000000">
              <w:rPr>
                <w:rtl w:val="0"/>
              </w:rPr>
            </w:r>
          </w:p>
          <w:p w:rsidR="00000000" w:rsidDel="00000000" w:rsidP="00000000" w:rsidRDefault="00000000" w:rsidRPr="00000000" w14:paraId="00000025">
            <w:pPr>
              <w:spacing w:line="240" w:lineRule="auto"/>
              <w:ind w:left="720" w:firstLine="0"/>
              <w:rPr>
                <w:sz w:val="18"/>
                <w:szCs w:val="18"/>
              </w:rPr>
            </w:pPr>
            <w:hyperlink w:anchor="_c7xchspoicn">
              <w:r w:rsidDel="00000000" w:rsidR="00000000" w:rsidRPr="00000000">
                <w:rPr>
                  <w:sz w:val="18"/>
                  <w:szCs w:val="18"/>
                  <w:rtl w:val="0"/>
                </w:rPr>
                <w:t xml:space="preserve">NAC</w:t>
              </w:r>
            </w:hyperlink>
            <w:r w:rsidDel="00000000" w:rsidR="00000000" w:rsidRPr="00000000">
              <w:rPr>
                <w:rtl w:val="0"/>
              </w:rPr>
            </w:r>
          </w:p>
          <w:p w:rsidR="00000000" w:rsidDel="00000000" w:rsidP="00000000" w:rsidRDefault="00000000" w:rsidRPr="00000000" w14:paraId="00000026">
            <w:pPr>
              <w:spacing w:line="240" w:lineRule="auto"/>
              <w:ind w:left="720" w:firstLine="0"/>
              <w:rPr>
                <w:sz w:val="18"/>
                <w:szCs w:val="18"/>
              </w:rPr>
            </w:pPr>
            <w:hyperlink w:anchor="_1h35734g6pse">
              <w:r w:rsidDel="00000000" w:rsidR="00000000" w:rsidRPr="00000000">
                <w:rPr>
                  <w:sz w:val="18"/>
                  <w:szCs w:val="18"/>
                  <w:rtl w:val="0"/>
                </w:rPr>
                <w:t xml:space="preserve">CCRT first (or alone)</w:t>
              </w:r>
            </w:hyperlink>
            <w:r w:rsidDel="00000000" w:rsidR="00000000" w:rsidRPr="00000000">
              <w:rPr>
                <w:rtl w:val="0"/>
              </w:rPr>
            </w:r>
          </w:p>
          <w:p w:rsidR="00000000" w:rsidDel="00000000" w:rsidP="00000000" w:rsidRDefault="00000000" w:rsidRPr="00000000" w14:paraId="00000027">
            <w:pPr>
              <w:spacing w:line="240" w:lineRule="auto"/>
              <w:ind w:left="360" w:firstLine="0"/>
              <w:rPr>
                <w:sz w:val="18"/>
                <w:szCs w:val="18"/>
              </w:rPr>
            </w:pPr>
            <w:hyperlink w:anchor="_1u6t437wyiec">
              <w:r w:rsidDel="00000000" w:rsidR="00000000" w:rsidRPr="00000000">
                <w:rPr>
                  <w:sz w:val="18"/>
                  <w:szCs w:val="18"/>
                  <w:rtl w:val="0"/>
                </w:rPr>
                <w:t xml:space="preserve">Elective Nodal Irradiation</w:t>
              </w:r>
            </w:hyperlink>
            <w:r w:rsidDel="00000000" w:rsidR="00000000" w:rsidRPr="00000000">
              <w:rPr>
                <w:rtl w:val="0"/>
              </w:rPr>
            </w:r>
          </w:p>
          <w:p w:rsidR="00000000" w:rsidDel="00000000" w:rsidP="00000000" w:rsidRDefault="00000000" w:rsidRPr="00000000" w14:paraId="00000028">
            <w:pPr>
              <w:spacing w:line="240" w:lineRule="auto"/>
              <w:ind w:left="360" w:firstLine="0"/>
              <w:rPr>
                <w:sz w:val="18"/>
                <w:szCs w:val="18"/>
              </w:rPr>
            </w:pPr>
            <w:hyperlink w:anchor="_4g2cyvv94kv6">
              <w:r w:rsidDel="00000000" w:rsidR="00000000" w:rsidRPr="00000000">
                <w:rPr>
                  <w:sz w:val="18"/>
                  <w:szCs w:val="18"/>
                  <w:rtl w:val="0"/>
                </w:rPr>
                <w:t xml:space="preserve">PCI and NSCLC</w:t>
              </w:r>
            </w:hyperlink>
            <w:r w:rsidDel="00000000" w:rsidR="00000000" w:rsidRPr="00000000">
              <w:rPr>
                <w:rtl w:val="0"/>
              </w:rPr>
            </w:r>
          </w:p>
          <w:p w:rsidR="00000000" w:rsidDel="00000000" w:rsidP="00000000" w:rsidRDefault="00000000" w:rsidRPr="00000000" w14:paraId="00000029">
            <w:pPr>
              <w:spacing w:line="240" w:lineRule="auto"/>
              <w:ind w:left="360" w:firstLine="0"/>
              <w:rPr>
                <w:sz w:val="18"/>
                <w:szCs w:val="18"/>
              </w:rPr>
            </w:pPr>
            <w:hyperlink w:anchor="_biqaee7jirzq">
              <w:r w:rsidDel="00000000" w:rsidR="00000000" w:rsidRPr="00000000">
                <w:rPr>
                  <w:sz w:val="18"/>
                  <w:szCs w:val="18"/>
                  <w:rtl w:val="0"/>
                </w:rPr>
                <w:t xml:space="preserve">Reirradiation</w:t>
              </w:r>
            </w:hyperlink>
            <w:r w:rsidDel="00000000" w:rsidR="00000000" w:rsidRPr="00000000">
              <w:rPr>
                <w:rtl w:val="0"/>
              </w:rPr>
            </w:r>
          </w:p>
          <w:p w:rsidR="00000000" w:rsidDel="00000000" w:rsidP="00000000" w:rsidRDefault="00000000" w:rsidRPr="00000000" w14:paraId="0000002A">
            <w:pPr>
              <w:spacing w:line="240" w:lineRule="auto"/>
              <w:ind w:left="360" w:firstLine="0"/>
              <w:rPr>
                <w:sz w:val="18"/>
                <w:szCs w:val="18"/>
              </w:rPr>
            </w:pPr>
            <w:hyperlink w:anchor="_w15kt2maghny">
              <w:r w:rsidDel="00000000" w:rsidR="00000000" w:rsidRPr="00000000">
                <w:rPr>
                  <w:sz w:val="18"/>
                  <w:szCs w:val="18"/>
                  <w:rtl w:val="0"/>
                </w:rPr>
                <w:t xml:space="preserve">Toxicity</w:t>
              </w:r>
            </w:hyperlink>
            <w:r w:rsidDel="00000000" w:rsidR="00000000" w:rsidRPr="00000000">
              <w:rPr>
                <w:rtl w:val="0"/>
              </w:rPr>
            </w:r>
          </w:p>
          <w:p w:rsidR="00000000" w:rsidDel="00000000" w:rsidP="00000000" w:rsidRDefault="00000000" w:rsidRPr="00000000" w14:paraId="0000002B">
            <w:pPr>
              <w:spacing w:line="240" w:lineRule="auto"/>
              <w:ind w:left="360" w:firstLine="0"/>
              <w:rPr>
                <w:sz w:val="18"/>
                <w:szCs w:val="18"/>
              </w:rPr>
            </w:pPr>
            <w:hyperlink w:anchor="_6aijvzbkbcqt">
              <w:r w:rsidDel="00000000" w:rsidR="00000000" w:rsidRPr="00000000">
                <w:rPr>
                  <w:sz w:val="18"/>
                  <w:szCs w:val="18"/>
                  <w:rtl w:val="0"/>
                </w:rPr>
                <w:t xml:space="preserve">Conventional Treatment planning</w:t>
              </w:r>
            </w:hyperlink>
            <w:r w:rsidDel="00000000" w:rsidR="00000000" w:rsidRPr="00000000">
              <w:rPr>
                <w:rtl w:val="0"/>
              </w:rPr>
            </w:r>
          </w:p>
          <w:p w:rsidR="00000000" w:rsidDel="00000000" w:rsidP="00000000" w:rsidRDefault="00000000" w:rsidRPr="00000000" w14:paraId="0000002C">
            <w:pPr>
              <w:spacing w:line="240" w:lineRule="auto"/>
              <w:ind w:left="720" w:firstLine="0"/>
              <w:rPr>
                <w:sz w:val="18"/>
                <w:szCs w:val="18"/>
              </w:rPr>
            </w:pPr>
            <w:hyperlink w:anchor="_fh58ftr0o2dx">
              <w:r w:rsidDel="00000000" w:rsidR="00000000" w:rsidRPr="00000000">
                <w:rPr>
                  <w:sz w:val="18"/>
                  <w:szCs w:val="18"/>
                  <w:rtl w:val="0"/>
                </w:rPr>
                <w:t xml:space="preserve">Intact</w:t>
              </w:r>
            </w:hyperlink>
            <w:r w:rsidDel="00000000" w:rsidR="00000000" w:rsidRPr="00000000">
              <w:rPr>
                <w:rtl w:val="0"/>
              </w:rPr>
            </w:r>
          </w:p>
          <w:p w:rsidR="00000000" w:rsidDel="00000000" w:rsidP="00000000" w:rsidRDefault="00000000" w:rsidRPr="00000000" w14:paraId="0000002D">
            <w:pPr>
              <w:spacing w:line="240" w:lineRule="auto"/>
              <w:ind w:left="720" w:firstLine="0"/>
              <w:rPr>
                <w:sz w:val="18"/>
                <w:szCs w:val="18"/>
              </w:rPr>
            </w:pPr>
            <w:hyperlink w:anchor="_g10gqc6wm2cu">
              <w:r w:rsidDel="00000000" w:rsidR="00000000" w:rsidRPr="00000000">
                <w:rPr>
                  <w:sz w:val="18"/>
                  <w:szCs w:val="18"/>
                  <w:rtl w:val="0"/>
                </w:rPr>
                <w:t xml:space="preserve">PORT</w:t>
              </w:r>
            </w:hyperlink>
            <w:r w:rsidDel="00000000" w:rsidR="00000000" w:rsidRPr="00000000">
              <w:rPr>
                <w:rtl w:val="0"/>
              </w:rPr>
            </w:r>
          </w:p>
          <w:p w:rsidR="00000000" w:rsidDel="00000000" w:rsidP="00000000" w:rsidRDefault="00000000" w:rsidRPr="00000000" w14:paraId="0000002E">
            <w:pPr>
              <w:spacing w:line="240" w:lineRule="auto"/>
              <w:ind w:left="720" w:firstLine="0"/>
              <w:rPr>
                <w:sz w:val="18"/>
                <w:szCs w:val="18"/>
              </w:rPr>
            </w:pPr>
            <w:hyperlink w:anchor="_vb8n5yg6vww0">
              <w:r w:rsidDel="00000000" w:rsidR="00000000" w:rsidRPr="00000000">
                <w:rPr>
                  <w:sz w:val="18"/>
                  <w:szCs w:val="18"/>
                  <w:rtl w:val="0"/>
                </w:rPr>
                <w:t xml:space="preserve">Palliation</w:t>
              </w:r>
            </w:hyperlink>
            <w:r w:rsidDel="00000000" w:rsidR="00000000" w:rsidRPr="00000000">
              <w:rPr>
                <w:rtl w:val="0"/>
              </w:rPr>
            </w:r>
          </w:p>
          <w:p w:rsidR="00000000" w:rsidDel="00000000" w:rsidP="00000000" w:rsidRDefault="00000000" w:rsidRPr="00000000" w14:paraId="0000002F">
            <w:pPr>
              <w:spacing w:line="240" w:lineRule="auto"/>
              <w:ind w:left="360" w:firstLine="0"/>
              <w:rPr>
                <w:b w:val="1"/>
                <w:sz w:val="18"/>
                <w:szCs w:val="18"/>
              </w:rPr>
            </w:pPr>
            <w:hyperlink w:anchor="_12dcu6uefto4">
              <w:r w:rsidDel="00000000" w:rsidR="00000000" w:rsidRPr="00000000">
                <w:rPr>
                  <w:sz w:val="18"/>
                  <w:szCs w:val="18"/>
                  <w:rtl w:val="0"/>
                </w:rPr>
                <w:t xml:space="preserve">Follow up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b w:val="1"/>
                <w:sz w:val="18"/>
                <w:szCs w:val="18"/>
              </w:rPr>
            </w:pPr>
            <w:hyperlink w:anchor="_4f6vjyau5afh">
              <w:r w:rsidDel="00000000" w:rsidR="00000000" w:rsidRPr="00000000">
                <w:rPr>
                  <w:b w:val="1"/>
                  <w:sz w:val="18"/>
                  <w:szCs w:val="18"/>
                  <w:rtl w:val="0"/>
                </w:rPr>
                <w:t xml:space="preserve">Oligo and Metastatic NSCLC</w:t>
              </w:r>
            </w:hyperlink>
            <w:r w:rsidDel="00000000" w:rsidR="00000000" w:rsidRPr="00000000">
              <w:rPr>
                <w:rtl w:val="0"/>
              </w:rPr>
            </w:r>
          </w:p>
          <w:p w:rsidR="00000000" w:rsidDel="00000000" w:rsidP="00000000" w:rsidRDefault="00000000" w:rsidRPr="00000000" w14:paraId="00000031">
            <w:pPr>
              <w:spacing w:line="240" w:lineRule="auto"/>
              <w:rPr>
                <w:b w:val="1"/>
                <w:sz w:val="18"/>
                <w:szCs w:val="18"/>
              </w:rPr>
            </w:pPr>
            <w:hyperlink w:anchor="_wp55nx1rut9o">
              <w:r w:rsidDel="00000000" w:rsidR="00000000" w:rsidRPr="00000000">
                <w:rPr>
                  <w:b w:val="1"/>
                  <w:sz w:val="18"/>
                  <w:szCs w:val="18"/>
                  <w:rtl w:val="0"/>
                </w:rPr>
                <w:t xml:space="preserve">Systemic therapy for NSCLC</w:t>
              </w:r>
            </w:hyperlink>
            <w:r w:rsidDel="00000000" w:rsidR="00000000" w:rsidRPr="00000000">
              <w:rPr>
                <w:rtl w:val="0"/>
              </w:rPr>
            </w:r>
          </w:p>
          <w:p w:rsidR="00000000" w:rsidDel="00000000" w:rsidP="00000000" w:rsidRDefault="00000000" w:rsidRPr="00000000" w14:paraId="00000032">
            <w:pPr>
              <w:spacing w:line="240" w:lineRule="auto"/>
              <w:ind w:left="360" w:firstLine="0"/>
              <w:rPr>
                <w:sz w:val="18"/>
                <w:szCs w:val="18"/>
              </w:rPr>
            </w:pPr>
            <w:hyperlink w:anchor="_iwtyyd6s6gm9">
              <w:r w:rsidDel="00000000" w:rsidR="00000000" w:rsidRPr="00000000">
                <w:rPr>
                  <w:sz w:val="18"/>
                  <w:szCs w:val="18"/>
                  <w:rtl w:val="0"/>
                </w:rPr>
                <w:t xml:space="preserve">Targeted therapy</w:t>
              </w:r>
            </w:hyperlink>
            <w:r w:rsidDel="00000000" w:rsidR="00000000" w:rsidRPr="00000000">
              <w:rPr>
                <w:rtl w:val="0"/>
              </w:rPr>
            </w:r>
          </w:p>
          <w:p w:rsidR="00000000" w:rsidDel="00000000" w:rsidP="00000000" w:rsidRDefault="00000000" w:rsidRPr="00000000" w14:paraId="00000033">
            <w:pPr>
              <w:spacing w:line="240" w:lineRule="auto"/>
              <w:ind w:left="720" w:firstLine="0"/>
              <w:rPr>
                <w:sz w:val="18"/>
                <w:szCs w:val="18"/>
              </w:rPr>
            </w:pPr>
            <w:hyperlink w:anchor="_kgqozkr7mums">
              <w:r w:rsidDel="00000000" w:rsidR="00000000" w:rsidRPr="00000000">
                <w:rPr>
                  <w:sz w:val="18"/>
                  <w:szCs w:val="18"/>
                  <w:rtl w:val="0"/>
                </w:rPr>
                <w:t xml:space="preserve">Targeted Therapy: EGFR</w:t>
              </w:r>
            </w:hyperlink>
            <w:r w:rsidDel="00000000" w:rsidR="00000000" w:rsidRPr="00000000">
              <w:rPr>
                <w:rtl w:val="0"/>
              </w:rPr>
            </w:r>
          </w:p>
          <w:p w:rsidR="00000000" w:rsidDel="00000000" w:rsidP="00000000" w:rsidRDefault="00000000" w:rsidRPr="00000000" w14:paraId="00000034">
            <w:pPr>
              <w:spacing w:line="240" w:lineRule="auto"/>
              <w:ind w:left="720" w:firstLine="0"/>
              <w:rPr>
                <w:sz w:val="18"/>
                <w:szCs w:val="18"/>
              </w:rPr>
            </w:pPr>
            <w:hyperlink w:anchor="_u04kjdwoxshp">
              <w:r w:rsidDel="00000000" w:rsidR="00000000" w:rsidRPr="00000000">
                <w:rPr>
                  <w:sz w:val="18"/>
                  <w:szCs w:val="18"/>
                  <w:rtl w:val="0"/>
                </w:rPr>
                <w:t xml:space="preserve">Targeted therapy: ALK</w:t>
              </w:r>
            </w:hyperlink>
            <w:r w:rsidDel="00000000" w:rsidR="00000000" w:rsidRPr="00000000">
              <w:rPr>
                <w:rtl w:val="0"/>
              </w:rPr>
            </w:r>
          </w:p>
          <w:p w:rsidR="00000000" w:rsidDel="00000000" w:rsidP="00000000" w:rsidRDefault="00000000" w:rsidRPr="00000000" w14:paraId="00000035">
            <w:pPr>
              <w:spacing w:line="240" w:lineRule="auto"/>
              <w:ind w:left="360" w:firstLine="0"/>
              <w:rPr>
                <w:sz w:val="18"/>
                <w:szCs w:val="18"/>
              </w:rPr>
            </w:pPr>
            <w:hyperlink w:anchor="_8fm890uhgxjw">
              <w:r w:rsidDel="00000000" w:rsidR="00000000" w:rsidRPr="00000000">
                <w:rPr>
                  <w:sz w:val="18"/>
                  <w:szCs w:val="18"/>
                  <w:rtl w:val="0"/>
                </w:rPr>
                <w:t xml:space="preserve">Concurrent Chemotherapy</w:t>
              </w:r>
            </w:hyperlink>
            <w:r w:rsidDel="00000000" w:rsidR="00000000" w:rsidRPr="00000000">
              <w:rPr>
                <w:rtl w:val="0"/>
              </w:rPr>
            </w:r>
          </w:p>
          <w:p w:rsidR="00000000" w:rsidDel="00000000" w:rsidP="00000000" w:rsidRDefault="00000000" w:rsidRPr="00000000" w14:paraId="00000036">
            <w:pPr>
              <w:spacing w:line="240" w:lineRule="auto"/>
              <w:ind w:left="360" w:firstLine="0"/>
              <w:rPr>
                <w:sz w:val="18"/>
                <w:szCs w:val="18"/>
              </w:rPr>
            </w:pPr>
            <w:hyperlink w:anchor="_lb6jpbt88b0h">
              <w:r w:rsidDel="00000000" w:rsidR="00000000" w:rsidRPr="00000000">
                <w:rPr>
                  <w:sz w:val="18"/>
                  <w:szCs w:val="18"/>
                  <w:rtl w:val="0"/>
                </w:rPr>
                <w:t xml:space="preserve">Adjuvant Systemic Therapy</w:t>
              </w:r>
            </w:hyperlink>
            <w:r w:rsidDel="00000000" w:rsidR="00000000" w:rsidRPr="00000000">
              <w:rPr>
                <w:rtl w:val="0"/>
              </w:rPr>
            </w:r>
          </w:p>
          <w:p w:rsidR="00000000" w:rsidDel="00000000" w:rsidP="00000000" w:rsidRDefault="00000000" w:rsidRPr="00000000" w14:paraId="00000037">
            <w:pPr>
              <w:spacing w:line="240" w:lineRule="auto"/>
              <w:ind w:left="360" w:firstLine="0"/>
              <w:rPr>
                <w:sz w:val="18"/>
                <w:szCs w:val="18"/>
              </w:rPr>
            </w:pPr>
            <w:hyperlink w:anchor="_v3h6cj546hkq">
              <w:r w:rsidDel="00000000" w:rsidR="00000000" w:rsidRPr="00000000">
                <w:rPr>
                  <w:sz w:val="18"/>
                  <w:szCs w:val="18"/>
                  <w:rtl w:val="0"/>
                </w:rPr>
                <w:t xml:space="preserve">Immunotherapy</w:t>
              </w:r>
            </w:hyperlink>
            <w:r w:rsidDel="00000000" w:rsidR="00000000" w:rsidRPr="00000000">
              <w:rPr>
                <w:rtl w:val="0"/>
              </w:rPr>
            </w:r>
          </w:p>
          <w:p w:rsidR="00000000" w:rsidDel="00000000" w:rsidP="00000000" w:rsidRDefault="00000000" w:rsidRPr="00000000" w14:paraId="00000038">
            <w:pPr>
              <w:spacing w:line="240" w:lineRule="auto"/>
              <w:rPr>
                <w:b w:val="1"/>
                <w:sz w:val="18"/>
                <w:szCs w:val="18"/>
              </w:rPr>
            </w:pPr>
            <w:hyperlink w:anchor="_m5aoyuk8s5l5">
              <w:r w:rsidDel="00000000" w:rsidR="00000000" w:rsidRPr="00000000">
                <w:rPr>
                  <w:b w:val="1"/>
                  <w:sz w:val="18"/>
                  <w:szCs w:val="18"/>
                  <w:rtl w:val="0"/>
                </w:rPr>
                <w:t xml:space="preserve">NSCLC: Future Directions</w:t>
              </w:r>
            </w:hyperlink>
            <w:r w:rsidDel="00000000" w:rsidR="00000000" w:rsidRPr="00000000">
              <w:rPr>
                <w:rtl w:val="0"/>
              </w:rPr>
            </w:r>
          </w:p>
          <w:p w:rsidR="00000000" w:rsidDel="00000000" w:rsidP="00000000" w:rsidRDefault="00000000" w:rsidRPr="00000000" w14:paraId="00000039">
            <w:pPr>
              <w:spacing w:line="240" w:lineRule="auto"/>
              <w:ind w:left="360" w:firstLine="0"/>
              <w:rPr>
                <w:sz w:val="18"/>
                <w:szCs w:val="18"/>
              </w:rPr>
            </w:pPr>
            <w:hyperlink w:anchor="_bzte211ncx4">
              <w:r w:rsidDel="00000000" w:rsidR="00000000" w:rsidRPr="00000000">
                <w:rPr>
                  <w:sz w:val="18"/>
                  <w:szCs w:val="18"/>
                  <w:rtl w:val="0"/>
                </w:rPr>
                <w:t xml:space="preserve">Curative Intent</w:t>
              </w:r>
            </w:hyperlink>
            <w:r w:rsidDel="00000000" w:rsidR="00000000" w:rsidRPr="00000000">
              <w:rPr>
                <w:sz w:val="18"/>
                <w:szCs w:val="18"/>
                <w:rtl w:val="0"/>
              </w:rPr>
              <w:t xml:space="preserve">.</w:t>
            </w:r>
          </w:p>
          <w:p w:rsidR="00000000" w:rsidDel="00000000" w:rsidP="00000000" w:rsidRDefault="00000000" w:rsidRPr="00000000" w14:paraId="0000003A">
            <w:pPr>
              <w:spacing w:line="240" w:lineRule="auto"/>
              <w:ind w:left="360" w:firstLine="0"/>
              <w:rPr>
                <w:sz w:val="18"/>
                <w:szCs w:val="18"/>
              </w:rPr>
            </w:pPr>
            <w:hyperlink w:anchor="_g18j10rquitr">
              <w:r w:rsidDel="00000000" w:rsidR="00000000" w:rsidRPr="00000000">
                <w:rPr>
                  <w:sz w:val="18"/>
                  <w:szCs w:val="18"/>
                  <w:rtl w:val="0"/>
                </w:rPr>
                <w:t xml:space="preserve">Non-curative Intent</w:t>
              </w:r>
            </w:hyperlink>
            <w:r w:rsidDel="00000000" w:rsidR="00000000" w:rsidRPr="00000000">
              <w:rPr>
                <w:rtl w:val="0"/>
              </w:rPr>
            </w:r>
          </w:p>
          <w:p w:rsidR="00000000" w:rsidDel="00000000" w:rsidP="00000000" w:rsidRDefault="00000000" w:rsidRPr="00000000" w14:paraId="0000003B">
            <w:pPr>
              <w:spacing w:line="240" w:lineRule="auto"/>
              <w:rPr>
                <w:sz w:val="18"/>
                <w:szCs w:val="18"/>
              </w:rPr>
            </w:pPr>
            <w:r w:rsidDel="00000000" w:rsidR="00000000" w:rsidRPr="00000000">
              <w:rPr>
                <w:rtl w:val="0"/>
              </w:rPr>
            </w:r>
          </w:p>
          <w:p w:rsidR="00000000" w:rsidDel="00000000" w:rsidP="00000000" w:rsidRDefault="00000000" w:rsidRPr="00000000" w14:paraId="0000003C">
            <w:pPr>
              <w:spacing w:line="240" w:lineRule="auto"/>
              <w:rPr>
                <w:b w:val="1"/>
                <w:sz w:val="18"/>
                <w:szCs w:val="18"/>
              </w:rPr>
            </w:pPr>
            <w:hyperlink w:anchor="_nruipiivq02s">
              <w:r w:rsidDel="00000000" w:rsidR="00000000" w:rsidRPr="00000000">
                <w:rPr>
                  <w:b w:val="1"/>
                  <w:sz w:val="18"/>
                  <w:szCs w:val="18"/>
                  <w:rtl w:val="0"/>
                </w:rPr>
                <w:t xml:space="preserve">Small Cell Lung Cancer</w:t>
              </w:r>
            </w:hyperlink>
            <w:r w:rsidDel="00000000" w:rsidR="00000000" w:rsidRPr="00000000">
              <w:rPr>
                <w:rtl w:val="0"/>
              </w:rPr>
            </w:r>
          </w:p>
          <w:p w:rsidR="00000000" w:rsidDel="00000000" w:rsidP="00000000" w:rsidRDefault="00000000" w:rsidRPr="00000000" w14:paraId="0000003D">
            <w:pPr>
              <w:spacing w:line="240" w:lineRule="auto"/>
              <w:ind w:left="360" w:firstLine="0"/>
              <w:rPr>
                <w:sz w:val="18"/>
                <w:szCs w:val="18"/>
              </w:rPr>
            </w:pPr>
            <w:hyperlink w:anchor="_1z7stjs4ecr2">
              <w:r w:rsidDel="00000000" w:rsidR="00000000" w:rsidRPr="00000000">
                <w:rPr>
                  <w:sz w:val="18"/>
                  <w:szCs w:val="18"/>
                  <w:rtl w:val="0"/>
                </w:rPr>
                <w:t xml:space="preserve">Systemic Therapy</w:t>
              </w:r>
            </w:hyperlink>
            <w:r w:rsidDel="00000000" w:rsidR="00000000" w:rsidRPr="00000000">
              <w:rPr>
                <w:rtl w:val="0"/>
              </w:rPr>
            </w:r>
          </w:p>
          <w:p w:rsidR="00000000" w:rsidDel="00000000" w:rsidP="00000000" w:rsidRDefault="00000000" w:rsidRPr="00000000" w14:paraId="0000003E">
            <w:pPr>
              <w:spacing w:line="240" w:lineRule="auto"/>
              <w:ind w:left="360" w:firstLine="0"/>
              <w:rPr>
                <w:sz w:val="18"/>
                <w:szCs w:val="18"/>
              </w:rPr>
            </w:pPr>
            <w:hyperlink w:anchor="_x7eot2pqwmlq">
              <w:r w:rsidDel="00000000" w:rsidR="00000000" w:rsidRPr="00000000">
                <w:rPr>
                  <w:sz w:val="18"/>
                  <w:szCs w:val="18"/>
                  <w:rtl w:val="0"/>
                </w:rPr>
                <w:t xml:space="preserve">Limited Stage</w:t>
              </w:r>
            </w:hyperlink>
            <w:r w:rsidDel="00000000" w:rsidR="00000000" w:rsidRPr="00000000">
              <w:rPr>
                <w:rtl w:val="0"/>
              </w:rPr>
            </w:r>
          </w:p>
          <w:p w:rsidR="00000000" w:rsidDel="00000000" w:rsidP="00000000" w:rsidRDefault="00000000" w:rsidRPr="00000000" w14:paraId="0000003F">
            <w:pPr>
              <w:spacing w:line="240" w:lineRule="auto"/>
              <w:ind w:left="720" w:firstLine="0"/>
              <w:rPr>
                <w:sz w:val="18"/>
                <w:szCs w:val="18"/>
              </w:rPr>
            </w:pPr>
            <w:hyperlink w:anchor="_6a2wqadfkp6a">
              <w:r w:rsidDel="00000000" w:rsidR="00000000" w:rsidRPr="00000000">
                <w:rPr>
                  <w:sz w:val="18"/>
                  <w:szCs w:val="18"/>
                  <w:rtl w:val="0"/>
                </w:rPr>
                <w:t xml:space="preserve">PCI in Limited Stage</w:t>
              </w:r>
            </w:hyperlink>
            <w:r w:rsidDel="00000000" w:rsidR="00000000" w:rsidRPr="00000000">
              <w:rPr>
                <w:rtl w:val="0"/>
              </w:rPr>
            </w:r>
          </w:p>
          <w:p w:rsidR="00000000" w:rsidDel="00000000" w:rsidP="00000000" w:rsidRDefault="00000000" w:rsidRPr="00000000" w14:paraId="00000040">
            <w:pPr>
              <w:spacing w:line="240" w:lineRule="auto"/>
              <w:ind w:left="360" w:firstLine="0"/>
              <w:rPr>
                <w:sz w:val="18"/>
                <w:szCs w:val="18"/>
              </w:rPr>
            </w:pPr>
            <w:hyperlink w:anchor="_mr2dodxoiote">
              <w:r w:rsidDel="00000000" w:rsidR="00000000" w:rsidRPr="00000000">
                <w:rPr>
                  <w:sz w:val="18"/>
                  <w:szCs w:val="18"/>
                  <w:rtl w:val="0"/>
                </w:rPr>
                <w:t xml:space="preserve">Extensive Stage</w:t>
              </w:r>
            </w:hyperlink>
            <w:r w:rsidDel="00000000" w:rsidR="00000000" w:rsidRPr="00000000">
              <w:rPr>
                <w:rtl w:val="0"/>
              </w:rPr>
            </w:r>
          </w:p>
          <w:p w:rsidR="00000000" w:rsidDel="00000000" w:rsidP="00000000" w:rsidRDefault="00000000" w:rsidRPr="00000000" w14:paraId="00000041">
            <w:pPr>
              <w:spacing w:line="240" w:lineRule="auto"/>
              <w:ind w:left="720" w:firstLine="0"/>
              <w:rPr>
                <w:sz w:val="18"/>
                <w:szCs w:val="18"/>
              </w:rPr>
            </w:pPr>
            <w:hyperlink w:anchor="_ym48hrkd7ijr">
              <w:r w:rsidDel="00000000" w:rsidR="00000000" w:rsidRPr="00000000">
                <w:rPr>
                  <w:sz w:val="18"/>
                  <w:szCs w:val="18"/>
                  <w:rtl w:val="0"/>
                </w:rPr>
                <w:t xml:space="preserve">Role of RT in ES</w:t>
              </w:r>
            </w:hyperlink>
            <w:r w:rsidDel="00000000" w:rsidR="00000000" w:rsidRPr="00000000">
              <w:rPr>
                <w:rtl w:val="0"/>
              </w:rPr>
            </w:r>
          </w:p>
          <w:p w:rsidR="00000000" w:rsidDel="00000000" w:rsidP="00000000" w:rsidRDefault="00000000" w:rsidRPr="00000000" w14:paraId="00000042">
            <w:pPr>
              <w:spacing w:line="240" w:lineRule="auto"/>
              <w:ind w:left="720" w:firstLine="0"/>
              <w:rPr>
                <w:sz w:val="18"/>
                <w:szCs w:val="18"/>
              </w:rPr>
            </w:pPr>
            <w:hyperlink w:anchor="_jw31k4zcm6jc">
              <w:r w:rsidDel="00000000" w:rsidR="00000000" w:rsidRPr="00000000">
                <w:rPr>
                  <w:sz w:val="18"/>
                  <w:szCs w:val="18"/>
                  <w:rtl w:val="0"/>
                </w:rPr>
                <w:t xml:space="preserve">Oligometastatic SCLC</w:t>
              </w:r>
            </w:hyperlink>
            <w:r w:rsidDel="00000000" w:rsidR="00000000" w:rsidRPr="00000000">
              <w:rPr>
                <w:rtl w:val="0"/>
              </w:rPr>
            </w:r>
          </w:p>
          <w:p w:rsidR="00000000" w:rsidDel="00000000" w:rsidP="00000000" w:rsidRDefault="00000000" w:rsidRPr="00000000" w14:paraId="00000043">
            <w:pPr>
              <w:spacing w:line="240" w:lineRule="auto"/>
              <w:ind w:left="720" w:firstLine="0"/>
              <w:rPr>
                <w:sz w:val="18"/>
                <w:szCs w:val="18"/>
              </w:rPr>
            </w:pPr>
            <w:hyperlink w:anchor="_fqykplq2bckm">
              <w:r w:rsidDel="00000000" w:rsidR="00000000" w:rsidRPr="00000000">
                <w:rPr>
                  <w:sz w:val="18"/>
                  <w:szCs w:val="18"/>
                  <w:rtl w:val="0"/>
                </w:rPr>
                <w:t xml:space="preserve">PCI in Extensive Stage</w:t>
              </w:r>
            </w:hyperlink>
            <w:r w:rsidDel="00000000" w:rsidR="00000000" w:rsidRPr="00000000">
              <w:rPr>
                <w:rtl w:val="0"/>
              </w:rPr>
            </w:r>
          </w:p>
          <w:p w:rsidR="00000000" w:rsidDel="00000000" w:rsidP="00000000" w:rsidRDefault="00000000" w:rsidRPr="00000000" w14:paraId="00000044">
            <w:pPr>
              <w:spacing w:line="240" w:lineRule="auto"/>
              <w:ind w:left="360" w:firstLine="0"/>
              <w:rPr>
                <w:sz w:val="18"/>
                <w:szCs w:val="18"/>
              </w:rPr>
            </w:pPr>
            <w:hyperlink w:anchor="_73v1nhuzo9vt">
              <w:r w:rsidDel="00000000" w:rsidR="00000000" w:rsidRPr="00000000">
                <w:rPr>
                  <w:sz w:val="18"/>
                  <w:szCs w:val="18"/>
                  <w:rtl w:val="0"/>
                </w:rPr>
                <w:t xml:space="preserve">Treatment planning</w:t>
              </w:r>
            </w:hyperlink>
            <w:r w:rsidDel="00000000" w:rsidR="00000000" w:rsidRPr="00000000">
              <w:rPr>
                <w:rtl w:val="0"/>
              </w:rPr>
            </w:r>
          </w:p>
          <w:p w:rsidR="00000000" w:rsidDel="00000000" w:rsidP="00000000" w:rsidRDefault="00000000" w:rsidRPr="00000000" w14:paraId="00000045">
            <w:pPr>
              <w:spacing w:line="240" w:lineRule="auto"/>
              <w:ind w:left="360" w:firstLine="0"/>
              <w:rPr>
                <w:sz w:val="18"/>
                <w:szCs w:val="18"/>
              </w:rPr>
            </w:pPr>
            <w:hyperlink w:anchor="_rapv6j5t9wie">
              <w:r w:rsidDel="00000000" w:rsidR="00000000" w:rsidRPr="00000000">
                <w:rPr>
                  <w:sz w:val="18"/>
                  <w:szCs w:val="18"/>
                  <w:rtl w:val="0"/>
                </w:rPr>
                <w:t xml:space="preserve">Follow up</w:t>
              </w:r>
            </w:hyperlink>
            <w:r w:rsidDel="00000000" w:rsidR="00000000" w:rsidRPr="00000000">
              <w:rPr>
                <w:rtl w:val="0"/>
              </w:rPr>
            </w:r>
          </w:p>
          <w:p w:rsidR="00000000" w:rsidDel="00000000" w:rsidP="00000000" w:rsidRDefault="00000000" w:rsidRPr="00000000" w14:paraId="00000046">
            <w:pPr>
              <w:spacing w:line="240" w:lineRule="auto"/>
              <w:ind w:left="360" w:firstLine="0"/>
              <w:rPr>
                <w:sz w:val="18"/>
                <w:szCs w:val="18"/>
              </w:rPr>
            </w:pPr>
            <w:hyperlink w:anchor="_kcsj058yvbh4">
              <w:r w:rsidDel="00000000" w:rsidR="00000000" w:rsidRPr="00000000">
                <w:rPr>
                  <w:sz w:val="18"/>
                  <w:szCs w:val="18"/>
                  <w:rtl w:val="0"/>
                </w:rPr>
                <w:t xml:space="preserve">Future Directions</w:t>
              </w:r>
            </w:hyperlink>
            <w:r w:rsidDel="00000000" w:rsidR="00000000" w:rsidRPr="00000000">
              <w:rPr>
                <w:rtl w:val="0"/>
              </w:rPr>
            </w:r>
          </w:p>
          <w:p w:rsidR="00000000" w:rsidDel="00000000" w:rsidP="00000000" w:rsidRDefault="00000000" w:rsidRPr="00000000" w14:paraId="00000047">
            <w:pPr>
              <w:spacing w:line="240" w:lineRule="auto"/>
              <w:rPr>
                <w:sz w:val="18"/>
                <w:szCs w:val="18"/>
              </w:rPr>
            </w:pPr>
            <w:r w:rsidDel="00000000" w:rsidR="00000000" w:rsidRPr="00000000">
              <w:rPr>
                <w:rtl w:val="0"/>
              </w:rPr>
            </w:r>
          </w:p>
          <w:p w:rsidR="00000000" w:rsidDel="00000000" w:rsidP="00000000" w:rsidRDefault="00000000" w:rsidRPr="00000000" w14:paraId="00000048">
            <w:pPr>
              <w:spacing w:line="240" w:lineRule="auto"/>
              <w:rPr>
                <w:b w:val="1"/>
                <w:sz w:val="18"/>
                <w:szCs w:val="18"/>
              </w:rPr>
            </w:pPr>
            <w:hyperlink w:anchor="_smffiejkpron">
              <w:r w:rsidDel="00000000" w:rsidR="00000000" w:rsidRPr="00000000">
                <w:rPr>
                  <w:b w:val="1"/>
                  <w:sz w:val="18"/>
                  <w:szCs w:val="18"/>
                  <w:rtl w:val="0"/>
                </w:rPr>
                <w:t xml:space="preserve">Thymoma, Thymic Carcinoma</w:t>
              </w:r>
            </w:hyperlink>
            <w:r w:rsidDel="00000000" w:rsidR="00000000" w:rsidRPr="00000000">
              <w:rPr>
                <w:rtl w:val="0"/>
              </w:rPr>
            </w:r>
          </w:p>
          <w:p w:rsidR="00000000" w:rsidDel="00000000" w:rsidP="00000000" w:rsidRDefault="00000000" w:rsidRPr="00000000" w14:paraId="00000049">
            <w:pPr>
              <w:spacing w:line="240" w:lineRule="auto"/>
              <w:ind w:left="360" w:firstLine="0"/>
              <w:rPr>
                <w:sz w:val="18"/>
                <w:szCs w:val="18"/>
              </w:rPr>
            </w:pPr>
            <w:hyperlink w:anchor="_t6pdtyx0snn">
              <w:r w:rsidDel="00000000" w:rsidR="00000000" w:rsidRPr="00000000">
                <w:rPr>
                  <w:sz w:val="18"/>
                  <w:szCs w:val="18"/>
                  <w:rtl w:val="0"/>
                </w:rPr>
                <w:t xml:space="preserve">Treatment planning</w:t>
              </w:r>
            </w:hyperlink>
            <w:r w:rsidDel="00000000" w:rsidR="00000000" w:rsidRPr="00000000">
              <w:rPr>
                <w:rtl w:val="0"/>
              </w:rPr>
            </w:r>
          </w:p>
          <w:p w:rsidR="00000000" w:rsidDel="00000000" w:rsidP="00000000" w:rsidRDefault="00000000" w:rsidRPr="00000000" w14:paraId="0000004A">
            <w:pPr>
              <w:spacing w:line="240" w:lineRule="auto"/>
              <w:ind w:left="360" w:firstLine="0"/>
              <w:rPr>
                <w:sz w:val="18"/>
                <w:szCs w:val="18"/>
              </w:rPr>
            </w:pPr>
            <w:hyperlink w:anchor="_2o6yepuivfcf">
              <w:r w:rsidDel="00000000" w:rsidR="00000000" w:rsidRPr="00000000">
                <w:rPr>
                  <w:sz w:val="18"/>
                  <w:szCs w:val="18"/>
                  <w:rtl w:val="0"/>
                </w:rPr>
                <w:t xml:space="preserve">Follow up</w:t>
              </w:r>
            </w:hyperlink>
            <w:r w:rsidDel="00000000" w:rsidR="00000000" w:rsidRPr="00000000">
              <w:rPr>
                <w:rtl w:val="0"/>
              </w:rPr>
            </w:r>
          </w:p>
          <w:p w:rsidR="00000000" w:rsidDel="00000000" w:rsidP="00000000" w:rsidRDefault="00000000" w:rsidRPr="00000000" w14:paraId="0000004B">
            <w:pPr>
              <w:spacing w:line="240" w:lineRule="auto"/>
              <w:ind w:left="360" w:firstLine="0"/>
              <w:rPr>
                <w:sz w:val="18"/>
                <w:szCs w:val="18"/>
              </w:rPr>
            </w:pPr>
            <w:hyperlink w:anchor="_wx3ni5l3fmen">
              <w:r w:rsidDel="00000000" w:rsidR="00000000" w:rsidRPr="00000000">
                <w:rPr>
                  <w:sz w:val="18"/>
                  <w:szCs w:val="18"/>
                  <w:rtl w:val="0"/>
                </w:rPr>
                <w:t xml:space="preserve">Future Directions</w:t>
              </w:r>
            </w:hyperlink>
            <w:r w:rsidDel="00000000" w:rsidR="00000000" w:rsidRPr="00000000">
              <w:rPr>
                <w:rtl w:val="0"/>
              </w:rPr>
            </w:r>
          </w:p>
          <w:p w:rsidR="00000000" w:rsidDel="00000000" w:rsidP="00000000" w:rsidRDefault="00000000" w:rsidRPr="00000000" w14:paraId="0000004C">
            <w:pPr>
              <w:spacing w:line="240" w:lineRule="auto"/>
              <w:rPr>
                <w:sz w:val="18"/>
                <w:szCs w:val="18"/>
              </w:rPr>
            </w:pPr>
            <w:r w:rsidDel="00000000" w:rsidR="00000000" w:rsidRPr="00000000">
              <w:rPr>
                <w:rtl w:val="0"/>
              </w:rPr>
            </w:r>
          </w:p>
          <w:p w:rsidR="00000000" w:rsidDel="00000000" w:rsidP="00000000" w:rsidRDefault="00000000" w:rsidRPr="00000000" w14:paraId="0000004D">
            <w:pPr>
              <w:spacing w:line="240" w:lineRule="auto"/>
              <w:rPr>
                <w:b w:val="1"/>
                <w:sz w:val="18"/>
                <w:szCs w:val="18"/>
              </w:rPr>
            </w:pPr>
            <w:hyperlink w:anchor="_5m4o063lxb43">
              <w:r w:rsidDel="00000000" w:rsidR="00000000" w:rsidRPr="00000000">
                <w:rPr>
                  <w:b w:val="1"/>
                  <w:sz w:val="18"/>
                  <w:szCs w:val="18"/>
                  <w:rtl w:val="0"/>
                </w:rPr>
                <w:t xml:space="preserve">Pleural Mesothelioma</w:t>
              </w:r>
            </w:hyperlink>
            <w:r w:rsidDel="00000000" w:rsidR="00000000" w:rsidRPr="00000000">
              <w:rPr>
                <w:rtl w:val="0"/>
              </w:rPr>
            </w:r>
          </w:p>
          <w:p w:rsidR="00000000" w:rsidDel="00000000" w:rsidP="00000000" w:rsidRDefault="00000000" w:rsidRPr="00000000" w14:paraId="0000004E">
            <w:pPr>
              <w:spacing w:line="240" w:lineRule="auto"/>
              <w:ind w:left="360" w:firstLine="0"/>
              <w:rPr>
                <w:sz w:val="18"/>
                <w:szCs w:val="18"/>
              </w:rPr>
            </w:pPr>
            <w:hyperlink w:anchor="_81dz6yp57mff">
              <w:r w:rsidDel="00000000" w:rsidR="00000000" w:rsidRPr="00000000">
                <w:rPr>
                  <w:sz w:val="18"/>
                  <w:szCs w:val="18"/>
                  <w:rtl w:val="0"/>
                </w:rPr>
                <w:t xml:space="preserve">Toxicity</w:t>
              </w:r>
            </w:hyperlink>
            <w:r w:rsidDel="00000000" w:rsidR="00000000" w:rsidRPr="00000000">
              <w:rPr>
                <w:rtl w:val="0"/>
              </w:rPr>
            </w:r>
          </w:p>
          <w:p w:rsidR="00000000" w:rsidDel="00000000" w:rsidP="00000000" w:rsidRDefault="00000000" w:rsidRPr="00000000" w14:paraId="0000004F">
            <w:pPr>
              <w:spacing w:line="240" w:lineRule="auto"/>
              <w:ind w:left="360" w:firstLine="0"/>
              <w:rPr>
                <w:sz w:val="18"/>
                <w:szCs w:val="18"/>
              </w:rPr>
            </w:pPr>
            <w:hyperlink w:anchor="_nsfzu5bs88w7">
              <w:r w:rsidDel="00000000" w:rsidR="00000000" w:rsidRPr="00000000">
                <w:rPr>
                  <w:sz w:val="18"/>
                  <w:szCs w:val="18"/>
                  <w:rtl w:val="0"/>
                </w:rPr>
                <w:t xml:space="preserve">Treatment planning</w:t>
              </w:r>
            </w:hyperlink>
            <w:r w:rsidDel="00000000" w:rsidR="00000000" w:rsidRPr="00000000">
              <w:rPr>
                <w:rtl w:val="0"/>
              </w:rPr>
            </w:r>
          </w:p>
          <w:p w:rsidR="00000000" w:rsidDel="00000000" w:rsidP="00000000" w:rsidRDefault="00000000" w:rsidRPr="00000000" w14:paraId="00000050">
            <w:pPr>
              <w:spacing w:line="240" w:lineRule="auto"/>
              <w:ind w:left="360" w:firstLine="0"/>
              <w:rPr>
                <w:sz w:val="18"/>
                <w:szCs w:val="18"/>
              </w:rPr>
            </w:pPr>
            <w:hyperlink w:anchor="_cpbqoifbflcb">
              <w:r w:rsidDel="00000000" w:rsidR="00000000" w:rsidRPr="00000000">
                <w:rPr>
                  <w:sz w:val="18"/>
                  <w:szCs w:val="18"/>
                  <w:rtl w:val="0"/>
                </w:rPr>
                <w:t xml:space="preserve">Future Directions</w:t>
              </w:r>
            </w:hyperlink>
            <w:r w:rsidDel="00000000" w:rsidR="00000000" w:rsidRPr="00000000">
              <w:rPr>
                <w:rtl w:val="0"/>
              </w:rPr>
            </w:r>
          </w:p>
          <w:p w:rsidR="00000000" w:rsidDel="00000000" w:rsidP="00000000" w:rsidRDefault="00000000" w:rsidRPr="00000000" w14:paraId="00000051">
            <w:pPr>
              <w:spacing w:line="240" w:lineRule="auto"/>
              <w:rPr>
                <w:sz w:val="18"/>
                <w:szCs w:val="18"/>
              </w:rPr>
            </w:pPr>
            <w:r w:rsidDel="00000000" w:rsidR="00000000" w:rsidRPr="00000000">
              <w:rPr>
                <w:rtl w:val="0"/>
              </w:rPr>
            </w:r>
          </w:p>
          <w:p w:rsidR="00000000" w:rsidDel="00000000" w:rsidP="00000000" w:rsidRDefault="00000000" w:rsidRPr="00000000" w14:paraId="00000052">
            <w:pPr>
              <w:spacing w:line="240" w:lineRule="auto"/>
              <w:rPr>
                <w:b w:val="1"/>
                <w:sz w:val="18"/>
                <w:szCs w:val="18"/>
              </w:rPr>
            </w:pPr>
            <w:hyperlink w:anchor="_jpfa84tktu44">
              <w:r w:rsidDel="00000000" w:rsidR="00000000" w:rsidRPr="00000000">
                <w:rPr>
                  <w:b w:val="1"/>
                  <w:sz w:val="18"/>
                  <w:szCs w:val="18"/>
                  <w:rtl w:val="0"/>
                </w:rPr>
                <w:t xml:space="preserve">Benign</w:t>
              </w:r>
            </w:hyperlink>
            <w:r w:rsidDel="00000000" w:rsidR="00000000" w:rsidRPr="00000000">
              <w:rPr>
                <w:rtl w:val="0"/>
              </w:rPr>
            </w:r>
          </w:p>
          <w:p w:rsidR="00000000" w:rsidDel="00000000" w:rsidP="00000000" w:rsidRDefault="00000000" w:rsidRPr="00000000" w14:paraId="00000053">
            <w:pPr>
              <w:spacing w:line="240" w:lineRule="auto"/>
              <w:ind w:left="360" w:firstLine="0"/>
              <w:rPr>
                <w:sz w:val="18"/>
                <w:szCs w:val="18"/>
              </w:rPr>
            </w:pPr>
            <w:hyperlink w:anchor="_xvtpgq20iha1">
              <w:r w:rsidDel="00000000" w:rsidR="00000000" w:rsidRPr="00000000">
                <w:rPr>
                  <w:sz w:val="18"/>
                  <w:szCs w:val="18"/>
                  <w:rtl w:val="0"/>
                </w:rPr>
                <w:t xml:space="preserve">Ventricular Tachycardia</w:t>
              </w:r>
            </w:hyperlink>
            <w:r w:rsidDel="00000000" w:rsidR="00000000" w:rsidRPr="00000000">
              <w:rPr>
                <w:rtl w:val="0"/>
              </w:rPr>
            </w:r>
          </w:p>
          <w:p w:rsidR="00000000" w:rsidDel="00000000" w:rsidP="00000000" w:rsidRDefault="00000000" w:rsidRPr="00000000" w14:paraId="00000054">
            <w:pPr>
              <w:spacing w:line="240" w:lineRule="auto"/>
              <w:ind w:left="360" w:firstLine="0"/>
              <w:rPr>
                <w:b w:val="1"/>
                <w:sz w:val="18"/>
                <w:szCs w:val="18"/>
              </w:rPr>
            </w:pPr>
            <w:hyperlink w:anchor="_hy4g0ffp4b5w">
              <w:r w:rsidDel="00000000" w:rsidR="00000000" w:rsidRPr="00000000">
                <w:rPr>
                  <w:sz w:val="18"/>
                  <w:szCs w:val="18"/>
                  <w:rtl w:val="0"/>
                </w:rPr>
                <w:t xml:space="preserve">Coronary Restenosis</w:t>
              </w:r>
            </w:hyperlink>
            <w:r w:rsidDel="00000000" w:rsidR="00000000" w:rsidRPr="00000000">
              <w:rPr>
                <w:rtl w:val="0"/>
              </w:rPr>
            </w:r>
          </w:p>
        </w:tc>
      </w:tr>
    </w:tbl>
    <w:p w:rsidR="00000000" w:rsidDel="00000000" w:rsidP="00000000" w:rsidRDefault="00000000" w:rsidRPr="00000000" w14:paraId="00000055">
      <w:pPr>
        <w:spacing w:line="240" w:lineRule="auto"/>
        <w:rPr>
          <w:i w:val="1"/>
        </w:rPr>
      </w:pPr>
      <w:hyperlink r:id="rId22">
        <w:r w:rsidDel="00000000" w:rsidR="00000000" w:rsidRPr="00000000">
          <w:rPr>
            <w:b w:val="1"/>
            <w:rtl w:val="0"/>
          </w:rPr>
          <w:t xml:space="preserve">StatPearls: Bronchoalveolar</w:t>
        </w:r>
      </w:hyperlink>
      <w:r w:rsidDel="00000000" w:rsidR="00000000" w:rsidRPr="00000000">
        <w:rPr>
          <w:b w:val="1"/>
          <w:rtl w:val="0"/>
        </w:rPr>
        <w:t xml:space="preserve"> </w:t>
      </w:r>
      <w:r w:rsidDel="00000000" w:rsidR="00000000" w:rsidRPr="00000000">
        <w:rPr>
          <w:i w:val="1"/>
          <w:rtl w:val="0"/>
        </w:rPr>
        <w:t xml:space="preserve">Last update: 11/12/2019.</w:t>
      </w:r>
    </w:p>
    <w:p w:rsidR="00000000" w:rsidDel="00000000" w:rsidP="00000000" w:rsidRDefault="00000000" w:rsidRPr="00000000" w14:paraId="00000056">
      <w:pPr>
        <w:spacing w:line="240" w:lineRule="auto"/>
        <w:rPr>
          <w:i w:val="1"/>
        </w:rPr>
      </w:pPr>
      <w:hyperlink r:id="rId23">
        <w:r w:rsidDel="00000000" w:rsidR="00000000" w:rsidRPr="00000000">
          <w:rPr>
            <w:b w:val="1"/>
            <w:rtl w:val="0"/>
          </w:rPr>
          <w:t xml:space="preserve">StatPearls: Cardiac </w:t>
        </w:r>
      </w:hyperlink>
      <w:r w:rsidDel="00000000" w:rsidR="00000000" w:rsidRPr="00000000">
        <w:rPr>
          <w:i w:val="1"/>
          <w:rtl w:val="0"/>
        </w:rPr>
        <w:t xml:space="preserve">Last update: 11/12/2019.</w:t>
      </w:r>
    </w:p>
    <w:p w:rsidR="00000000" w:rsidDel="00000000" w:rsidP="00000000" w:rsidRDefault="00000000" w:rsidRPr="00000000" w14:paraId="00000057">
      <w:pPr>
        <w:spacing w:line="240" w:lineRule="auto"/>
        <w:rPr>
          <w:b w:val="1"/>
        </w:rPr>
      </w:pPr>
      <w:hyperlink r:id="rId24">
        <w:r w:rsidDel="00000000" w:rsidR="00000000" w:rsidRPr="00000000">
          <w:rPr>
            <w:b w:val="1"/>
            <w:rtl w:val="0"/>
          </w:rPr>
          <w:t xml:space="preserve">StatPearls: Lung</w:t>
        </w:r>
      </w:hyperlink>
      <w:r w:rsidDel="00000000" w:rsidR="00000000" w:rsidRPr="00000000">
        <w:rPr>
          <w:b w:val="1"/>
          <w:rtl w:val="0"/>
        </w:rPr>
        <w:t xml:space="preserve"> </w:t>
      </w:r>
      <w:r w:rsidDel="00000000" w:rsidR="00000000" w:rsidRPr="00000000">
        <w:rPr>
          <w:i w:val="1"/>
          <w:rtl w:val="0"/>
        </w:rPr>
        <w:t xml:space="preserve">Last update: 3/14/2019.</w:t>
      </w:r>
      <w:r w:rsidDel="00000000" w:rsidR="00000000" w:rsidRPr="00000000">
        <w:rPr>
          <w:rtl w:val="0"/>
        </w:rPr>
      </w:r>
    </w:p>
    <w:p w:rsidR="00000000" w:rsidDel="00000000" w:rsidP="00000000" w:rsidRDefault="00000000" w:rsidRPr="00000000" w14:paraId="00000058">
      <w:pPr>
        <w:spacing w:line="240" w:lineRule="auto"/>
        <w:rPr>
          <w:i w:val="1"/>
        </w:rPr>
      </w:pPr>
      <w:hyperlink r:id="rId25">
        <w:r w:rsidDel="00000000" w:rsidR="00000000" w:rsidRPr="00000000">
          <w:rPr>
            <w:b w:val="1"/>
            <w:rtl w:val="0"/>
          </w:rPr>
          <w:t xml:space="preserve">StatPearls: Lung Adenocarcinoma </w:t>
        </w:r>
      </w:hyperlink>
      <w:r w:rsidDel="00000000" w:rsidR="00000000" w:rsidRPr="00000000">
        <w:rPr>
          <w:i w:val="1"/>
          <w:rtl w:val="0"/>
        </w:rPr>
        <w:t xml:space="preserve">Last update: 1/11/2019.</w:t>
      </w:r>
    </w:p>
    <w:p w:rsidR="00000000" w:rsidDel="00000000" w:rsidP="00000000" w:rsidRDefault="00000000" w:rsidRPr="00000000" w14:paraId="00000059">
      <w:pPr>
        <w:spacing w:line="240" w:lineRule="auto"/>
        <w:rPr>
          <w:i w:val="1"/>
        </w:rPr>
      </w:pPr>
      <w:hyperlink r:id="rId26">
        <w:r w:rsidDel="00000000" w:rsidR="00000000" w:rsidRPr="00000000">
          <w:rPr>
            <w:b w:val="1"/>
            <w:rtl w:val="0"/>
          </w:rPr>
          <w:t xml:space="preserve">StatPearls: Lung Cancer Screening</w:t>
        </w:r>
      </w:hyperlink>
      <w:r w:rsidDel="00000000" w:rsidR="00000000" w:rsidRPr="00000000">
        <w:rPr>
          <w:b w:val="1"/>
          <w:rtl w:val="0"/>
        </w:rPr>
        <w:t xml:space="preserve"> </w:t>
      </w:r>
      <w:r w:rsidDel="00000000" w:rsidR="00000000" w:rsidRPr="00000000">
        <w:rPr>
          <w:i w:val="1"/>
          <w:rtl w:val="0"/>
        </w:rPr>
        <w:t xml:space="preserve">Last update: 2/21/2019.</w:t>
      </w:r>
    </w:p>
    <w:p w:rsidR="00000000" w:rsidDel="00000000" w:rsidP="00000000" w:rsidRDefault="00000000" w:rsidRPr="00000000" w14:paraId="0000005A">
      <w:pPr>
        <w:spacing w:line="240" w:lineRule="auto"/>
        <w:rPr>
          <w:i w:val="1"/>
        </w:rPr>
      </w:pPr>
      <w:hyperlink r:id="rId27">
        <w:r w:rsidDel="00000000" w:rsidR="00000000" w:rsidRPr="00000000">
          <w:rPr>
            <w:b w:val="1"/>
            <w:rtl w:val="0"/>
          </w:rPr>
          <w:t xml:space="preserve">StatPearls: Lung Carcinoid Tumors</w:t>
        </w:r>
      </w:hyperlink>
      <w:r w:rsidDel="00000000" w:rsidR="00000000" w:rsidRPr="00000000">
        <w:rPr>
          <w:b w:val="1"/>
          <w:rtl w:val="0"/>
        </w:rPr>
        <w:t xml:space="preserve"> </w:t>
      </w:r>
      <w:r w:rsidDel="00000000" w:rsidR="00000000" w:rsidRPr="00000000">
        <w:rPr>
          <w:i w:val="1"/>
          <w:rtl w:val="0"/>
        </w:rPr>
        <w:t xml:space="preserve">Last update: 11/12/2019.</w:t>
      </w:r>
    </w:p>
    <w:p w:rsidR="00000000" w:rsidDel="00000000" w:rsidP="00000000" w:rsidRDefault="00000000" w:rsidRPr="00000000" w14:paraId="0000005B">
      <w:pPr>
        <w:spacing w:line="240" w:lineRule="auto"/>
        <w:rPr>
          <w:i w:val="1"/>
        </w:rPr>
      </w:pPr>
      <w:hyperlink r:id="rId28">
        <w:r w:rsidDel="00000000" w:rsidR="00000000" w:rsidRPr="00000000">
          <w:rPr>
            <w:b w:val="1"/>
            <w:rtl w:val="0"/>
          </w:rPr>
          <w:t xml:space="preserve">StatPearls: Lung Small Cell (Oat Cell)</w:t>
        </w:r>
      </w:hyperlink>
      <w:r w:rsidDel="00000000" w:rsidR="00000000" w:rsidRPr="00000000">
        <w:rPr>
          <w:b w:val="1"/>
          <w:rtl w:val="0"/>
        </w:rPr>
        <w:t xml:space="preserve"> </w:t>
      </w:r>
      <w:r w:rsidDel="00000000" w:rsidR="00000000" w:rsidRPr="00000000">
        <w:rPr>
          <w:i w:val="1"/>
          <w:rtl w:val="0"/>
        </w:rPr>
        <w:t xml:space="preserve">Last update: 2/14/2019.</w:t>
      </w:r>
    </w:p>
    <w:p w:rsidR="00000000" w:rsidDel="00000000" w:rsidP="00000000" w:rsidRDefault="00000000" w:rsidRPr="00000000" w14:paraId="0000005C">
      <w:pPr>
        <w:spacing w:line="240" w:lineRule="auto"/>
        <w:rPr>
          <w:i w:val="1"/>
        </w:rPr>
      </w:pPr>
      <w:hyperlink r:id="rId29">
        <w:r w:rsidDel="00000000" w:rsidR="00000000" w:rsidRPr="00000000">
          <w:rPr>
            <w:b w:val="1"/>
            <w:rtl w:val="0"/>
          </w:rPr>
          <w:t xml:space="preserve">StatPearls: Malignant Mesothelioma </w:t>
        </w:r>
      </w:hyperlink>
      <w:r w:rsidDel="00000000" w:rsidR="00000000" w:rsidRPr="00000000">
        <w:rPr>
          <w:i w:val="1"/>
          <w:rtl w:val="0"/>
        </w:rPr>
        <w:t xml:space="preserve">Last update: 3/12/2019.</w:t>
      </w:r>
    </w:p>
    <w:p w:rsidR="00000000" w:rsidDel="00000000" w:rsidP="00000000" w:rsidRDefault="00000000" w:rsidRPr="00000000" w14:paraId="0000005D">
      <w:pPr>
        <w:spacing w:line="240" w:lineRule="auto"/>
        <w:rPr>
          <w:i w:val="1"/>
        </w:rPr>
      </w:pPr>
      <w:hyperlink r:id="rId30">
        <w:r w:rsidDel="00000000" w:rsidR="00000000" w:rsidRPr="00000000">
          <w:rPr>
            <w:b w:val="1"/>
            <w:rtl w:val="0"/>
          </w:rPr>
          <w:t xml:space="preserve">StatPearls: Mucoepidermoid Lung Tumor </w:t>
        </w:r>
      </w:hyperlink>
      <w:r w:rsidDel="00000000" w:rsidR="00000000" w:rsidRPr="00000000">
        <w:rPr>
          <w:i w:val="1"/>
          <w:rtl w:val="0"/>
        </w:rPr>
        <w:t xml:space="preserve">Last update: 9/23/2019.</w:t>
      </w:r>
    </w:p>
    <w:p w:rsidR="00000000" w:rsidDel="00000000" w:rsidP="00000000" w:rsidRDefault="00000000" w:rsidRPr="00000000" w14:paraId="0000005E">
      <w:pPr>
        <w:spacing w:line="240" w:lineRule="auto"/>
        <w:rPr>
          <w:i w:val="1"/>
        </w:rPr>
      </w:pPr>
      <w:hyperlink r:id="rId31">
        <w:r w:rsidDel="00000000" w:rsidR="00000000" w:rsidRPr="00000000">
          <w:rPr>
            <w:b w:val="1"/>
            <w:rtl w:val="0"/>
          </w:rPr>
          <w:t xml:space="preserve">StatPearls: Mediastinal Cancer </w:t>
        </w:r>
      </w:hyperlink>
      <w:r w:rsidDel="00000000" w:rsidR="00000000" w:rsidRPr="00000000">
        <w:rPr>
          <w:i w:val="1"/>
          <w:rtl w:val="0"/>
        </w:rPr>
        <w:t xml:space="preserve">Last update: 9/11/2019.</w:t>
      </w:r>
    </w:p>
    <w:p w:rsidR="00000000" w:rsidDel="00000000" w:rsidP="00000000" w:rsidRDefault="00000000" w:rsidRPr="00000000" w14:paraId="0000005F">
      <w:pPr>
        <w:spacing w:line="240" w:lineRule="auto"/>
        <w:rPr>
          <w:i w:val="1"/>
        </w:rPr>
      </w:pPr>
      <w:hyperlink r:id="rId32">
        <w:r w:rsidDel="00000000" w:rsidR="00000000" w:rsidRPr="00000000">
          <w:rPr>
            <w:b w:val="1"/>
            <w:rtl w:val="0"/>
          </w:rPr>
          <w:t xml:space="preserve">StatPearls: Pancoast Syndrome</w:t>
        </w:r>
      </w:hyperlink>
      <w:r w:rsidDel="00000000" w:rsidR="00000000" w:rsidRPr="00000000">
        <w:rPr>
          <w:b w:val="1"/>
          <w:rtl w:val="0"/>
        </w:rPr>
        <w:t xml:space="preserve"> </w:t>
      </w:r>
      <w:r w:rsidDel="00000000" w:rsidR="00000000" w:rsidRPr="00000000">
        <w:rPr>
          <w:i w:val="1"/>
          <w:rtl w:val="0"/>
        </w:rPr>
        <w:t xml:space="preserve">Last update: 3/3/2019.</w:t>
      </w:r>
    </w:p>
    <w:p w:rsidR="00000000" w:rsidDel="00000000" w:rsidP="00000000" w:rsidRDefault="00000000" w:rsidRPr="00000000" w14:paraId="00000060">
      <w:pPr>
        <w:spacing w:line="240" w:lineRule="auto"/>
        <w:rPr>
          <w:i w:val="1"/>
        </w:rPr>
      </w:pPr>
      <w:hyperlink r:id="rId33">
        <w:r w:rsidDel="00000000" w:rsidR="00000000" w:rsidRPr="00000000">
          <w:rPr>
            <w:b w:val="1"/>
            <w:rtl w:val="0"/>
          </w:rPr>
          <w:t xml:space="preserve">StatPearls: Papillary Fibroelastoma</w:t>
        </w:r>
      </w:hyperlink>
      <w:r w:rsidDel="00000000" w:rsidR="00000000" w:rsidRPr="00000000">
        <w:rPr>
          <w:b w:val="1"/>
          <w:rtl w:val="0"/>
        </w:rPr>
        <w:t xml:space="preserve"> </w:t>
      </w:r>
      <w:r w:rsidDel="00000000" w:rsidR="00000000" w:rsidRPr="00000000">
        <w:rPr>
          <w:i w:val="1"/>
          <w:rtl w:val="0"/>
        </w:rPr>
        <w:t xml:space="preserve">Last update: 12/5/2019</w:t>
      </w:r>
    </w:p>
    <w:p w:rsidR="00000000" w:rsidDel="00000000" w:rsidP="00000000" w:rsidRDefault="00000000" w:rsidRPr="00000000" w14:paraId="00000061">
      <w:pPr>
        <w:spacing w:line="240" w:lineRule="auto"/>
        <w:rPr>
          <w:i w:val="1"/>
        </w:rPr>
      </w:pPr>
      <w:hyperlink r:id="rId34">
        <w:r w:rsidDel="00000000" w:rsidR="00000000" w:rsidRPr="00000000">
          <w:rPr>
            <w:b w:val="1"/>
            <w:rtl w:val="0"/>
          </w:rPr>
          <w:t xml:space="preserve">StatPearls: Pleuropulmonary Blastoma</w:t>
        </w:r>
      </w:hyperlink>
      <w:r w:rsidDel="00000000" w:rsidR="00000000" w:rsidRPr="00000000">
        <w:rPr>
          <w:b w:val="1"/>
          <w:rtl w:val="0"/>
        </w:rPr>
        <w:t xml:space="preserve"> </w:t>
      </w:r>
      <w:r w:rsidDel="00000000" w:rsidR="00000000" w:rsidRPr="00000000">
        <w:rPr>
          <w:i w:val="1"/>
          <w:rtl w:val="0"/>
        </w:rPr>
        <w:t xml:space="preserve">Last update: 12/2/2019.</w:t>
      </w:r>
    </w:p>
    <w:p w:rsidR="00000000" w:rsidDel="00000000" w:rsidP="00000000" w:rsidRDefault="00000000" w:rsidRPr="00000000" w14:paraId="00000062">
      <w:pPr>
        <w:spacing w:line="240" w:lineRule="auto"/>
        <w:rPr>
          <w:i w:val="1"/>
        </w:rPr>
      </w:pPr>
      <w:hyperlink r:id="rId35">
        <w:r w:rsidDel="00000000" w:rsidR="00000000" w:rsidRPr="00000000">
          <w:rPr>
            <w:b w:val="1"/>
            <w:rtl w:val="0"/>
          </w:rPr>
          <w:t xml:space="preserve">StatPearls: Radiation Therapy for Early Stage NSCLC</w:t>
        </w:r>
      </w:hyperlink>
      <w:r w:rsidDel="00000000" w:rsidR="00000000" w:rsidRPr="00000000">
        <w:rPr>
          <w:b w:val="1"/>
          <w:rtl w:val="0"/>
        </w:rPr>
        <w:t xml:space="preserve"> </w:t>
      </w:r>
      <w:r w:rsidDel="00000000" w:rsidR="00000000" w:rsidRPr="00000000">
        <w:rPr>
          <w:i w:val="1"/>
          <w:rtl w:val="0"/>
        </w:rPr>
        <w:t xml:space="preserve">Last update:12/16/2019 </w:t>
      </w:r>
      <w:r w:rsidDel="00000000" w:rsidR="00000000" w:rsidRPr="00000000">
        <w:rPr>
          <w:i w:val="1"/>
          <w:rtl w:val="0"/>
        </w:rPr>
        <w:t xml:space="preserve">.</w:t>
      </w:r>
    </w:p>
    <w:p w:rsidR="00000000" w:rsidDel="00000000" w:rsidP="00000000" w:rsidRDefault="00000000" w:rsidRPr="00000000" w14:paraId="00000063">
      <w:pPr>
        <w:spacing w:line="240" w:lineRule="auto"/>
        <w:rPr>
          <w:i w:val="1"/>
        </w:rPr>
      </w:pPr>
      <w:hyperlink r:id="rId36">
        <w:r w:rsidDel="00000000" w:rsidR="00000000" w:rsidRPr="00000000">
          <w:rPr>
            <w:b w:val="1"/>
            <w:rtl w:val="0"/>
          </w:rPr>
          <w:t xml:space="preserve">StatPearls: Trachea</w:t>
        </w:r>
      </w:hyperlink>
      <w:r w:rsidDel="00000000" w:rsidR="00000000" w:rsidRPr="00000000">
        <w:rPr>
          <w:b w:val="1"/>
          <w:rtl w:val="0"/>
        </w:rPr>
        <w:t xml:space="preserve"> </w:t>
      </w:r>
      <w:r w:rsidDel="00000000" w:rsidR="00000000" w:rsidRPr="00000000">
        <w:rPr>
          <w:i w:val="1"/>
          <w:rtl w:val="0"/>
        </w:rPr>
        <w:t xml:space="preserve">Last update: 12/3/2019.</w:t>
      </w:r>
    </w:p>
    <w:p w:rsidR="00000000" w:rsidDel="00000000" w:rsidP="00000000" w:rsidRDefault="00000000" w:rsidRPr="00000000" w14:paraId="00000064">
      <w:pPr>
        <w:spacing w:line="240" w:lineRule="auto"/>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x0pt4mmhjq2i" w:id="1"/>
          <w:bookmarkEnd w:id="1"/>
          <w:p w:rsidR="00000000" w:rsidDel="00000000" w:rsidP="00000000" w:rsidRDefault="00000000" w:rsidRPr="00000000" w14:paraId="00000065">
            <w:pPr>
              <w:spacing w:line="240" w:lineRule="auto"/>
              <w:ind w:left="0" w:firstLine="0"/>
              <w:rPr/>
            </w:pPr>
            <w:r w:rsidDel="00000000" w:rsidR="00000000" w:rsidRPr="00000000">
              <w:rPr>
                <w:b w:val="1"/>
                <w:rtl w:val="0"/>
              </w:rPr>
              <w:t xml:space="preserve">ASCO Guidelines for Surveillance after Definitive Curative-Intent therapy </w:t>
            </w:r>
            <w:r w:rsidDel="00000000" w:rsidR="00000000" w:rsidRPr="00000000">
              <w:rPr>
                <w:rtl w:val="0"/>
              </w:rPr>
              <w:t xml:space="preserve">[</w:t>
            </w:r>
            <w:hyperlink r:id="rId37">
              <w:r w:rsidDel="00000000" w:rsidR="00000000" w:rsidRPr="00000000">
                <w:rPr>
                  <w:rtl w:val="0"/>
                </w:rPr>
                <w:t xml:space="preserve">Schneider JCO '19</w:t>
              </w:r>
            </w:hyperlink>
            <w:r w:rsidDel="00000000" w:rsidR="00000000" w:rsidRPr="00000000">
              <w:rPr>
                <w:rtl w:val="0"/>
              </w:rPr>
              <w:t xml:space="preserve">]:</w:t>
              <w:br w:type="textWrapping"/>
              <w:t xml:space="preserve">TBL </w:t>
            </w:r>
            <w:hyperlink r:id="rId38">
              <w:r w:rsidDel="00000000" w:rsidR="00000000" w:rsidRPr="00000000">
                <w:rPr>
                  <w:vertAlign w:val="superscript"/>
                  <w:rtl w:val="0"/>
                </w:rPr>
                <w:t xml:space="preserve">QS</w:t>
              </w:r>
            </w:hyperlink>
            <w:r w:rsidDel="00000000" w:rsidR="00000000" w:rsidRPr="00000000">
              <w:rPr>
                <w:rtl w:val="0"/>
              </w:rPr>
              <w:t xml:space="preserve">: PET shouldn’t be used for routine surveillance of locally-advanced lung cancer.</w:t>
            </w:r>
          </w:p>
          <w:p w:rsidR="00000000" w:rsidDel="00000000" w:rsidP="00000000" w:rsidRDefault="00000000" w:rsidRPr="00000000" w14:paraId="00000066">
            <w:pPr>
              <w:numPr>
                <w:ilvl w:val="0"/>
                <w:numId w:val="64"/>
              </w:numPr>
              <w:spacing w:line="240" w:lineRule="auto"/>
              <w:ind w:left="720" w:hanging="360"/>
            </w:pPr>
            <w:r w:rsidDel="00000000" w:rsidR="00000000" w:rsidRPr="00000000">
              <w:rPr>
                <w:rtl w:val="0"/>
              </w:rPr>
              <w:t xml:space="preserve">Imaging surveillance should be performed q6m x2y, then annually. PET/CT should not be used for surveillance.</w:t>
            </w:r>
          </w:p>
          <w:p w:rsidR="00000000" w:rsidDel="00000000" w:rsidP="00000000" w:rsidRDefault="00000000" w:rsidRPr="00000000" w14:paraId="00000067">
            <w:pPr>
              <w:numPr>
                <w:ilvl w:val="0"/>
                <w:numId w:val="64"/>
              </w:numPr>
              <w:spacing w:line="240" w:lineRule="auto"/>
              <w:ind w:left="720" w:hanging="360"/>
            </w:pPr>
            <w:r w:rsidDel="00000000" w:rsidR="00000000" w:rsidRPr="00000000">
              <w:rPr>
                <w:rtl w:val="0"/>
              </w:rPr>
              <w:t xml:space="preserve">Surveillance should not be offered for patients unwilling to accept further treatment.</w:t>
            </w:r>
          </w:p>
          <w:p w:rsidR="00000000" w:rsidDel="00000000" w:rsidP="00000000" w:rsidRDefault="00000000" w:rsidRPr="00000000" w14:paraId="00000068">
            <w:pPr>
              <w:numPr>
                <w:ilvl w:val="0"/>
                <w:numId w:val="64"/>
              </w:numPr>
              <w:spacing w:line="240" w:lineRule="auto"/>
              <w:ind w:left="720" w:hanging="360"/>
            </w:pPr>
            <w:r w:rsidDel="00000000" w:rsidR="00000000" w:rsidRPr="00000000">
              <w:rPr>
                <w:rtl w:val="0"/>
              </w:rPr>
              <w:t xml:space="preserve">Brain MRI should not be used for routine surveillance in NSCLC, but may be used q3 mo for the first year and q6 mos in for the second year in patients with stage I-III SCLC who have undergone curative-intent treatment.</w:t>
            </w:r>
          </w:p>
        </w:tc>
      </w:tr>
    </w:tbl>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t xml:space="preserve">Introduction to lung cancer [</w:t>
      </w:r>
      <w:hyperlink r:id="rId39">
        <w:r w:rsidDel="00000000" w:rsidR="00000000" w:rsidRPr="00000000">
          <w:rPr>
            <w:color w:val="1155cc"/>
            <w:u w:val="single"/>
            <w:rtl w:val="0"/>
          </w:rPr>
          <w:t xml:space="preserve">www.aboutcancer.com</w:t>
        </w:r>
      </w:hyperlink>
      <w:r w:rsidDel="00000000" w:rsidR="00000000" w:rsidRPr="00000000">
        <w:rPr>
          <w:rtl w:val="0"/>
        </w:rPr>
        <w:t xml:space="preserve">]</w:t>
      </w:r>
    </w:p>
    <w:p w:rsidR="00000000" w:rsidDel="00000000" w:rsidP="00000000" w:rsidRDefault="00000000" w:rsidRPr="00000000" w14:paraId="0000006B">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The leading cause of cancer deaths in the USA (second most common cancer) and overall most common cancer worldwide.</w:t>
      </w:r>
    </w:p>
    <w:p w:rsidR="00000000" w:rsidDel="00000000" w:rsidP="00000000" w:rsidRDefault="00000000" w:rsidRPr="00000000" w14:paraId="0000006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225k cases per year, 160k deaths </w:t>
      </w:r>
      <w:r w:rsidDel="00000000" w:rsidR="00000000" w:rsidRPr="00000000">
        <w:rPr>
          <w:rFonts w:ascii="Times New Roman" w:cs="Times New Roman" w:eastAsia="Times New Roman" w:hAnsi="Times New Roman"/>
          <w:sz w:val="20"/>
          <w:szCs w:val="20"/>
          <w:rtl w:val="0"/>
        </w:rPr>
        <w:t xml:space="preserve">[</w:t>
      </w:r>
      <w:hyperlink r:id="rId40">
        <w:r w:rsidDel="00000000" w:rsidR="00000000" w:rsidRPr="00000000">
          <w:rPr>
            <w:rFonts w:ascii="Times New Roman" w:cs="Times New Roman" w:eastAsia="Times New Roman" w:hAnsi="Times New Roman"/>
            <w:sz w:val="20"/>
            <w:szCs w:val="20"/>
            <w:rtl w:val="0"/>
          </w:rPr>
          <w:t xml:space="preserve">Siegel Cancer Statistics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early stage, 15% IIIA. Of those cT1-3cN0-1, 25% can be N2. ~40% not amenable to surgery, 40% w mets.</w:t>
      </w:r>
    </w:p>
    <w:p w:rsidR="00000000" w:rsidDel="00000000" w:rsidP="00000000" w:rsidRDefault="00000000" w:rsidRPr="00000000" w14:paraId="0000006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cancer in the USA behind prostate and breast. Still, #1 cause of death.</w:t>
      </w:r>
    </w:p>
    <w:p w:rsidR="00000000" w:rsidDel="00000000" w:rsidP="00000000" w:rsidRDefault="00000000" w:rsidRPr="00000000" w14:paraId="0000006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Lung cancer kills more people than the next five most common combined cancers (CRC, breast, pancreas, prostate, leukemia) in the world.</w:t>
      </w:r>
    </w:p>
    <w:p w:rsidR="00000000" w:rsidDel="00000000" w:rsidP="00000000" w:rsidRDefault="00000000" w:rsidRPr="00000000" w14:paraId="0000007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15-20% SCC (2/3 are extensive), 3% large cell neuroendocrine (M:F 17:1, &gt;50py). Small decrease </w:t>
      </w:r>
      <w:r w:rsidDel="00000000" w:rsidR="00000000" w:rsidRPr="00000000">
        <w:rPr>
          <w:rtl w:val="0"/>
        </w:rPr>
        <w:t xml:space="preserve">in the last</w:t>
      </w:r>
      <w:r w:rsidDel="00000000" w:rsidR="00000000" w:rsidRPr="00000000">
        <w:rPr>
          <w:rFonts w:ascii="Times New Roman" w:cs="Times New Roman" w:eastAsia="Times New Roman" w:hAnsi="Times New Roman"/>
          <w:sz w:val="20"/>
          <w:szCs w:val="20"/>
          <w:rtl w:val="0"/>
        </w:rPr>
        <w:t xml:space="preserve"> 30</w:t>
      </w:r>
      <w:r w:rsidDel="00000000" w:rsidR="00000000" w:rsidRPr="00000000">
        <w:rPr>
          <w:rtl w:val="0"/>
        </w:rPr>
        <w:t xml:space="preserve">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Brain mets in 10-15% at Dx→  80% autopsy. Up to 30% w BM after chemo! (depends on timing of MRI).</w:t>
      </w:r>
    </w:p>
    <w:p w:rsidR="00000000" w:rsidDel="00000000" w:rsidP="00000000" w:rsidRDefault="00000000" w:rsidRPr="00000000" w14:paraId="00000072">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incidence of brain mets after CRT of 50-80%.</w:t>
      </w:r>
    </w:p>
    <w:p w:rsidR="00000000" w:rsidDel="00000000" w:rsidP="00000000" w:rsidRDefault="00000000" w:rsidRPr="00000000" w14:paraId="0000007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Smoking is responsible for 80% of cases in men, while 50% for women. </w:t>
      </w:r>
    </w:p>
    <w:p w:rsidR="00000000" w:rsidDel="00000000" w:rsidP="00000000" w:rsidRDefault="00000000" w:rsidRPr="00000000" w14:paraId="0000007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Secondary lung cancer</w:t>
      </w:r>
      <w:r w:rsidDel="00000000" w:rsidR="00000000" w:rsidRPr="00000000">
        <w:rPr>
          <w:rFonts w:ascii="Times New Roman" w:cs="Times New Roman" w:eastAsia="Times New Roman" w:hAnsi="Times New Roman"/>
          <w:sz w:val="20"/>
          <w:szCs w:val="20"/>
          <w:rtl w:val="0"/>
        </w:rPr>
        <w:t xml:space="preserve"> [</w:t>
      </w:r>
      <w:hyperlink r:id="rId41">
        <w:r w:rsidDel="00000000" w:rsidR="00000000" w:rsidRPr="00000000">
          <w:rPr>
            <w:rFonts w:ascii="Times New Roman" w:cs="Times New Roman" w:eastAsia="Times New Roman" w:hAnsi="Times New Roman"/>
            <w:sz w:val="20"/>
            <w:szCs w:val="20"/>
            <w:rtl w:val="0"/>
          </w:rPr>
          <w:t xml:space="preserve">Johnson JNCI '98</w:t>
        </w:r>
      </w:hyperlink>
      <w:r w:rsidDel="00000000" w:rsidR="00000000" w:rsidRPr="00000000">
        <w:rPr>
          <w:rFonts w:ascii="Cardo" w:cs="Cardo" w:eastAsia="Cardo" w:hAnsi="Cardo"/>
          <w:sz w:val="20"/>
          <w:szCs w:val="20"/>
          <w:rtl w:val="0"/>
        </w:rPr>
        <w:t xml:space="preserve">]: Annual incidence for NSCLC / SCLC of 1-2→ 6%.</w:t>
      </w:r>
      <w:r w:rsidDel="00000000" w:rsidR="00000000" w:rsidRPr="00000000">
        <w:rPr>
          <w:rtl w:val="0"/>
        </w:rPr>
      </w:r>
    </w:p>
    <w:p w:rsidR="00000000" w:rsidDel="00000000" w:rsidP="00000000" w:rsidRDefault="00000000" w:rsidRPr="00000000" w14:paraId="0000007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Chemo will have around 15% response rate </w:t>
      </w:r>
      <w:r w:rsidDel="00000000" w:rsidR="00000000" w:rsidRPr="00000000">
        <w:rPr>
          <w:rtl w:val="0"/>
        </w:rPr>
        <w:t xml:space="preserve">in the brain</w:t>
      </w:r>
      <w:r w:rsidDel="00000000" w:rsidR="00000000" w:rsidRPr="00000000">
        <w:rPr>
          <w:rFonts w:ascii="Times New Roman" w:cs="Times New Roman" w:eastAsia="Times New Roman" w:hAnsi="Times New Roman"/>
          <w:sz w:val="20"/>
          <w:szCs w:val="20"/>
          <w:rtl w:val="0"/>
        </w:rPr>
        <w:t xml:space="preserve"> (40-60% for targeted) vs. 50% for SCLC.</w:t>
      </w:r>
    </w:p>
    <w:p w:rsidR="00000000" w:rsidDel="00000000" w:rsidP="00000000" w:rsidRDefault="00000000" w:rsidRPr="00000000" w14:paraId="0000007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Alectinib </w:t>
      </w:r>
      <w:hyperlink r:id="rId42">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(Alk) or Osimertinib </w:t>
      </w:r>
      <w:hyperlink r:id="rId43">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(EGFR, now first line even if T790M negative) for best CNS penetration. </w:t>
      </w:r>
    </w:p>
    <w:p w:rsidR="00000000" w:rsidDel="00000000" w:rsidP="00000000" w:rsidRDefault="00000000" w:rsidRPr="00000000" w14:paraId="00000077">
      <w:pPr>
        <w:numPr>
          <w:ilvl w:val="0"/>
          <w:numId w:val="2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Paraneoplastic syndromes</w:t>
      </w:r>
    </w:p>
    <w:p w:rsidR="00000000" w:rsidDel="00000000" w:rsidP="00000000" w:rsidRDefault="00000000" w:rsidRPr="00000000" w14:paraId="00000078">
      <w:pPr>
        <w:spacing w:line="240" w:lineRule="auto"/>
        <w:ind w:left="720" w:firstLine="0"/>
        <w:rPr>
          <w:i w:val="1"/>
        </w:rPr>
      </w:pPr>
      <w:hyperlink r:id="rId44">
        <w:r w:rsidDel="00000000" w:rsidR="00000000" w:rsidRPr="00000000">
          <w:rPr>
            <w:rtl w:val="0"/>
          </w:rPr>
          <w:t xml:space="preserve">Statpearls: Paraneoplastic syndromes</w:t>
        </w:r>
      </w:hyperlink>
      <w:r w:rsidDel="00000000" w:rsidR="00000000" w:rsidRPr="00000000">
        <w:rPr>
          <w:rtl w:val="0"/>
        </w:rPr>
        <w:t xml:space="preserve"> </w:t>
      </w:r>
      <w:r w:rsidDel="00000000" w:rsidR="00000000" w:rsidRPr="00000000">
        <w:rPr>
          <w:i w:val="1"/>
          <w:rtl w:val="0"/>
        </w:rPr>
        <w:t xml:space="preserve">Last update June 3, 2019</w:t>
      </w:r>
    </w:p>
    <w:p w:rsidR="00000000" w:rsidDel="00000000" w:rsidP="00000000" w:rsidRDefault="00000000" w:rsidRPr="00000000" w14:paraId="0000007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SCLC</w:t>
      </w:r>
      <w:r w:rsidDel="00000000" w:rsidR="00000000" w:rsidRPr="00000000">
        <w:rPr>
          <w:rFonts w:ascii="Times New Roman" w:cs="Times New Roman" w:eastAsia="Times New Roman" w:hAnsi="Times New Roman"/>
          <w:sz w:val="20"/>
          <w:szCs w:val="20"/>
          <w:rtl w:val="0"/>
        </w:rPr>
        <w:t xml:space="preserve">: 7-16% have SIADH. </w:t>
      </w:r>
    </w:p>
    <w:p w:rsidR="00000000" w:rsidDel="00000000" w:rsidP="00000000" w:rsidRDefault="00000000" w:rsidRPr="00000000" w14:paraId="0000007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ADH, ANP and ACTH can all be secreted by SCLC: Treat SIADH with fluid restriction, saline.</w:t>
      </w:r>
    </w:p>
    <w:p w:rsidR="00000000" w:rsidDel="00000000" w:rsidP="00000000" w:rsidRDefault="00000000" w:rsidRPr="00000000" w14:paraId="0000007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of all NSLC patients will have paraneoplastic syndromes.</w:t>
      </w:r>
    </w:p>
    <w:p w:rsidR="00000000" w:rsidDel="00000000" w:rsidP="00000000" w:rsidRDefault="00000000" w:rsidRPr="00000000" w14:paraId="0000007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Hypercalcemia: PTHrP in primary </w:t>
      </w:r>
      <w:r w:rsidDel="00000000" w:rsidR="00000000" w:rsidRPr="00000000">
        <w:rPr>
          <w:rFonts w:ascii="Times New Roman" w:cs="Times New Roman" w:eastAsia="Times New Roman" w:hAnsi="Times New Roman"/>
          <w:b w:val="1"/>
          <w:sz w:val="20"/>
          <w:szCs w:val="20"/>
          <w:rtl w:val="0"/>
        </w:rPr>
        <w:t xml:space="preserve">SqCC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LEMS, cerebellar ataxia, retinopathy in SCLC, with ~</w:t>
      </w:r>
      <w:r w:rsidDel="00000000" w:rsidR="00000000" w:rsidRPr="00000000">
        <w:rPr>
          <w:rtl w:val="0"/>
        </w:rPr>
        <w:t xml:space="preserve">3</w:t>
      </w:r>
      <w:r w:rsidDel="00000000" w:rsidR="00000000" w:rsidRPr="00000000">
        <w:rPr>
          <w:rFonts w:ascii="Times New Roman" w:cs="Times New Roman" w:eastAsia="Times New Roman" w:hAnsi="Times New Roman"/>
          <w:sz w:val="20"/>
          <w:szCs w:val="20"/>
          <w:rtl w:val="0"/>
        </w:rPr>
        <w:t xml:space="preserve">% of SCLC demonstrating LEMS.</w:t>
      </w:r>
    </w:p>
    <w:p w:rsidR="00000000" w:rsidDel="00000000" w:rsidP="00000000" w:rsidRDefault="00000000" w:rsidRPr="00000000" w14:paraId="0000007E">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Pre-synaptic Ca++ channels, prox weakness improves with reps, dry mouth, paresthesias.</w:t>
      </w:r>
    </w:p>
    <w:p w:rsidR="00000000" w:rsidDel="00000000" w:rsidP="00000000" w:rsidRDefault="00000000" w:rsidRPr="00000000" w14:paraId="0000007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Hypertrophic osteoarthropathy: bilateral clubbing, most commonly AC.</w:t>
      </w:r>
    </w:p>
    <w:p w:rsidR="00000000" w:rsidDel="00000000" w:rsidP="00000000" w:rsidRDefault="00000000" w:rsidRPr="00000000" w14:paraId="0000008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Hypercoagulable: AC.</w:t>
      </w:r>
    </w:p>
    <w:p w:rsidR="00000000" w:rsidDel="00000000" w:rsidP="00000000" w:rsidRDefault="00000000" w:rsidRPr="00000000" w14:paraId="0000008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Dermato/polymyositis: AC.</w:t>
      </w:r>
    </w:p>
    <w:p w:rsidR="00000000" w:rsidDel="00000000" w:rsidP="00000000" w:rsidRDefault="00000000" w:rsidRPr="00000000" w14:paraId="0000008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Gynecomastia: Large cell.</w:t>
      </w:r>
    </w:p>
    <w:p w:rsidR="00000000" w:rsidDel="00000000" w:rsidP="00000000" w:rsidRDefault="00000000" w:rsidRPr="00000000" w14:paraId="0000008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VIP diarrhea: Seen in carcinoid. Treat with somatostatin.</w:t>
      </w:r>
    </w:p>
    <w:p w:rsidR="00000000" w:rsidDel="00000000" w:rsidP="00000000" w:rsidRDefault="00000000" w:rsidRPr="00000000" w14:paraId="00000084">
      <w:pPr>
        <w:numPr>
          <w:ilvl w:val="0"/>
          <w:numId w:val="2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Pathology</w:t>
      </w:r>
    </w:p>
    <w:p w:rsidR="00000000" w:rsidDel="00000000" w:rsidP="00000000" w:rsidRDefault="00000000" w:rsidRPr="00000000" w14:paraId="0000008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40% &gt; 30% SqCC &gt; Large cell = SCLC 15-20% [</w:t>
      </w:r>
      <w:hyperlink r:id="rId45">
        <w:r w:rsidDel="00000000" w:rsidR="00000000" w:rsidRPr="00000000">
          <w:rPr>
            <w:rFonts w:ascii="Times New Roman" w:cs="Times New Roman" w:eastAsia="Times New Roman" w:hAnsi="Times New Roman"/>
            <w:sz w:val="20"/>
            <w:szCs w:val="20"/>
            <w:rtl w:val="0"/>
          </w:rPr>
          <w:t xml:space="preserve">Wahbah ADP '07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can transform to SCLC 5% of the time.</w:t>
      </w:r>
    </w:p>
    <w:p w:rsidR="00000000" w:rsidDel="00000000" w:rsidP="00000000" w:rsidRDefault="00000000" w:rsidRPr="00000000" w14:paraId="0000008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Targetable mutations in nearly 20%, the vast majority in AC.</w:t>
      </w:r>
    </w:p>
    <w:p w:rsidR="00000000" w:rsidDel="00000000" w:rsidP="00000000" w:rsidRDefault="00000000" w:rsidRPr="00000000" w14:paraId="00000088">
      <w:pPr>
        <w:numPr>
          <w:ilvl w:val="1"/>
          <w:numId w:val="25"/>
        </w:numPr>
        <w:spacing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Location</w:t>
      </w:r>
    </w:p>
    <w:p w:rsidR="00000000" w:rsidDel="00000000" w:rsidP="00000000" w:rsidRDefault="00000000" w:rsidRPr="00000000" w14:paraId="0000008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Peripheral: AC, Large cell.</w:t>
      </w:r>
    </w:p>
    <w:p w:rsidR="00000000" w:rsidDel="00000000" w:rsidP="00000000" w:rsidRDefault="00000000" w:rsidRPr="00000000" w14:paraId="0000008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SqCC.</w:t>
      </w:r>
    </w:p>
    <w:p w:rsidR="00000000" w:rsidDel="00000000" w:rsidP="00000000" w:rsidRDefault="00000000" w:rsidRPr="00000000" w14:paraId="0000008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TTF-1: AC, non-mucinous AIS, and neuroendocrine tumors. </w:t>
      </w:r>
      <w:r w:rsidDel="00000000" w:rsidR="00000000" w:rsidRPr="00000000">
        <w:rPr>
          <w:rFonts w:ascii="Times New Roman" w:cs="Times New Roman" w:eastAsia="Times New Roman" w:hAnsi="Times New Roman"/>
          <w:color w:val="cccccc"/>
          <w:sz w:val="20"/>
          <w:szCs w:val="20"/>
          <w:rtl w:val="0"/>
        </w:rPr>
        <w:t xml:space="preserve">Rarely SqCC.</w:t>
      </w:r>
      <w:r w:rsidDel="00000000" w:rsidR="00000000" w:rsidRPr="00000000">
        <w:rPr>
          <w:rtl w:val="0"/>
        </w:rPr>
      </w:r>
    </w:p>
    <w:p w:rsidR="00000000" w:rsidDel="00000000" w:rsidP="00000000" w:rsidRDefault="00000000" w:rsidRPr="00000000" w14:paraId="0000008C">
      <w:pPr>
        <w:numPr>
          <w:ilvl w:val="0"/>
          <w:numId w:val="2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Subtypes</w:t>
      </w:r>
    </w:p>
    <w:p w:rsidR="00000000" w:rsidDel="00000000" w:rsidP="00000000" w:rsidRDefault="00000000" w:rsidRPr="00000000" w14:paraId="0000008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Atypical adenomatous hyperplasia</w:t>
      </w:r>
      <w:r w:rsidDel="00000000" w:rsidR="00000000" w:rsidRPr="00000000">
        <w:rPr>
          <w:rFonts w:ascii="Times New Roman" w:cs="Times New Roman" w:eastAsia="Times New Roman" w:hAnsi="Times New Roman"/>
          <w:sz w:val="20"/>
          <w:szCs w:val="20"/>
          <w:rtl w:val="0"/>
        </w:rPr>
        <w:t xml:space="preserve">: VDT ~1000d. Small &lt; 5 mm pure GGO. </w:t>
      </w:r>
    </w:p>
    <w:p w:rsidR="00000000" w:rsidDel="00000000" w:rsidP="00000000" w:rsidRDefault="00000000" w:rsidRPr="00000000" w14:paraId="0000008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Adenocarcinoma in situ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AIS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BAC</w:t>
      </w:r>
      <w:r w:rsidDel="00000000" w:rsidR="00000000" w:rsidRPr="00000000">
        <w:rPr>
          <w:rFonts w:ascii="Times New Roman" w:cs="Times New Roman" w:eastAsia="Times New Roman" w:hAnsi="Times New Roman"/>
          <w:sz w:val="20"/>
          <w:szCs w:val="20"/>
          <w:rtl w:val="0"/>
        </w:rPr>
        <w:t xml:space="preserve">): VDT ~600d. </w:t>
      </w:r>
      <w:r w:rsidDel="00000000" w:rsidR="00000000" w:rsidRPr="00000000">
        <w:rPr>
          <w:rFonts w:ascii="Times New Roman" w:cs="Times New Roman" w:eastAsia="Times New Roman" w:hAnsi="Times New Roman"/>
          <w:b w:val="1"/>
          <w:sz w:val="20"/>
          <w:szCs w:val="20"/>
          <w:rtl w:val="0"/>
        </w:rPr>
        <w:t xml:space="preserve">Lepidic spread</w:t>
      </w:r>
      <w:r w:rsidDel="00000000" w:rsidR="00000000" w:rsidRPr="00000000">
        <w:rPr>
          <w:rFonts w:ascii="Times New Roman" w:cs="Times New Roman" w:eastAsia="Times New Roman" w:hAnsi="Times New Roman"/>
          <w:sz w:val="20"/>
          <w:szCs w:val="20"/>
          <w:rtl w:val="0"/>
        </w:rPr>
        <w:t xml:space="preserve">: Spreads along alveolar structure, does not invade stroma, pleura, or lymphatic spaces. Tends to be pure GGO. </w:t>
      </w:r>
    </w:p>
    <w:p w:rsidR="00000000" w:rsidDel="00000000" w:rsidP="00000000" w:rsidRDefault="00000000" w:rsidRPr="00000000" w14:paraId="0000008F">
      <w:pPr>
        <w:spacing w:line="240" w:lineRule="auto"/>
        <w:ind w:left="1440" w:firstLine="0"/>
        <w:rPr/>
      </w:pPr>
      <w:hyperlink r:id="rId46">
        <w:r w:rsidDel="00000000" w:rsidR="00000000" w:rsidRPr="00000000">
          <w:rPr>
            <w:rtl w:val="0"/>
          </w:rPr>
          <w:t xml:space="preserve">StatPearls: Bronchoalveolar</w:t>
        </w:r>
      </w:hyperlink>
      <w:r w:rsidDel="00000000" w:rsidR="00000000" w:rsidRPr="00000000">
        <w:rPr>
          <w:rtl w:val="0"/>
        </w:rPr>
        <w:t xml:space="preserve"> </w:t>
      </w:r>
      <w:r w:rsidDel="00000000" w:rsidR="00000000" w:rsidRPr="00000000">
        <w:rPr>
          <w:i w:val="1"/>
          <w:rtl w:val="0"/>
        </w:rPr>
        <w:t xml:space="preserve">Last </w:t>
      </w:r>
      <w:r w:rsidDel="00000000" w:rsidR="00000000" w:rsidRPr="00000000">
        <w:rPr>
          <w:i w:val="1"/>
          <w:rtl w:val="0"/>
        </w:rPr>
        <w:t xml:space="preserve">update: 11/12/2019.</w:t>
      </w:r>
      <w:r w:rsidDel="00000000" w:rsidR="00000000" w:rsidRPr="00000000">
        <w:rPr>
          <w:rtl w:val="0"/>
        </w:rPr>
      </w:r>
    </w:p>
    <w:p w:rsidR="00000000" w:rsidDel="00000000" w:rsidP="00000000" w:rsidRDefault="00000000" w:rsidRPr="00000000" w14:paraId="0000009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Subtypes: Mucinous, non-mucinous, mixed. Diffuse, multifocal w high rate of EGFR/ALK (may have good response to TKIs).</w:t>
      </w:r>
    </w:p>
    <w:p w:rsidR="00000000" w:rsidDel="00000000" w:rsidP="00000000" w:rsidRDefault="00000000" w:rsidRPr="00000000" w14:paraId="0000009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R0 5y DFS 100%.</w:t>
      </w:r>
    </w:p>
    <w:p w:rsidR="00000000" w:rsidDel="00000000" w:rsidP="00000000" w:rsidRDefault="00000000" w:rsidRPr="00000000" w14:paraId="0000009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Adenocarcinoma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TTF-1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CK7</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Napsin A</w:t>
      </w:r>
      <w:r w:rsidDel="00000000" w:rsidR="00000000" w:rsidRPr="00000000">
        <w:rPr>
          <w:rFonts w:ascii="Times New Roman" w:cs="Times New Roman" w:eastAsia="Times New Roman" w:hAnsi="Times New Roman"/>
          <w:sz w:val="20"/>
          <w:szCs w:val="20"/>
          <w:rtl w:val="0"/>
        </w:rPr>
        <w:t xml:space="preserve">. Least associated with smoking.</w:t>
      </w:r>
    </w:p>
    <w:p w:rsidR="00000000" w:rsidDel="00000000" w:rsidP="00000000" w:rsidRDefault="00000000" w:rsidRPr="00000000" w14:paraId="00000093">
      <w:pPr>
        <w:spacing w:line="240" w:lineRule="auto"/>
        <w:ind w:left="1440" w:firstLine="0"/>
        <w:rPr/>
      </w:pPr>
      <w:hyperlink r:id="rId47">
        <w:r w:rsidDel="00000000" w:rsidR="00000000" w:rsidRPr="00000000">
          <w:rPr>
            <w:rtl w:val="0"/>
          </w:rPr>
          <w:t xml:space="preserve">StatPearls: Lung Adenocarcinoma </w:t>
        </w:r>
      </w:hyperlink>
      <w:r w:rsidDel="00000000" w:rsidR="00000000" w:rsidRPr="00000000">
        <w:rPr>
          <w:i w:val="1"/>
          <w:rtl w:val="0"/>
        </w:rPr>
        <w:t xml:space="preserve">L</w:t>
      </w:r>
      <w:r w:rsidDel="00000000" w:rsidR="00000000" w:rsidRPr="00000000">
        <w:rPr>
          <w:i w:val="1"/>
          <w:rtl w:val="0"/>
        </w:rPr>
        <w:t xml:space="preserve">ast update: 1/11/2019.</w:t>
      </w:r>
      <w:r w:rsidDel="00000000" w:rsidR="00000000" w:rsidRPr="00000000">
        <w:rPr>
          <w:rtl w:val="0"/>
        </w:rPr>
      </w:r>
    </w:p>
    <w:p w:rsidR="00000000" w:rsidDel="00000000" w:rsidP="00000000" w:rsidRDefault="00000000" w:rsidRPr="00000000" w14:paraId="0000009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Napsin in 80% of lung AC but only 10% of thyroid AC.</w:t>
      </w:r>
    </w:p>
    <w:p w:rsidR="00000000" w:rsidDel="00000000" w:rsidP="00000000" w:rsidRDefault="00000000" w:rsidRPr="00000000" w14:paraId="00000095">
      <w:pPr>
        <w:numPr>
          <w:ilvl w:val="2"/>
          <w:numId w:val="25"/>
        </w:numPr>
        <w:spacing w:line="240" w:lineRule="auto"/>
        <w:ind w:left="216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Acinar</w:t>
      </w:r>
    </w:p>
    <w:p w:rsidR="00000000" w:rsidDel="00000000" w:rsidP="00000000" w:rsidRDefault="00000000" w:rsidRPr="00000000" w14:paraId="0000009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Papillary</w:t>
      </w:r>
      <w:r w:rsidDel="00000000" w:rsidR="00000000" w:rsidRPr="00000000">
        <w:rPr>
          <w:rFonts w:ascii="Times New Roman" w:cs="Times New Roman" w:eastAsia="Times New Roman" w:hAnsi="Times New Roman"/>
          <w:sz w:val="20"/>
          <w:szCs w:val="20"/>
          <w:rtl w:val="0"/>
        </w:rPr>
        <w:t xml:space="preserve">: Micropapillary (no microvascular core) and solid two of the worst subtypes.</w:t>
      </w:r>
    </w:p>
    <w:p w:rsidR="00000000" w:rsidDel="00000000" w:rsidP="00000000" w:rsidRDefault="00000000" w:rsidRPr="00000000" w14:paraId="0000009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Solid and micropapillary may benefit from chemo.</w:t>
      </w:r>
    </w:p>
    <w:p w:rsidR="00000000" w:rsidDel="00000000" w:rsidP="00000000" w:rsidRDefault="00000000" w:rsidRPr="00000000" w14:paraId="00000098">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If micropap AC  ≥ 5% and ≤  2cm then 67% LRR of those that relapse. Want ≥ 1 cm margin.</w:t>
      </w:r>
    </w:p>
    <w:p w:rsidR="00000000" w:rsidDel="00000000" w:rsidP="00000000" w:rsidRDefault="00000000" w:rsidRPr="00000000" w14:paraId="0000009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SqCC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p40. </w:t>
      </w:r>
      <w:r w:rsidDel="00000000" w:rsidR="00000000" w:rsidRPr="00000000">
        <w:rPr>
          <w:rFonts w:ascii="Times New Roman" w:cs="Times New Roman" w:eastAsia="Times New Roman" w:hAnsi="Times New Roman"/>
          <w:sz w:val="20"/>
          <w:szCs w:val="20"/>
          <w:rtl w:val="0"/>
        </w:rPr>
        <w:t xml:space="preserve">VDT ~100d. Well differentiated keratin pearls. EGFR 90% (compared to ~33% for AC). </w:t>
      </w:r>
    </w:p>
    <w:p w:rsidR="00000000" w:rsidDel="00000000" w:rsidP="00000000" w:rsidRDefault="00000000" w:rsidRPr="00000000" w14:paraId="0000009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Large cell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Giant </w:t>
      </w:r>
      <w:r w:rsidDel="00000000" w:rsidR="00000000" w:rsidRPr="00000000">
        <w:rPr>
          <w:rFonts w:ascii="Times New Roman" w:cs="Times New Roman" w:eastAsia="Times New Roman" w:hAnsi="Times New Roman"/>
          <w:b w:val="1"/>
          <w:sz w:val="20"/>
          <w:szCs w:val="20"/>
          <w:rtl w:val="0"/>
        </w:rPr>
        <w:t xml:space="preserve">cell</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behaves</w:t>
      </w:r>
      <w:r w:rsidDel="00000000" w:rsidR="00000000" w:rsidRPr="00000000">
        <w:rPr>
          <w:rFonts w:ascii="Times New Roman" w:cs="Times New Roman" w:eastAsia="Times New Roman" w:hAnsi="Times New Roman"/>
          <w:sz w:val="20"/>
          <w:szCs w:val="20"/>
          <w:rtl w:val="0"/>
        </w:rPr>
        <w:t xml:space="preserve"> like SCLC with high propensity for brain mets.</w:t>
      </w:r>
    </w:p>
    <w:p w:rsidR="00000000" w:rsidDel="00000000" w:rsidP="00000000" w:rsidRDefault="00000000" w:rsidRPr="00000000" w14:paraId="0000009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Clear cell.</w:t>
      </w:r>
    </w:p>
    <w:p w:rsidR="00000000" w:rsidDel="00000000" w:rsidP="00000000" w:rsidRDefault="00000000" w:rsidRPr="00000000" w14:paraId="0000009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SCLC</w:t>
      </w:r>
      <w:r w:rsidDel="00000000" w:rsidR="00000000" w:rsidRPr="00000000">
        <w:rPr>
          <w:rFonts w:ascii="Times New Roman" w:cs="Times New Roman" w:eastAsia="Times New Roman" w:hAnsi="Times New Roman"/>
          <w:sz w:val="20"/>
          <w:szCs w:val="20"/>
          <w:rtl w:val="0"/>
        </w:rPr>
        <w:t xml:space="preserve">: Limited stage ~1/3, Extensive stage ~2/3.</w:t>
      </w:r>
    </w:p>
    <w:p w:rsidR="00000000" w:rsidDel="00000000" w:rsidP="00000000" w:rsidRDefault="00000000" w:rsidRPr="00000000" w14:paraId="0000009E">
      <w:pPr>
        <w:spacing w:line="240" w:lineRule="auto"/>
        <w:ind w:left="1440" w:firstLine="0"/>
        <w:rPr>
          <w:sz w:val="20"/>
          <w:szCs w:val="20"/>
        </w:rPr>
      </w:pPr>
      <w:r w:rsidDel="00000000" w:rsidR="00000000" w:rsidRPr="00000000">
        <w:rPr>
          <w:rFonts w:ascii="Times New Roman" w:cs="Times New Roman" w:eastAsia="Times New Roman" w:hAnsi="Times New Roman"/>
          <w:sz w:val="20"/>
          <w:szCs w:val="20"/>
          <w:rtl w:val="0"/>
        </w:rPr>
        <w:t xml:space="preserve">LS-SCLC: one tolerable port. Controversial SVC, contralateral LAD, pleural effusion. </w:t>
        <w:br w:type="textWrapping"/>
      </w:r>
      <w:hyperlink r:id="rId48">
        <w:r w:rsidDel="00000000" w:rsidR="00000000" w:rsidRPr="00000000">
          <w:rPr>
            <w:rtl w:val="0"/>
          </w:rPr>
          <w:t xml:space="preserve">StatPearls: Lung Small Cell (Oat Cell)</w:t>
        </w:r>
      </w:hyperlink>
      <w:r w:rsidDel="00000000" w:rsidR="00000000" w:rsidRPr="00000000">
        <w:rPr>
          <w:rtl w:val="0"/>
        </w:rPr>
        <w:t xml:space="preserve"> </w:t>
      </w:r>
      <w:r w:rsidDel="00000000" w:rsidR="00000000" w:rsidRPr="00000000">
        <w:rPr>
          <w:i w:val="1"/>
          <w:rtl w:val="0"/>
        </w:rPr>
        <w:t xml:space="preserve">Last update: 2/14/2019.</w:t>
      </w:r>
      <w:r w:rsidDel="00000000" w:rsidR="00000000" w:rsidRPr="00000000">
        <w:rPr>
          <w:rtl w:val="0"/>
        </w:rPr>
      </w:r>
    </w:p>
    <w:p w:rsidR="00000000" w:rsidDel="00000000" w:rsidP="00000000" w:rsidRDefault="00000000" w:rsidRPr="00000000" w14:paraId="0000009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Neuroendocrine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CD56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chromogranin 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synaptophysin</w:t>
      </w:r>
      <w:r w:rsidDel="00000000" w:rsidR="00000000" w:rsidRPr="00000000">
        <w:rPr>
          <w:rFonts w:ascii="Times New Roman" w:cs="Times New Roman" w:eastAsia="Times New Roman" w:hAnsi="Times New Roman"/>
          <w:sz w:val="20"/>
          <w:szCs w:val="20"/>
          <w:rtl w:val="0"/>
        </w:rPr>
        <w:t xml:space="preserve">, TTF-1.</w:t>
      </w:r>
    </w:p>
    <w:p w:rsidR="00000000" w:rsidDel="00000000" w:rsidP="00000000" w:rsidRDefault="00000000" w:rsidRPr="00000000" w14:paraId="000000A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Carcinoid tumors</w:t>
      </w:r>
      <w:r w:rsidDel="00000000" w:rsidR="00000000" w:rsidRPr="00000000">
        <w:rPr>
          <w:rFonts w:ascii="Times New Roman" w:cs="Times New Roman" w:eastAsia="Times New Roman" w:hAnsi="Times New Roman"/>
          <w:sz w:val="20"/>
          <w:szCs w:val="20"/>
          <w:rtl w:val="0"/>
        </w:rPr>
        <w:t xml:space="preserve">: Rare, most commonly GIT. But, 25% are </w:t>
      </w:r>
      <w:r w:rsidDel="00000000" w:rsidR="00000000" w:rsidRPr="00000000">
        <w:rPr>
          <w:rtl w:val="0"/>
        </w:rPr>
        <w:t xml:space="preserve">in the lung</w:t>
      </w:r>
      <w:r w:rsidDel="00000000" w:rsidR="00000000" w:rsidRPr="00000000">
        <w:rPr>
          <w:rFonts w:ascii="Times New Roman" w:cs="Times New Roman" w:eastAsia="Times New Roman" w:hAnsi="Times New Roman"/>
          <w:sz w:val="20"/>
          <w:szCs w:val="20"/>
          <w:rtl w:val="0"/>
        </w:rPr>
        <w:t xml:space="preserve"> and usually endobronchial. Most are </w:t>
      </w:r>
      <w:r w:rsidDel="00000000" w:rsidR="00000000" w:rsidRPr="00000000">
        <w:rPr>
          <w:rFonts w:ascii="Times New Roman" w:cs="Times New Roman" w:eastAsia="Times New Roman" w:hAnsi="Times New Roman"/>
          <w:b w:val="1"/>
          <w:sz w:val="20"/>
          <w:szCs w:val="20"/>
          <w:rtl w:val="0"/>
        </w:rPr>
        <w:t xml:space="preserve">typical </w:t>
      </w:r>
      <w:r w:rsidDel="00000000" w:rsidR="00000000" w:rsidRPr="00000000">
        <w:rPr>
          <w:rFonts w:ascii="Times New Roman" w:cs="Times New Roman" w:eastAsia="Times New Roman" w:hAnsi="Times New Roman"/>
          <w:sz w:val="20"/>
          <w:szCs w:val="20"/>
          <w:rtl w:val="0"/>
        </w:rPr>
        <w:t xml:space="preserve">carcinoids, which rarely </w:t>
      </w:r>
      <w:r w:rsidDel="00000000" w:rsidR="00000000" w:rsidRPr="00000000">
        <w:rPr>
          <w:rtl w:val="0"/>
        </w:rPr>
        <w:t xml:space="preserve">metastasize</w:t>
      </w:r>
      <w:r w:rsidDel="00000000" w:rsidR="00000000" w:rsidRPr="00000000">
        <w:rPr>
          <w:rFonts w:ascii="Times New Roman" w:cs="Times New Roman" w:eastAsia="Times New Roman" w:hAnsi="Times New Roman"/>
          <w:sz w:val="20"/>
          <w:szCs w:val="20"/>
          <w:rtl w:val="0"/>
        </w:rPr>
        <w:t xml:space="preserve"> and are not associated with smoking. </w:t>
      </w:r>
      <w:r w:rsidDel="00000000" w:rsidR="00000000" w:rsidRPr="00000000">
        <w:rPr>
          <w:rFonts w:ascii="Times New Roman" w:cs="Times New Roman" w:eastAsia="Times New Roman" w:hAnsi="Times New Roman"/>
          <w:b w:val="1"/>
          <w:sz w:val="20"/>
          <w:szCs w:val="20"/>
          <w:rtl w:val="0"/>
        </w:rPr>
        <w:t xml:space="preserve">Atypical </w:t>
      </w:r>
      <w:r w:rsidDel="00000000" w:rsidR="00000000" w:rsidRPr="00000000">
        <w:rPr>
          <w:rFonts w:ascii="Times New Roman" w:cs="Times New Roman" w:eastAsia="Times New Roman" w:hAnsi="Times New Roman"/>
          <w:sz w:val="20"/>
          <w:szCs w:val="20"/>
          <w:rtl w:val="0"/>
        </w:rPr>
        <w:t xml:space="preserve">carcinoids are associated with smoking, tend to </w:t>
      </w:r>
      <w:r w:rsidDel="00000000" w:rsidR="00000000" w:rsidRPr="00000000">
        <w:rPr>
          <w:rtl w:val="0"/>
        </w:rPr>
        <w:t xml:space="preserve">metastasize </w:t>
      </w:r>
      <w:r w:rsidDel="00000000" w:rsidR="00000000" w:rsidRPr="00000000">
        <w:rPr>
          <w:rFonts w:ascii="Times New Roman" w:cs="Times New Roman" w:eastAsia="Times New Roman" w:hAnsi="Times New Roman"/>
          <w:sz w:val="20"/>
          <w:szCs w:val="20"/>
          <w:rtl w:val="0"/>
        </w:rPr>
        <w:t xml:space="preserve">and have a poorer prognosis. Only 10-15% have carcinoid syndrome, but up to 2/3 eventually develop symptoms.</w:t>
        <w:br w:type="textWrapping"/>
      </w:r>
      <w:hyperlink r:id="rId49">
        <w:r w:rsidDel="00000000" w:rsidR="00000000" w:rsidRPr="00000000">
          <w:rPr>
            <w:rtl w:val="0"/>
          </w:rPr>
          <w:t xml:space="preserve">StatPearls: Lung Carcinoid Tumors</w:t>
        </w:r>
      </w:hyperlink>
      <w:r w:rsidDel="00000000" w:rsidR="00000000" w:rsidRPr="00000000">
        <w:rPr>
          <w:rtl w:val="0"/>
        </w:rPr>
        <w:t xml:space="preserve"> </w:t>
      </w:r>
      <w:r w:rsidDel="00000000" w:rsidR="00000000" w:rsidRPr="00000000">
        <w:rPr>
          <w:i w:val="1"/>
          <w:rtl w:val="0"/>
        </w:rPr>
        <w:t xml:space="preserve">Last update: 11/12/2019.</w:t>
      </w:r>
    </w:p>
    <w:p w:rsidR="00000000" w:rsidDel="00000000" w:rsidP="00000000" w:rsidRDefault="00000000" w:rsidRPr="00000000" w14:paraId="000000A1">
      <w:pPr>
        <w:spacing w:line="240" w:lineRule="auto"/>
        <w:ind w:left="1440" w:firstLine="0"/>
        <w:rPr/>
      </w:pPr>
      <w:r w:rsidDel="00000000" w:rsidR="00000000" w:rsidRPr="00000000">
        <w:rPr>
          <w:rtl w:val="0"/>
        </w:rPr>
        <w:t xml:space="preserve">See the [</w:t>
      </w:r>
      <w:hyperlink r:id="rId50">
        <w:r w:rsidDel="00000000" w:rsidR="00000000" w:rsidRPr="00000000">
          <w:rPr>
            <w:rtl w:val="0"/>
          </w:rPr>
          <w:t xml:space="preserve">Neuroendocrine</w:t>
        </w:r>
      </w:hyperlink>
      <w:r w:rsidDel="00000000" w:rsidR="00000000" w:rsidRPr="00000000">
        <w:rPr>
          <w:rtl w:val="0"/>
        </w:rPr>
        <w:t xml:space="preserve">] section in the GI section for more.</w:t>
      </w:r>
    </w:p>
    <w:p w:rsidR="00000000" w:rsidDel="00000000" w:rsidP="00000000" w:rsidRDefault="00000000" w:rsidRPr="00000000" w14:paraId="000000A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Subtypes: Typical, atypical, large cell neuroendocrine.</w:t>
      </w:r>
    </w:p>
    <w:p w:rsidR="00000000" w:rsidDel="00000000" w:rsidP="00000000" w:rsidRDefault="00000000" w:rsidRPr="00000000" w14:paraId="000000A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Mediastinal nodal evaluation only if cN+. Octreotide scan if secreting. </w:t>
      </w:r>
    </w:p>
    <w:p w:rsidR="00000000" w:rsidDel="00000000" w:rsidP="00000000" w:rsidRDefault="00000000" w:rsidRPr="00000000" w14:paraId="000000A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observe if grade I, up to stage IIIA. </w:t>
      </w:r>
    </w:p>
    <w:p w:rsidR="00000000" w:rsidDel="00000000" w:rsidP="00000000" w:rsidRDefault="00000000" w:rsidRPr="00000000" w14:paraId="000000A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evidence for CCRT in unresectable for typical, add EPP for atypical.</w:t>
      </w:r>
    </w:p>
    <w:p w:rsidR="00000000" w:rsidDel="00000000" w:rsidP="00000000" w:rsidRDefault="00000000" w:rsidRPr="00000000" w14:paraId="000000A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90% for typical, 70% atypical.</w:t>
      </w:r>
    </w:p>
    <w:p w:rsidR="00000000" w:rsidDel="00000000" w:rsidP="00000000" w:rsidRDefault="00000000" w:rsidRPr="00000000" w14:paraId="000000A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Mesothelioma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WT-1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calretinin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CK5/6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D2-40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Not TTF-1 or CEA like adenocarcinoma.</w:t>
      </w:r>
      <w:r w:rsidDel="00000000" w:rsidR="00000000" w:rsidRPr="00000000">
        <w:rPr>
          <w:rtl w:val="0"/>
        </w:rPr>
      </w:r>
    </w:p>
    <w:p w:rsidR="00000000" w:rsidDel="00000000" w:rsidP="00000000" w:rsidRDefault="00000000" w:rsidRPr="00000000" w14:paraId="000000A8">
      <w:pPr>
        <w:spacing w:line="240" w:lineRule="auto"/>
        <w:ind w:left="1440" w:firstLine="0"/>
        <w:rPr/>
      </w:pPr>
      <w:hyperlink r:id="rId51">
        <w:r w:rsidDel="00000000" w:rsidR="00000000" w:rsidRPr="00000000">
          <w:rPr>
            <w:rtl w:val="0"/>
          </w:rPr>
          <w:t xml:space="preserve">StatPearls: Malignant Mesothelioma</w:t>
        </w:r>
      </w:hyperlink>
      <w:hyperlink r:id="rId52">
        <w:r w:rsidDel="00000000" w:rsidR="00000000" w:rsidRPr="00000000">
          <w:rPr>
            <w:b w:val="1"/>
            <w:rtl w:val="0"/>
          </w:rPr>
          <w:t xml:space="preserve"> </w:t>
        </w:r>
      </w:hyperlink>
      <w:r w:rsidDel="00000000" w:rsidR="00000000" w:rsidRPr="00000000">
        <w:rPr>
          <w:i w:val="1"/>
          <w:rtl w:val="0"/>
        </w:rPr>
        <w:t xml:space="preserve">Last upd</w:t>
      </w:r>
      <w:r w:rsidDel="00000000" w:rsidR="00000000" w:rsidRPr="00000000">
        <w:rPr>
          <w:i w:val="1"/>
          <w:rtl w:val="0"/>
        </w:rPr>
        <w:t xml:space="preserve">ate: 3/12/2019.</w:t>
      </w:r>
      <w:r w:rsidDel="00000000" w:rsidR="00000000" w:rsidRPr="00000000">
        <w:rPr>
          <w:rtl w:val="0"/>
        </w:rPr>
      </w:r>
    </w:p>
    <w:p w:rsidR="00000000" w:rsidDel="00000000" w:rsidP="00000000" w:rsidRDefault="00000000" w:rsidRPr="00000000" w14:paraId="000000A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Mutations</w:t>
      </w:r>
    </w:p>
    <w:p w:rsidR="00000000" w:rsidDel="00000000" w:rsidP="00000000" w:rsidRDefault="00000000" w:rsidRPr="00000000" w14:paraId="000000A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Targetable mutations in nearly 20%, vast majority in AC.</w:t>
      </w:r>
    </w:p>
    <w:p w:rsidR="00000000" w:rsidDel="00000000" w:rsidP="00000000" w:rsidRDefault="00000000" w:rsidRPr="00000000" w14:paraId="000000A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Molecular testing for EGFR, KRAS, ALK, ROS-1, BRAF, PD-L1. </w:t>
      </w:r>
    </w:p>
    <w:p w:rsidR="00000000" w:rsidDel="00000000" w:rsidP="00000000" w:rsidRDefault="00000000" w:rsidRPr="00000000" w14:paraId="000000A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Liquid biopsy for T790M mutations (EGFR TKI resistance).</w:t>
      </w:r>
    </w:p>
    <w:p w:rsidR="00000000" w:rsidDel="00000000" w:rsidP="00000000" w:rsidRDefault="00000000" w:rsidRPr="00000000" w14:paraId="000000A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Frequency</w:t>
      </w:r>
      <w:r w:rsidDel="00000000" w:rsidR="00000000" w:rsidRPr="00000000">
        <w:rPr>
          <w:rFonts w:ascii="Times New Roman" w:cs="Times New Roman" w:eastAsia="Times New Roman" w:hAnsi="Times New Roman"/>
          <w:sz w:val="20"/>
          <w:szCs w:val="20"/>
          <w:rtl w:val="0"/>
        </w:rPr>
        <w:t xml:space="preserve">: KRAS (20-25%) &gt; EGFR (15%) &gt; ALK (5%) &gt; ROS1(1-2%).</w:t>
      </w:r>
    </w:p>
    <w:p w:rsidR="00000000" w:rsidDel="00000000" w:rsidP="00000000" w:rsidRDefault="00000000" w:rsidRPr="00000000" w14:paraId="000000A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Prognosis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Gungsuh" w:cs="Gungsuh" w:eastAsia="Gungsuh" w:hAnsi="Gungsuh"/>
          <w:sz w:val="20"/>
          <w:szCs w:val="20"/>
          <w:rtl w:val="0"/>
        </w:rPr>
        <w:t xml:space="preserve">EGFR ≅ ALK &gt; KRAS &gt; Wild type. </w:t>
      </w:r>
    </w:p>
    <w:p w:rsidR="00000000" w:rsidDel="00000000" w:rsidP="00000000" w:rsidRDefault="00000000" w:rsidRPr="00000000" w14:paraId="000000A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KRAS </w:t>
      </w:r>
      <w:r w:rsidDel="00000000" w:rsidR="00000000" w:rsidRPr="00000000">
        <w:rPr>
          <w:rFonts w:ascii="Times New Roman" w:cs="Times New Roman" w:eastAsia="Times New Roman" w:hAnsi="Times New Roman"/>
          <w:sz w:val="20"/>
          <w:szCs w:val="20"/>
          <w:rtl w:val="0"/>
        </w:rPr>
        <w:t xml:space="preserve">(20-25%): Associated with lack of sensitivity for EGFR inhibitors.</w:t>
      </w:r>
    </w:p>
    <w:p w:rsidR="00000000" w:rsidDel="00000000" w:rsidP="00000000" w:rsidRDefault="00000000" w:rsidRPr="00000000" w14:paraId="000000B0">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tbl>
      <w:tblPr>
        <w:tblStyle w:val="Table4"/>
        <w:tblW w:w="10380.0" w:type="dxa"/>
        <w:jc w:val="left"/>
        <w:tblInd w:w="46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0"/>
        <w:tblGridChange w:id="0">
          <w:tblGrid>
            <w:gridCol w:w="10380"/>
          </w:tblGrid>
        </w:tblGridChange>
      </w:tblGrid>
      <w:tr>
        <w:tc>
          <w:tcPr>
            <w:shd w:fill="auto" w:val="clear"/>
            <w:tcMar>
              <w:top w:w="43.2" w:type="dxa"/>
              <w:left w:w="43.2" w:type="dxa"/>
              <w:bottom w:w="43.2" w:type="dxa"/>
              <w:right w:w="43.2"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of 4/19/2018, </w:t>
            </w:r>
            <w:r w:rsidDel="00000000" w:rsidR="00000000" w:rsidRPr="00000000">
              <w:rPr>
                <w:rFonts w:ascii="Times New Roman" w:cs="Times New Roman" w:eastAsia="Times New Roman" w:hAnsi="Times New Roman"/>
                <w:b w:val="1"/>
                <w:sz w:val="20"/>
                <w:szCs w:val="20"/>
                <w:rtl w:val="0"/>
              </w:rPr>
              <w:t xml:space="preserve">Osimertinib</w:t>
            </w:r>
            <w:r w:rsidDel="00000000" w:rsidR="00000000" w:rsidRPr="00000000">
              <w:rPr>
                <w:rFonts w:ascii="Times New Roman" w:cs="Times New Roman" w:eastAsia="Times New Roman" w:hAnsi="Times New Roman"/>
                <w:sz w:val="20"/>
                <w:szCs w:val="20"/>
                <w:rtl w:val="0"/>
              </w:rPr>
              <w:t xml:space="preserve"> FDA approved and </w:t>
            </w:r>
            <w:r w:rsidDel="00000000" w:rsidR="00000000" w:rsidRPr="00000000">
              <w:rPr>
                <w:rFonts w:ascii="Times New Roman" w:cs="Times New Roman" w:eastAsia="Times New Roman" w:hAnsi="Times New Roman"/>
                <w:b w:val="1"/>
                <w:sz w:val="20"/>
                <w:szCs w:val="20"/>
                <w:rtl w:val="0"/>
              </w:rPr>
              <w:t xml:space="preserve">now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NCCN first line preferred Cat 1 for EGFRm</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B2">
            <w:pPr>
              <w:numPr>
                <w:ilvl w:val="0"/>
                <w:numId w:val="5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Osimertinib </w:t>
            </w:r>
            <w:r w:rsidDel="00000000" w:rsidR="00000000" w:rsidRPr="00000000">
              <w:rPr>
                <w:rtl w:val="0"/>
              </w:rPr>
              <w:t xml:space="preserve">has the best</w:t>
            </w:r>
            <w:r w:rsidDel="00000000" w:rsidR="00000000" w:rsidRPr="00000000">
              <w:rPr>
                <w:rFonts w:ascii="Times New Roman" w:cs="Times New Roman" w:eastAsia="Times New Roman" w:hAnsi="Times New Roman"/>
                <w:sz w:val="20"/>
                <w:szCs w:val="20"/>
                <w:rtl w:val="0"/>
              </w:rPr>
              <w:t xml:space="preserve"> penetration </w:t>
            </w:r>
            <w:r w:rsidDel="00000000" w:rsidR="00000000" w:rsidRPr="00000000">
              <w:rPr>
                <w:rtl w:val="0"/>
              </w:rPr>
              <w:t xml:space="preserve">into the brain</w:t>
            </w:r>
            <w:r w:rsidDel="00000000" w:rsidR="00000000" w:rsidRPr="00000000">
              <w:rPr>
                <w:rFonts w:ascii="Times New Roman" w:cs="Times New Roman" w:eastAsia="Times New Roman" w:hAnsi="Times New Roman"/>
                <w:sz w:val="20"/>
                <w:szCs w:val="20"/>
                <w:rtl w:val="0"/>
              </w:rPr>
              <w:t xml:space="preserve">, though appears to be best if rec'd prior RT within 6 mo.</w:t>
            </w:r>
          </w:p>
          <w:p w:rsidR="00000000" w:rsidDel="00000000" w:rsidP="00000000" w:rsidRDefault="00000000" w:rsidRPr="00000000" w14:paraId="000000B3">
            <w:pPr>
              <w:numPr>
                <w:ilvl w:val="0"/>
                <w:numId w:val="58"/>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3">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Osimertinib has more intracranial activity and lower rates of intracranial progression than other EGFR-TKIs such as gefitinib and erlotinib.</w:t>
            </w:r>
          </w:p>
        </w:tc>
      </w:tr>
    </w:tbl>
    <w:p w:rsidR="00000000" w:rsidDel="00000000" w:rsidP="00000000" w:rsidRDefault="00000000" w:rsidRPr="00000000" w14:paraId="000000B4">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EGFR </w:t>
      </w:r>
      <w:r w:rsidDel="00000000" w:rsidR="00000000" w:rsidRPr="00000000">
        <w:rPr>
          <w:rFonts w:ascii="Times New Roman" w:cs="Times New Roman" w:eastAsia="Times New Roman" w:hAnsi="Times New Roman"/>
          <w:sz w:val="20"/>
          <w:szCs w:val="20"/>
          <w:rtl w:val="0"/>
        </w:rPr>
        <w:t xml:space="preserve">(10-15%): </w:t>
      </w:r>
      <w:r w:rsidDel="00000000" w:rsidR="00000000" w:rsidRPr="00000000">
        <w:rPr>
          <w:rFonts w:ascii="Cardo" w:cs="Cardo" w:eastAsia="Cardo" w:hAnsi="Cardo"/>
          <w:b w:val="1"/>
          <w:sz w:val="20"/>
          <w:szCs w:val="20"/>
          <w:rtl w:val="0"/>
        </w:rPr>
        <w:t xml:space="preserve">Erlotinib/Gefitinib→ Afatinib/Dacomitinib→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osimertinib</w:t>
      </w:r>
      <w:r w:rsidDel="00000000" w:rsidR="00000000" w:rsidRPr="00000000">
        <w:rPr>
          <w:rFonts w:ascii="Times New Roman" w:cs="Times New Roman" w:eastAsia="Times New Roman" w:hAnsi="Times New Roman"/>
          <w:sz w:val="20"/>
          <w:szCs w:val="20"/>
          <w:rtl w:val="0"/>
        </w:rPr>
        <w:t xml:space="preserve"> (if T790M) before non-targeted tx.</w:t>
      </w:r>
    </w:p>
    <w:p w:rsidR="00000000" w:rsidDel="00000000" w:rsidP="00000000" w:rsidRDefault="00000000" w:rsidRPr="00000000" w14:paraId="000000B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EGFR 90% exon 19/21. Exon 19 best px. Exon 21 L858R missense mutation. </w:t>
      </w:r>
    </w:p>
    <w:p w:rsidR="00000000" w:rsidDel="00000000" w:rsidP="00000000" w:rsidRDefault="00000000" w:rsidRPr="00000000" w14:paraId="000000B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Exon 20 = T790M </w:t>
      </w:r>
      <w:r w:rsidDel="00000000" w:rsidR="00000000" w:rsidRPr="00000000">
        <w:rPr>
          <w:rFonts w:ascii="Times New Roman" w:cs="Times New Roman" w:eastAsia="Times New Roman" w:hAnsi="Times New Roman"/>
          <w:sz w:val="20"/>
          <w:szCs w:val="20"/>
          <w:rtl w:val="0"/>
        </w:rPr>
        <w:t xml:space="preserve">(Osimertinib).</w:t>
      </w:r>
    </w:p>
    <w:p w:rsidR="00000000" w:rsidDel="00000000" w:rsidP="00000000" w:rsidRDefault="00000000" w:rsidRPr="00000000" w14:paraId="000000B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pts progress </w:t>
      </w:r>
      <w:r w:rsidDel="00000000" w:rsidR="00000000" w:rsidRPr="00000000">
        <w:rPr>
          <w:rtl w:val="0"/>
        </w:rPr>
        <w:t xml:space="preserve">within the first</w:t>
      </w:r>
      <w:r w:rsidDel="00000000" w:rsidR="00000000" w:rsidRPr="00000000">
        <w:rPr>
          <w:rFonts w:ascii="Times New Roman" w:cs="Times New Roman" w:eastAsia="Times New Roman" w:hAnsi="Times New Roman"/>
          <w:sz w:val="20"/>
          <w:szCs w:val="20"/>
          <w:rtl w:val="0"/>
        </w:rPr>
        <w:t xml:space="preserve"> 2y. Of those, 50% are T790M mutations (rociletinib, osimertinib). They are 10x more likely to develop T790M than progress to SCLC (6%).</w:t>
      </w:r>
    </w:p>
    <w:p w:rsidR="00000000" w:rsidDel="00000000" w:rsidP="00000000" w:rsidRDefault="00000000" w:rsidRPr="00000000" w14:paraId="000000B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Erlotinib→ gefitinib, afatinib→ osimertinib (if T790M) before non-targeted therapy.</w:t>
      </w:r>
    </w:p>
    <w:p w:rsidR="00000000" w:rsidDel="00000000" w:rsidP="00000000" w:rsidRDefault="00000000" w:rsidRPr="00000000" w14:paraId="000000B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Alk </w:t>
      </w:r>
      <w:r w:rsidDel="00000000" w:rsidR="00000000" w:rsidRPr="00000000">
        <w:rPr>
          <w:rFonts w:ascii="Times New Roman" w:cs="Times New Roman" w:eastAsia="Times New Roman" w:hAnsi="Times New Roman"/>
          <w:sz w:val="20"/>
          <w:szCs w:val="20"/>
          <w:rtl w:val="0"/>
        </w:rPr>
        <w:t xml:space="preserve">(2-7%): </w:t>
      </w:r>
      <w:r w:rsidDel="00000000" w:rsidR="00000000" w:rsidRPr="00000000">
        <w:rPr>
          <w:b w:val="1"/>
          <w:rtl w:val="0"/>
        </w:rPr>
        <w:t xml:space="preserve">Crizotinib</w:t>
      </w:r>
      <w:r w:rsidDel="00000000" w:rsidR="00000000" w:rsidRPr="00000000">
        <w:rPr>
          <w:rFonts w:ascii="Cardo" w:cs="Cardo" w:eastAsia="Cardo" w:hAnsi="Cardo"/>
          <w:rtl w:val="0"/>
        </w:rPr>
        <w:t xml:space="preserve">→ </w:t>
      </w:r>
      <w:r w:rsidDel="00000000" w:rsidR="00000000" w:rsidRPr="00000000">
        <w:rPr>
          <w:b w:val="1"/>
          <w:rtl w:val="0"/>
        </w:rPr>
        <w:t xml:space="preserve">ceritinib, </w:t>
      </w:r>
      <w:r w:rsidDel="00000000" w:rsidR="00000000" w:rsidRPr="00000000">
        <w:rPr>
          <w:b w:val="1"/>
          <w:u w:val="single"/>
          <w:rtl w:val="0"/>
        </w:rPr>
        <w:t xml:space="preserve">alectinib</w:t>
      </w:r>
      <w:r w:rsidDel="00000000" w:rsidR="00000000" w:rsidRPr="00000000">
        <w:rPr>
          <w:b w:val="1"/>
          <w:rtl w:val="0"/>
        </w:rPr>
        <w:t xml:space="preserve">, </w:t>
      </w:r>
      <w:r w:rsidDel="00000000" w:rsidR="00000000" w:rsidRPr="00000000">
        <w:rPr>
          <w:b w:val="1"/>
          <w:u w:val="single"/>
          <w:rtl w:val="0"/>
        </w:rPr>
        <w:t xml:space="preserve">brigatinib</w:t>
      </w:r>
      <w:r w:rsidDel="00000000" w:rsidR="00000000" w:rsidRPr="00000000">
        <w:rPr>
          <w:rtl w:val="0"/>
        </w:rPr>
        <w:t xml:space="preserve"> or before non-targeted tx.</w:t>
      </w:r>
      <w:r w:rsidDel="00000000" w:rsidR="00000000" w:rsidRPr="00000000">
        <w:rPr>
          <w:rtl w:val="0"/>
        </w:rPr>
      </w:r>
    </w:p>
    <w:p w:rsidR="00000000" w:rsidDel="00000000" w:rsidP="00000000" w:rsidRDefault="00000000" w:rsidRPr="00000000" w14:paraId="000000B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present w brain mets, and &gt;50% will develop brain mets.</w:t>
      </w:r>
    </w:p>
    <w:p w:rsidR="00000000" w:rsidDel="00000000" w:rsidP="00000000" w:rsidRDefault="00000000" w:rsidRPr="00000000" w14:paraId="000000B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progression on first generation (crizotinib), no bx necessary and switch to second generation.</w:t>
      </w:r>
    </w:p>
    <w:p w:rsidR="00000000" w:rsidDel="00000000" w:rsidP="00000000" w:rsidRDefault="00000000" w:rsidRPr="00000000" w14:paraId="000000B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progression on second generation, recommend bx to look for </w:t>
      </w:r>
      <w:r w:rsidDel="00000000" w:rsidR="00000000" w:rsidRPr="00000000">
        <w:rPr>
          <w:rFonts w:ascii="Times New Roman" w:cs="Times New Roman" w:eastAsia="Times New Roman" w:hAnsi="Times New Roman"/>
          <w:b w:val="1"/>
          <w:sz w:val="20"/>
          <w:szCs w:val="20"/>
          <w:rtl w:val="0"/>
        </w:rPr>
        <w:t xml:space="preserve">G1202R</w:t>
      </w:r>
      <w:r w:rsidDel="00000000" w:rsidR="00000000" w:rsidRPr="00000000">
        <w:rPr>
          <w:rFonts w:ascii="Times New Roman" w:cs="Times New Roman" w:eastAsia="Times New Roman" w:hAnsi="Times New Roman"/>
          <w:sz w:val="20"/>
          <w:szCs w:val="20"/>
          <w:rtl w:val="0"/>
        </w:rPr>
        <w:t xml:space="preserve"> mutation.</w:t>
      </w:r>
    </w:p>
    <w:p w:rsidR="00000000" w:rsidDel="00000000" w:rsidP="00000000" w:rsidRDefault="00000000" w:rsidRPr="00000000" w14:paraId="000000B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Alk typically 5%, but subset for invasive, solid, micropapillary, acinar, minimally invasive from 15% down to 2.5% for minimally invasive. Then pap predominant, lepidocrocite, ACIS ≤ 2%.</w:t>
      </w:r>
    </w:p>
    <w:p w:rsidR="00000000" w:rsidDel="00000000" w:rsidP="00000000" w:rsidRDefault="00000000" w:rsidRPr="00000000" w14:paraId="000000B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Alectinib</w:t>
      </w:r>
      <w:r w:rsidDel="00000000" w:rsidR="00000000" w:rsidRPr="00000000">
        <w:rPr>
          <w:rFonts w:ascii="Times New Roman" w:cs="Times New Roman" w:eastAsia="Times New Roman" w:hAnsi="Times New Roman"/>
          <w:sz w:val="20"/>
          <w:szCs w:val="20"/>
          <w:rtl w:val="0"/>
        </w:rPr>
        <w:t xml:space="preserve">: 25% CR in </w:t>
      </w:r>
      <w:r w:rsidDel="00000000" w:rsidR="00000000" w:rsidRPr="00000000">
        <w:rPr>
          <w:rFonts w:ascii="Times New Roman" w:cs="Times New Roman" w:eastAsia="Times New Roman" w:hAnsi="Times New Roman"/>
          <w:b w:val="1"/>
          <w:sz w:val="20"/>
          <w:szCs w:val="20"/>
          <w:rtl w:val="0"/>
        </w:rPr>
        <w:t xml:space="preserve">CNS</w:t>
      </w:r>
      <w:r w:rsidDel="00000000" w:rsidR="00000000" w:rsidRPr="00000000">
        <w:rPr>
          <w:rFonts w:ascii="Times New Roman" w:cs="Times New Roman" w:eastAsia="Times New Roman" w:hAnsi="Times New Roman"/>
          <w:sz w:val="20"/>
          <w:szCs w:val="20"/>
          <w:rtl w:val="0"/>
        </w:rPr>
        <w:t xml:space="preserve">, 50% PR in CNS, 25% SD in CNS. </w:t>
      </w:r>
      <w:r w:rsidDel="00000000" w:rsidR="00000000" w:rsidRPr="00000000">
        <w:rPr>
          <w:rFonts w:ascii="Times New Roman" w:cs="Times New Roman" w:eastAsia="Times New Roman" w:hAnsi="Times New Roman"/>
          <w:b w:val="1"/>
          <w:sz w:val="20"/>
          <w:szCs w:val="20"/>
          <w:rtl w:val="0"/>
        </w:rPr>
        <w:t xml:space="preserve">Now first line! </w:t>
      </w:r>
      <w:hyperlink r:id="rId54">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tl w:val="0"/>
        </w:rPr>
      </w:r>
    </w:p>
    <w:p w:rsidR="00000000" w:rsidDel="00000000" w:rsidP="00000000" w:rsidRDefault="00000000" w:rsidRPr="00000000" w14:paraId="000000C0">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CNS control 80-85% in Alk-naive, 65% in Alk-pretreated. </w:t>
      </w:r>
    </w:p>
    <w:p w:rsidR="00000000" w:rsidDel="00000000" w:rsidP="00000000" w:rsidRDefault="00000000" w:rsidRPr="00000000" w14:paraId="000000C1">
      <w:pPr>
        <w:numPr>
          <w:ilvl w:val="2"/>
          <w:numId w:val="25"/>
        </w:numPr>
        <w:spacing w:line="240" w:lineRule="auto"/>
        <w:ind w:left="2160" w:hanging="360"/>
      </w:pPr>
      <w:r w:rsidDel="00000000" w:rsidR="00000000" w:rsidRPr="00000000">
        <w:rPr>
          <w:b w:val="1"/>
          <w:rtl w:val="0"/>
        </w:rPr>
        <w:t xml:space="preserve">Lorlatinib</w:t>
      </w:r>
      <w:r w:rsidDel="00000000" w:rsidR="00000000" w:rsidRPr="00000000">
        <w:rPr>
          <w:rtl w:val="0"/>
        </w:rPr>
        <w:t xml:space="preserve"> (ALK/ROS) overcomes </w:t>
      </w:r>
      <w:r w:rsidDel="00000000" w:rsidR="00000000" w:rsidRPr="00000000">
        <w:rPr>
          <w:b w:val="1"/>
          <w:rtl w:val="0"/>
        </w:rPr>
        <w:t xml:space="preserve">G1202R</w:t>
      </w:r>
      <w:r w:rsidDel="00000000" w:rsidR="00000000" w:rsidRPr="00000000">
        <w:rPr>
          <w:rtl w:val="0"/>
        </w:rPr>
        <w:t xml:space="preserve"> mutation. It is selectively brain-penetrant.</w:t>
      </w:r>
    </w:p>
    <w:p w:rsidR="00000000" w:rsidDel="00000000" w:rsidP="00000000" w:rsidRDefault="00000000" w:rsidRPr="00000000" w14:paraId="000000C2">
      <w:pPr>
        <w:spacing w:line="240" w:lineRule="auto"/>
        <w:ind w:left="1440" w:firstLine="0"/>
        <w:rPr/>
      </w:pPr>
      <w:r w:rsidDel="00000000" w:rsidR="00000000" w:rsidRPr="00000000">
        <w:rPr>
          <w:rtl w:val="0"/>
        </w:rPr>
        <w:t xml:space="preserve">Approved in Nov 2018 for second/third line treatment.</w:t>
      </w:r>
    </w:p>
    <w:p w:rsidR="00000000" w:rsidDel="00000000" w:rsidP="00000000" w:rsidRDefault="00000000" w:rsidRPr="00000000" w14:paraId="000000C3">
      <w:pPr>
        <w:numPr>
          <w:ilvl w:val="3"/>
          <w:numId w:val="25"/>
        </w:numPr>
        <w:spacing w:line="240" w:lineRule="auto"/>
        <w:ind w:left="2880" w:hanging="360"/>
      </w:pPr>
      <w:r w:rsidDel="00000000" w:rsidR="00000000" w:rsidRPr="00000000">
        <w:rPr>
          <w:rtl w:val="0"/>
        </w:rPr>
        <w:t xml:space="preserve">Phase 1 trial promising [</w:t>
      </w:r>
      <w:hyperlink r:id="rId55">
        <w:r w:rsidDel="00000000" w:rsidR="00000000" w:rsidRPr="00000000">
          <w:rPr>
            <w:rtl w:val="0"/>
          </w:rPr>
          <w:t xml:space="preserve">Shaw Lanc Onc '17</w:t>
        </w:r>
      </w:hyperlink>
      <w:r w:rsidDel="00000000" w:rsidR="00000000" w:rsidRPr="00000000">
        <w:rPr>
          <w:rtl w:val="0"/>
        </w:rPr>
        <w:t xml:space="preserve">], waiting phase III </w:t>
      </w:r>
      <w:hyperlink r:id="rId56">
        <w:r w:rsidDel="00000000" w:rsidR="00000000" w:rsidRPr="00000000">
          <w:rPr>
            <w:rtl w:val="0"/>
          </w:rPr>
          <w:t xml:space="preserve">NCT03052608</w:t>
        </w:r>
      </w:hyperlink>
      <w:r w:rsidDel="00000000" w:rsidR="00000000" w:rsidRPr="00000000">
        <w:rPr>
          <w:rtl w:val="0"/>
        </w:rPr>
        <w:t xml:space="preserve"> to demonstrate superiority over alectinib.</w:t>
      </w:r>
      <w:r w:rsidDel="00000000" w:rsidR="00000000" w:rsidRPr="00000000">
        <w:rPr>
          <w:rtl w:val="0"/>
        </w:rPr>
      </w:r>
    </w:p>
    <w:p w:rsidR="00000000" w:rsidDel="00000000" w:rsidP="00000000" w:rsidRDefault="00000000" w:rsidRPr="00000000" w14:paraId="000000C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ROS1 </w:t>
      </w:r>
      <w:r w:rsidDel="00000000" w:rsidR="00000000" w:rsidRPr="00000000">
        <w:rPr>
          <w:rFonts w:ascii="Times New Roman" w:cs="Times New Roman" w:eastAsia="Times New Roman" w:hAnsi="Times New Roman"/>
          <w:sz w:val="20"/>
          <w:szCs w:val="20"/>
          <w:rtl w:val="0"/>
        </w:rPr>
        <w:t xml:space="preserve">(1-2%): </w:t>
      </w:r>
      <w:r w:rsidDel="00000000" w:rsidR="00000000" w:rsidRPr="00000000">
        <w:rPr>
          <w:rFonts w:ascii="Times New Roman" w:cs="Times New Roman" w:eastAsia="Times New Roman" w:hAnsi="Times New Roman"/>
          <w:b w:val="1"/>
          <w:sz w:val="20"/>
          <w:szCs w:val="20"/>
          <w:rtl w:val="0"/>
        </w:rPr>
        <w:t xml:space="preserve">crizotinib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ceritinib</w:t>
      </w:r>
      <w:r w:rsidDel="00000000" w:rsidR="00000000" w:rsidRPr="00000000">
        <w:rPr>
          <w:rFonts w:ascii="Times New Roman" w:cs="Times New Roman" w:eastAsia="Times New Roman" w:hAnsi="Times New Roman"/>
          <w:sz w:val="20"/>
          <w:szCs w:val="20"/>
          <w:rtl w:val="0"/>
        </w:rPr>
        <w:t xml:space="preserve"> second line</w:t>
      </w:r>
    </w:p>
    <w:p w:rsidR="00000000" w:rsidDel="00000000" w:rsidP="00000000" w:rsidRDefault="00000000" w:rsidRPr="00000000" w14:paraId="000000C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 </w:t>
      </w:r>
      <w:r w:rsidDel="00000000" w:rsidR="00000000" w:rsidRPr="00000000">
        <w:rPr>
          <w:sz w:val="20"/>
          <w:szCs w:val="20"/>
          <w:rtl w:val="0"/>
        </w:rPr>
        <w:t xml:space="preserve">(3-4%)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testing is now</w:t>
      </w:r>
      <w:r w:rsidDel="00000000" w:rsidR="00000000" w:rsidRPr="00000000">
        <w:rPr>
          <w:rFonts w:ascii="Times New Roman" w:cs="Times New Roman" w:eastAsia="Times New Roman" w:hAnsi="Times New Roman"/>
          <w:sz w:val="20"/>
          <w:szCs w:val="20"/>
          <w:rtl w:val="0"/>
        </w:rPr>
        <w:t xml:space="preserve"> recommended. Crizotinib.</w:t>
      </w:r>
    </w:p>
    <w:p w:rsidR="00000000" w:rsidDel="00000000" w:rsidP="00000000" w:rsidRDefault="00000000" w:rsidRPr="00000000" w14:paraId="000000C6">
      <w:pPr>
        <w:numPr>
          <w:ilvl w:val="2"/>
          <w:numId w:val="25"/>
        </w:numPr>
        <w:spacing w:line="240" w:lineRule="auto"/>
        <w:ind w:left="2160" w:hanging="360"/>
        <w:rPr>
          <w:u w:val="none"/>
        </w:rPr>
      </w:pPr>
      <w:r w:rsidDel="00000000" w:rsidR="00000000" w:rsidRPr="00000000">
        <w:rPr>
          <w:b w:val="1"/>
          <w:rtl w:val="0"/>
        </w:rPr>
        <w:t xml:space="preserve">VISION</w:t>
      </w:r>
      <w:r w:rsidDel="00000000" w:rsidR="00000000" w:rsidRPr="00000000">
        <w:rPr>
          <w:rtl w:val="0"/>
        </w:rPr>
        <w:t xml:space="preserve"> [</w:t>
      </w:r>
      <w:hyperlink r:id="rId57">
        <w:r w:rsidDel="00000000" w:rsidR="00000000" w:rsidRPr="00000000">
          <w:rPr>
            <w:rtl w:val="0"/>
          </w:rPr>
          <w:t xml:space="preserve">Paik NEJM '20</w:t>
        </w:r>
      </w:hyperlink>
      <w:r w:rsidDel="00000000" w:rsidR="00000000" w:rsidRPr="00000000">
        <w:rPr>
          <w:rtl w:val="0"/>
        </w:rPr>
        <w:t xml:space="preserve">]: Phase II. </w:t>
      </w:r>
      <w:r w:rsidDel="00000000" w:rsidR="00000000" w:rsidRPr="00000000">
        <w:rPr>
          <w:b w:val="1"/>
          <w:rtl w:val="0"/>
        </w:rPr>
        <w:t xml:space="preserve">Tepotinib</w:t>
      </w:r>
      <w:r w:rsidDel="00000000" w:rsidR="00000000" w:rsidRPr="00000000">
        <w:rPr>
          <w:rtl w:val="0"/>
        </w:rPr>
        <w:t xml:space="preserve">. </w:t>
      </w:r>
    </w:p>
    <w:p w:rsidR="00000000" w:rsidDel="00000000" w:rsidP="00000000" w:rsidRDefault="00000000" w:rsidRPr="00000000" w14:paraId="000000C7">
      <w:pPr>
        <w:spacing w:line="240" w:lineRule="auto"/>
        <w:ind w:left="2160" w:firstLine="0"/>
        <w:rPr/>
      </w:pPr>
      <w:r w:rsidDel="00000000" w:rsidR="00000000" w:rsidRPr="00000000">
        <w:rPr>
          <w:rtl w:val="0"/>
        </w:rPr>
        <w:t xml:space="preserve">TBL </w:t>
      </w:r>
      <w:hyperlink r:id="rId58">
        <w:r w:rsidDel="00000000" w:rsidR="00000000" w:rsidRPr="00000000">
          <w:rPr>
            <w:vertAlign w:val="superscript"/>
            <w:rtl w:val="0"/>
          </w:rPr>
          <w:t xml:space="preserve">QS</w:t>
        </w:r>
      </w:hyperlink>
      <w:r w:rsidDel="00000000" w:rsidR="00000000" w:rsidRPr="00000000">
        <w:rPr>
          <w:rtl w:val="0"/>
        </w:rPr>
        <w:t xml:space="preserve">: Almost </w:t>
      </w:r>
      <w:r w:rsidDel="00000000" w:rsidR="00000000" w:rsidRPr="00000000">
        <w:rPr>
          <w:rtl w:val="0"/>
        </w:rPr>
        <w:t xml:space="preserve">half achieved a response by RECIST criteria and two-thirds a deep (14%) or complete (53%) molecular response to the highly-selective MET-inhibitor tepotinib.</w:t>
      </w:r>
    </w:p>
    <w:p w:rsidR="00000000" w:rsidDel="00000000" w:rsidP="00000000" w:rsidRDefault="00000000" w:rsidRPr="00000000" w14:paraId="000000C8">
      <w:pPr>
        <w:numPr>
          <w:ilvl w:val="3"/>
          <w:numId w:val="25"/>
        </w:numPr>
        <w:spacing w:line="240" w:lineRule="auto"/>
        <w:ind w:left="2880" w:hanging="360"/>
        <w:rPr>
          <w:u w:val="none"/>
        </w:rPr>
      </w:pPr>
      <w:r w:rsidDel="00000000" w:rsidR="00000000" w:rsidRPr="00000000">
        <w:rPr>
          <w:rtl w:val="0"/>
        </w:rPr>
        <w:t xml:space="preserve">99 patients. Advanced or metastatic NSCLC. Confirmed MET exon 14 skipping mutation.</w:t>
      </w:r>
    </w:p>
    <w:p w:rsidR="00000000" w:rsidDel="00000000" w:rsidP="00000000" w:rsidRDefault="00000000" w:rsidRPr="00000000" w14:paraId="000000C9">
      <w:pPr>
        <w:numPr>
          <w:ilvl w:val="3"/>
          <w:numId w:val="25"/>
        </w:numPr>
        <w:spacing w:line="240" w:lineRule="auto"/>
        <w:ind w:left="2880" w:hanging="360"/>
        <w:rPr>
          <w:u w:val="none"/>
        </w:rPr>
      </w:pPr>
      <w:r w:rsidDel="00000000" w:rsidR="00000000" w:rsidRPr="00000000">
        <w:rPr>
          <w:rtl w:val="0"/>
        </w:rPr>
        <w:t xml:space="preserve">ORR 46% with median DOR 11 mo in the combined-biopsy group.</w:t>
      </w:r>
    </w:p>
    <w:p w:rsidR="00000000" w:rsidDel="00000000" w:rsidP="00000000" w:rsidRDefault="00000000" w:rsidRPr="00000000" w14:paraId="000000CA">
      <w:pPr>
        <w:numPr>
          <w:ilvl w:val="3"/>
          <w:numId w:val="25"/>
        </w:numPr>
        <w:spacing w:line="240" w:lineRule="auto"/>
        <w:ind w:left="2880" w:hanging="360"/>
        <w:rPr>
          <w:u w:val="none"/>
        </w:rPr>
      </w:pPr>
      <w:r w:rsidDel="00000000" w:rsidR="00000000" w:rsidRPr="00000000">
        <w:rPr>
          <w:rtl w:val="0"/>
        </w:rPr>
        <w:t xml:space="preserve">ORR 48% in liquid-biopsy group (n=66) and ORR 50% in the tissue-biopsy group (n=60). Only 27 patients had positive results according to both methods.</w:t>
      </w:r>
    </w:p>
    <w:p w:rsidR="00000000" w:rsidDel="00000000" w:rsidP="00000000" w:rsidRDefault="00000000" w:rsidRPr="00000000" w14:paraId="000000CB">
      <w:pPr>
        <w:numPr>
          <w:ilvl w:val="3"/>
          <w:numId w:val="25"/>
        </w:numPr>
        <w:spacing w:line="240" w:lineRule="auto"/>
        <w:ind w:left="2880" w:hanging="360"/>
        <w:rPr>
          <w:u w:val="none"/>
        </w:rPr>
      </w:pPr>
      <w:r w:rsidDel="00000000" w:rsidR="00000000" w:rsidRPr="00000000">
        <w:rPr>
          <w:rtl w:val="0"/>
        </w:rPr>
        <w:t xml:space="preserve">ORR was 56% regardless of previous therapy received for advanced or metastatic disease.</w:t>
      </w:r>
    </w:p>
    <w:p w:rsidR="00000000" w:rsidDel="00000000" w:rsidP="00000000" w:rsidRDefault="00000000" w:rsidRPr="00000000" w14:paraId="000000CC">
      <w:pPr>
        <w:numPr>
          <w:ilvl w:val="3"/>
          <w:numId w:val="25"/>
        </w:numPr>
        <w:spacing w:line="240" w:lineRule="auto"/>
        <w:ind w:left="2880" w:hanging="360"/>
        <w:rPr>
          <w:u w:val="none"/>
        </w:rPr>
      </w:pPr>
      <w:r w:rsidDel="00000000" w:rsidR="00000000" w:rsidRPr="00000000">
        <w:rPr>
          <w:rtl w:val="0"/>
        </w:rPr>
        <w:t xml:space="preserve">Molecular response as measured by circulating free DNA was observed in 67% of patients with matched liquid-biopsy samples at baseline and during treatment.</w:t>
      </w:r>
    </w:p>
    <w:p w:rsidR="00000000" w:rsidDel="00000000" w:rsidP="00000000" w:rsidRDefault="00000000" w:rsidRPr="00000000" w14:paraId="000000CD">
      <w:pPr>
        <w:numPr>
          <w:ilvl w:val="3"/>
          <w:numId w:val="25"/>
        </w:numPr>
        <w:spacing w:line="240" w:lineRule="auto"/>
        <w:ind w:left="2880" w:hanging="360"/>
        <w:rPr>
          <w:u w:val="none"/>
        </w:rPr>
      </w:pPr>
      <w:r w:rsidDel="00000000" w:rsidR="00000000" w:rsidRPr="00000000">
        <w:rPr>
          <w:rtl w:val="0"/>
        </w:rPr>
        <w:t xml:space="preserve">G3+ AE 28%, including peripheral edema in 7%. AE leading to permanent discontinuation in 11%. </w:t>
      </w:r>
    </w:p>
    <w:p w:rsidR="00000000" w:rsidDel="00000000" w:rsidP="00000000" w:rsidRDefault="00000000" w:rsidRPr="00000000" w14:paraId="000000CE">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59">
              <w:r w:rsidDel="00000000" w:rsidR="00000000" w:rsidRPr="00000000">
                <w:rPr>
                  <w:rFonts w:ascii="Times New Roman" w:cs="Times New Roman" w:eastAsia="Times New Roman" w:hAnsi="Times New Roman"/>
                  <w:b w:val="1"/>
                  <w:sz w:val="20"/>
                  <w:szCs w:val="20"/>
                  <w:rtl w:val="0"/>
                </w:rPr>
                <w:t xml:space="preserve">The role of CT screening for Lung Cancer in clinical practice</w:t>
              </w:r>
            </w:hyperlink>
            <w:r w:rsidDel="00000000" w:rsidR="00000000" w:rsidRPr="00000000">
              <w:rPr>
                <w:rFonts w:ascii="Times New Roman" w:cs="Times New Roman" w:eastAsia="Times New Roman" w:hAnsi="Times New Roman"/>
                <w:i w:val="1"/>
                <w:sz w:val="20"/>
                <w:szCs w:val="20"/>
                <w:rtl w:val="0"/>
              </w:rPr>
              <w:t xml:space="preserve"> June 13, 2012</w:t>
            </w:r>
          </w:p>
          <w:p w:rsidR="00000000" w:rsidDel="00000000" w:rsidP="00000000" w:rsidRDefault="00000000" w:rsidRPr="00000000" w14:paraId="000000D0">
            <w:pPr>
              <w:numPr>
                <w:ilvl w:val="0"/>
                <w:numId w:val="4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NLST lung cancer mortality RR 0.80, all-cause mortality RR 0.93. </w:t>
            </w:r>
          </w:p>
          <w:p w:rsidR="00000000" w:rsidDel="00000000" w:rsidP="00000000" w:rsidRDefault="00000000" w:rsidRPr="00000000" w14:paraId="000000D1">
            <w:pPr>
              <w:numPr>
                <w:ilvl w:val="0"/>
                <w:numId w:val="43"/>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On average, false positive rates req further imaging / subsequent invasive procedures 20→ 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2">
            <w:pPr>
              <w:numPr>
                <w:ilvl w:val="0"/>
                <w:numId w:val="4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ASCO recommendations for screening: </w:t>
            </w:r>
          </w:p>
          <w:p w:rsidR="00000000" w:rsidDel="00000000" w:rsidP="00000000" w:rsidRDefault="00000000" w:rsidRPr="00000000" w14:paraId="000000D3">
            <w:pPr>
              <w:numPr>
                <w:ilvl w:val="1"/>
                <w:numId w:val="43"/>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Ages 55-74, ≥ 30 py, current smoker or quit &lt; 15y ago.</w:t>
            </w:r>
          </w:p>
          <w:p w:rsidR="00000000" w:rsidDel="00000000" w:rsidP="00000000" w:rsidRDefault="00000000" w:rsidRPr="00000000" w14:paraId="000000D4">
            <w:pPr>
              <w:numPr>
                <w:ilvl w:val="1"/>
                <w:numId w:val="4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Pts with &lt; 30 py, either younger than 55 and older than 74, quit smoking &gt; 15y ago, or pts with severe comorbidities that would preclude potentially curative tx and/or limit life expectancy should forego LDCT.</w:t>
            </w:r>
          </w:p>
        </w:tc>
      </w:tr>
    </w:tbl>
    <w:p w:rsidR="00000000" w:rsidDel="00000000" w:rsidP="00000000" w:rsidRDefault="00000000" w:rsidRPr="00000000" w14:paraId="000000D5">
      <w:pP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6">
      <w:pPr>
        <w:pStyle w:val="Heading2"/>
        <w:spacing w:line="240" w:lineRule="auto"/>
        <w:rPr/>
      </w:pPr>
      <w:bookmarkStart w:colFirst="0" w:colLast="0" w:name="_g85gu4x5x0u0" w:id="2"/>
      <w:bookmarkEnd w:id="2"/>
      <w:hyperlink w:anchor="_6sfwza45y5km">
        <w:r w:rsidDel="00000000" w:rsidR="00000000" w:rsidRPr="00000000">
          <w:rPr>
            <w:rtl w:val="0"/>
          </w:rPr>
          <w:t xml:space="preserve">Screening</w:t>
        </w:r>
      </w:hyperlink>
      <w:r w:rsidDel="00000000" w:rsidR="00000000" w:rsidRPr="00000000">
        <w:rPr>
          <w:rtl w:val="0"/>
        </w:rPr>
      </w:r>
    </w:p>
    <w:p w:rsidR="00000000" w:rsidDel="00000000" w:rsidP="00000000" w:rsidRDefault="00000000" w:rsidRPr="00000000" w14:paraId="000000D7">
      <w:pPr>
        <w:spacing w:line="240" w:lineRule="auto"/>
        <w:ind w:left="0" w:firstLine="0"/>
        <w:rPr/>
      </w:pPr>
      <w:r w:rsidDel="00000000" w:rsidR="00000000" w:rsidRPr="00000000">
        <w:rPr>
          <w:rtl w:val="0"/>
        </w:rPr>
        <w:t xml:space="preserve">See the Summary Box above.</w:t>
      </w:r>
    </w:p>
    <w:p w:rsidR="00000000" w:rsidDel="00000000" w:rsidP="00000000" w:rsidRDefault="00000000" w:rsidRPr="00000000" w14:paraId="000000D8">
      <w:pPr>
        <w:spacing w:line="240" w:lineRule="auto"/>
        <w:ind w:left="0" w:firstLine="0"/>
        <w:rPr>
          <w:i w:val="1"/>
        </w:rPr>
      </w:pPr>
      <w:hyperlink r:id="rId60">
        <w:r w:rsidDel="00000000" w:rsidR="00000000" w:rsidRPr="00000000">
          <w:rPr>
            <w:rtl w:val="0"/>
          </w:rPr>
          <w:t xml:space="preserve">StatPearls: Lung Cancer Screening</w:t>
        </w:r>
      </w:hyperlink>
      <w:r w:rsidDel="00000000" w:rsidR="00000000" w:rsidRPr="00000000">
        <w:rPr>
          <w:b w:val="1"/>
          <w:rtl w:val="0"/>
        </w:rPr>
        <w:t xml:space="preserve"> </w:t>
      </w:r>
      <w:r w:rsidDel="00000000" w:rsidR="00000000" w:rsidRPr="00000000">
        <w:rPr>
          <w:i w:val="1"/>
          <w:rtl w:val="0"/>
        </w:rPr>
        <w:t xml:space="preserve">Last update: 2/21/2019.</w:t>
      </w:r>
    </w:p>
    <w:p w:rsidR="00000000" w:rsidDel="00000000" w:rsidP="00000000" w:rsidRDefault="00000000" w:rsidRPr="00000000" w14:paraId="000000D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large RCTs for lung cancer screening with CXR ± sputum did not show mortality benefit.</w:t>
      </w:r>
    </w:p>
    <w:bookmarkStart w:colFirst="0" w:colLast="0" w:name="r92gzzhjw2m" w:id="3"/>
    <w:bookmarkEnd w:id="3"/>
    <w:p w:rsidR="00000000" w:rsidDel="00000000" w:rsidP="00000000" w:rsidRDefault="00000000" w:rsidRPr="00000000" w14:paraId="000000D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NLST</w:t>
      </w:r>
      <w:r w:rsidDel="00000000" w:rsidR="00000000" w:rsidRPr="00000000">
        <w:rPr>
          <w:b w:val="1"/>
          <w:rtl w:val="0"/>
        </w:rPr>
        <w:t xml:space="preserve"> - U</w:t>
      </w:r>
      <w:r w:rsidDel="00000000" w:rsidR="00000000" w:rsidRPr="00000000">
        <w:rPr>
          <w:rFonts w:ascii="Times New Roman" w:cs="Times New Roman" w:eastAsia="Times New Roman" w:hAnsi="Times New Roman"/>
          <w:b w:val="1"/>
          <w:sz w:val="20"/>
          <w:szCs w:val="20"/>
          <w:rtl w:val="0"/>
        </w:rPr>
        <w:t xml:space="preserve">S </w:t>
      </w:r>
      <w:r w:rsidDel="00000000" w:rsidR="00000000" w:rsidRPr="00000000">
        <w:rPr>
          <w:b w:val="1"/>
          <w:rtl w:val="0"/>
        </w:rPr>
        <w:t xml:space="preserve">N</w:t>
      </w:r>
      <w:r w:rsidDel="00000000" w:rsidR="00000000" w:rsidRPr="00000000">
        <w:rPr>
          <w:rFonts w:ascii="Times New Roman" w:cs="Times New Roman" w:eastAsia="Times New Roman" w:hAnsi="Times New Roman"/>
          <w:b w:val="1"/>
          <w:sz w:val="20"/>
          <w:szCs w:val="20"/>
          <w:rtl w:val="0"/>
        </w:rPr>
        <w:t xml:space="preserve">ational </w:t>
      </w:r>
      <w:r w:rsidDel="00000000" w:rsidR="00000000" w:rsidRPr="00000000">
        <w:rPr>
          <w:b w:val="1"/>
          <w:rtl w:val="0"/>
        </w:rPr>
        <w:t xml:space="preserve">L</w:t>
      </w:r>
      <w:r w:rsidDel="00000000" w:rsidR="00000000" w:rsidRPr="00000000">
        <w:rPr>
          <w:rFonts w:ascii="Times New Roman" w:cs="Times New Roman" w:eastAsia="Times New Roman" w:hAnsi="Times New Roman"/>
          <w:b w:val="1"/>
          <w:sz w:val="20"/>
          <w:szCs w:val="20"/>
          <w:rtl w:val="0"/>
        </w:rPr>
        <w:t xml:space="preserve">ung </w:t>
      </w:r>
      <w:r w:rsidDel="00000000" w:rsidR="00000000" w:rsidRPr="00000000">
        <w:rPr>
          <w:b w:val="1"/>
          <w:rtl w:val="0"/>
        </w:rPr>
        <w:t xml:space="preserve">S</w:t>
      </w:r>
      <w:r w:rsidDel="00000000" w:rsidR="00000000" w:rsidRPr="00000000">
        <w:rPr>
          <w:rFonts w:ascii="Times New Roman" w:cs="Times New Roman" w:eastAsia="Times New Roman" w:hAnsi="Times New Roman"/>
          <w:b w:val="1"/>
          <w:sz w:val="20"/>
          <w:szCs w:val="20"/>
          <w:rtl w:val="0"/>
        </w:rPr>
        <w:t xml:space="preserve">creening </w:t>
      </w:r>
      <w:r w:rsidDel="00000000" w:rsidR="00000000" w:rsidRPr="00000000">
        <w:rPr>
          <w:b w:val="1"/>
          <w:rtl w:val="0"/>
        </w:rPr>
        <w:t xml:space="preserve">T</w:t>
      </w:r>
      <w:r w:rsidDel="00000000" w:rsidR="00000000" w:rsidRPr="00000000">
        <w:rPr>
          <w:rFonts w:ascii="Times New Roman" w:cs="Times New Roman" w:eastAsia="Times New Roman" w:hAnsi="Times New Roman"/>
          <w:b w:val="1"/>
          <w:sz w:val="20"/>
          <w:szCs w:val="20"/>
          <w:rtl w:val="0"/>
        </w:rPr>
        <w:t xml:space="preserve">rial</w:t>
      </w:r>
      <w:r w:rsidDel="00000000" w:rsidR="00000000" w:rsidRPr="00000000">
        <w:rPr>
          <w:b w:val="1"/>
          <w:rtl w:val="0"/>
        </w:rPr>
        <w:t xml:space="preserve"> </w:t>
      </w:r>
      <w:r w:rsidDel="00000000" w:rsidR="00000000" w:rsidRPr="00000000">
        <w:rPr>
          <w:rFonts w:ascii="Times New Roman" w:cs="Times New Roman" w:eastAsia="Times New Roman" w:hAnsi="Times New Roman"/>
          <w:sz w:val="20"/>
          <w:szCs w:val="20"/>
          <w:rtl w:val="0"/>
        </w:rPr>
        <w:t xml:space="preserve">[</w:t>
      </w:r>
      <w:hyperlink r:id="rId61">
        <w:r w:rsidDel="00000000" w:rsidR="00000000" w:rsidRPr="00000000">
          <w:rPr>
            <w:rFonts w:ascii="Times New Roman" w:cs="Times New Roman" w:eastAsia="Times New Roman" w:hAnsi="Times New Roman"/>
            <w:sz w:val="20"/>
            <w:szCs w:val="20"/>
            <w:rtl w:val="0"/>
          </w:rPr>
          <w:t xml:space="preserve">Aberle </w:t>
        </w:r>
      </w:hyperlink>
      <w:hyperlink r:id="rId62">
        <w:r w:rsidDel="00000000" w:rsidR="00000000" w:rsidRPr="00000000">
          <w:rPr>
            <w:rtl w:val="0"/>
          </w:rPr>
          <w:t xml:space="preserve">N</w:t>
        </w:r>
      </w:hyperlink>
      <w:hyperlink r:id="rId63">
        <w:r w:rsidDel="00000000" w:rsidR="00000000" w:rsidRPr="00000000">
          <w:rPr>
            <w:rFonts w:ascii="Times New Roman" w:cs="Times New Roman" w:eastAsia="Times New Roman" w:hAnsi="Times New Roman"/>
            <w:sz w:val="20"/>
            <w:szCs w:val="20"/>
            <w:rtl w:val="0"/>
          </w:rPr>
          <w:t xml:space="preserve">EJM '11]</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CXR vs. LDCT</w:t>
      </w:r>
      <w:r w:rsidDel="00000000" w:rsidR="00000000" w:rsidRPr="00000000">
        <w:rPr>
          <w:rtl w:val="0"/>
        </w:rPr>
        <w:t xml:space="preserve"> </w:t>
      </w:r>
      <w:r w:rsidDel="00000000" w:rsidR="00000000" w:rsidRPr="00000000">
        <w:rPr>
          <w:b w:val="1"/>
          <w:rtl w:val="0"/>
        </w:rPr>
        <w:t xml:space="preserve">q1y x3y</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br w:type="textWrapping"/>
        <w:t xml:space="preserve">LDCT improves overall survival. </w:t>
      </w:r>
      <w:r w:rsidDel="00000000" w:rsidR="00000000" w:rsidRPr="00000000">
        <w:rPr>
          <w:rFonts w:ascii="Times New Roman" w:cs="Times New Roman" w:eastAsia="Times New Roman" w:hAnsi="Times New Roman"/>
          <w:b w:val="1"/>
          <w:sz w:val="20"/>
          <w:szCs w:val="20"/>
          <w:rtl w:val="0"/>
        </w:rPr>
        <w:t xml:space="preserve">20% RRR in CSM </w:t>
      </w:r>
      <w:r w:rsidDel="00000000" w:rsidR="00000000" w:rsidRPr="00000000">
        <w:rPr>
          <w:rFonts w:ascii="Times New Roman" w:cs="Times New Roman" w:eastAsia="Times New Roman" w:hAnsi="Times New Roman"/>
          <w:sz w:val="20"/>
          <w:szCs w:val="20"/>
          <w:rtl w:val="0"/>
        </w:rPr>
        <w:t xml:space="preserve">and</w:t>
      </w:r>
      <w:r w:rsidDel="00000000" w:rsidR="00000000" w:rsidRPr="00000000">
        <w:rPr>
          <w:rFonts w:ascii="Times New Roman" w:cs="Times New Roman" w:eastAsia="Times New Roman" w:hAnsi="Times New Roman"/>
          <w:b w:val="1"/>
          <w:sz w:val="20"/>
          <w:szCs w:val="20"/>
          <w:rtl w:val="0"/>
        </w:rPr>
        <w:t xml:space="preserve"> 6.7% RRR in </w:t>
      </w:r>
      <w:r w:rsidDel="00000000" w:rsidR="00000000" w:rsidRPr="00000000">
        <w:rPr>
          <w:rFonts w:ascii="Times New Roman" w:cs="Times New Roman" w:eastAsia="Times New Roman" w:hAnsi="Times New Roman"/>
          <w:b w:val="1"/>
          <w:i w:val="1"/>
          <w:sz w:val="20"/>
          <w:szCs w:val="20"/>
          <w:rtl w:val="0"/>
        </w:rPr>
        <w:t xml:space="preserve">all-</w:t>
      </w:r>
      <w:r w:rsidDel="00000000" w:rsidR="00000000" w:rsidRPr="00000000">
        <w:rPr>
          <w:rFonts w:ascii="Times New Roman" w:cs="Times New Roman" w:eastAsia="Times New Roman" w:hAnsi="Times New Roman"/>
          <w:b w:val="1"/>
          <w:sz w:val="20"/>
          <w:szCs w:val="20"/>
          <w:rtl w:val="0"/>
        </w:rPr>
        <w:t xml:space="preserve">cause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b w:val="1"/>
          <w:sz w:val="20"/>
          <w:szCs w:val="20"/>
          <w:rtl w:val="0"/>
        </w:rPr>
        <w:t xml:space="preserve">mortality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B">
      <w:pPr>
        <w:spacing w:line="240" w:lineRule="auto"/>
        <w:ind w:left="720" w:firstLine="0"/>
        <w:rPr/>
      </w:pPr>
      <w:r w:rsidDel="00000000" w:rsidR="00000000" w:rsidRPr="00000000">
        <w:rPr>
          <w:rFonts w:ascii="Times New Roman" w:cs="Times New Roman" w:eastAsia="Times New Roman" w:hAnsi="Times New Roman"/>
          <w:sz w:val="20"/>
          <w:szCs w:val="20"/>
          <w:rtl w:val="0"/>
        </w:rPr>
        <w:t xml:space="preserve">Rate of positive result with CXR less than 10%, while LDCT was around </w:t>
      </w:r>
      <w:r w:rsidDel="00000000" w:rsidR="00000000" w:rsidRPr="00000000">
        <w:rPr>
          <w:rtl w:val="0"/>
        </w:rPr>
        <w:t xml:space="preserve">25%.</w:t>
      </w:r>
    </w:p>
    <w:p w:rsidR="00000000" w:rsidDel="00000000" w:rsidP="00000000" w:rsidRDefault="00000000" w:rsidRPr="00000000" w14:paraId="000000DC">
      <w:pPr>
        <w:spacing w:line="240" w:lineRule="auto"/>
        <w:ind w:left="720" w:firstLine="0"/>
        <w:rPr/>
      </w:pPr>
      <w:r w:rsidDel="00000000" w:rsidR="00000000" w:rsidRPr="00000000">
        <w:rPr>
          <w:rFonts w:ascii="Cardo" w:cs="Cardo" w:eastAsia="Cardo" w:hAnsi="Cardo"/>
          <w:rtl w:val="0"/>
        </w:rPr>
        <w:t xml:space="preserve">On average, false positive rates req further imaging / subsequent invasive procedures 20→ 1%.</w:t>
      </w:r>
    </w:p>
    <w:p w:rsidR="00000000" w:rsidDel="00000000" w:rsidP="00000000" w:rsidRDefault="00000000" w:rsidRPr="00000000" w14:paraId="000000D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53k patients. 55-74y, 30py current smoker or quit &lt; 15y ago.</w:t>
      </w:r>
    </w:p>
    <w:p w:rsidR="00000000" w:rsidDel="00000000" w:rsidP="00000000" w:rsidRDefault="00000000" w:rsidRPr="00000000" w14:paraId="000000D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Rate of positive result 7→ 24%</w:t>
      </w:r>
      <w:r w:rsidDel="00000000" w:rsidR="00000000" w:rsidRPr="00000000">
        <w:rPr>
          <w:rtl w:val="0"/>
        </w:rPr>
        <w:t xml:space="preserve">. Fa</w:t>
      </w:r>
      <w:r w:rsidDel="00000000" w:rsidR="00000000" w:rsidRPr="00000000">
        <w:rPr>
          <w:rFonts w:ascii="Times New Roman" w:cs="Times New Roman" w:eastAsia="Times New Roman" w:hAnsi="Times New Roman"/>
          <w:sz w:val="20"/>
          <w:szCs w:val="20"/>
          <w:rtl w:val="0"/>
        </w:rPr>
        <w:t xml:space="preserve">lse positives </w:t>
      </w:r>
      <w:r w:rsidDel="00000000" w:rsidR="00000000" w:rsidRPr="00000000">
        <w:rPr>
          <w:rtl w:val="0"/>
        </w:rPr>
        <w:t xml:space="preserve">~95% in</w:t>
      </w:r>
      <w:r w:rsidDel="00000000" w:rsidR="00000000" w:rsidRPr="00000000">
        <w:rPr>
          <w:rFonts w:ascii="Times New Roman" w:cs="Times New Roman" w:eastAsia="Times New Roman" w:hAnsi="Times New Roman"/>
          <w:sz w:val="20"/>
          <w:szCs w:val="20"/>
          <w:rtl w:val="0"/>
        </w:rPr>
        <w:t xml:space="preserve"> each group.</w:t>
      </w:r>
    </w:p>
    <w:p w:rsidR="00000000" w:rsidDel="00000000" w:rsidP="00000000" w:rsidRDefault="00000000" w:rsidRPr="00000000" w14:paraId="000000D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year of smoking abstinence = 9% decrease in risk of CSM, OM decreased by 3% per 5 pack </w:t>
      </w:r>
      <w:r w:rsidDel="00000000" w:rsidR="00000000" w:rsidRPr="00000000">
        <w:rPr>
          <w:rtl w:val="0"/>
        </w:rPr>
        <w:t xml:space="preserve">years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E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Deaths from lung cancer per 100,000 person-years of 309→ 247.</w:t>
      </w:r>
    </w:p>
    <w:p w:rsidR="00000000" w:rsidDel="00000000" w:rsidP="00000000" w:rsidRDefault="00000000" w:rsidRPr="00000000" w14:paraId="000000E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NNS to prevent one lung cancer death 320.</w:t>
      </w:r>
    </w:p>
    <w:p w:rsidR="00000000" w:rsidDel="00000000" w:rsidP="00000000" w:rsidRDefault="00000000" w:rsidRPr="00000000" w14:paraId="000000E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Subsequent publication: ICER = $81k QALY (ICER for crizotinib is $250k QALY).</w:t>
      </w:r>
    </w:p>
    <w:p w:rsidR="00000000" w:rsidDel="00000000" w:rsidP="00000000" w:rsidRDefault="00000000" w:rsidRPr="00000000" w14:paraId="000000E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NELSON </w:t>
      </w:r>
      <w:r w:rsidDel="00000000" w:rsidR="00000000" w:rsidRPr="00000000">
        <w:rPr>
          <w:rtl w:val="0"/>
        </w:rPr>
        <w:t xml:space="preserve">[</w:t>
      </w:r>
      <w:hyperlink r:id="rId64">
        <w:r w:rsidDel="00000000" w:rsidR="00000000" w:rsidRPr="00000000">
          <w:rPr>
            <w:rtl w:val="0"/>
          </w:rPr>
          <w:t xml:space="preserve">de Koning NEJM '20</w:t>
        </w:r>
      </w:hyperlink>
      <w:r w:rsidDel="00000000" w:rsidR="00000000" w:rsidRPr="00000000">
        <w:rPr>
          <w:rtl w:val="0"/>
        </w:rPr>
        <w:t xml:space="preserve">]:  </w:t>
      </w:r>
      <w:r w:rsidDel="00000000" w:rsidR="00000000" w:rsidRPr="00000000">
        <w:rPr>
          <w:b w:val="1"/>
          <w:rtl w:val="0"/>
        </w:rPr>
        <w:t xml:space="preserve">Observation vs. CT at baseline, 1y, 3y and 5.5y</w:t>
      </w:r>
      <w:r w:rsidDel="00000000" w:rsidR="00000000" w:rsidRPr="00000000">
        <w:rPr>
          <w:rtl w:val="0"/>
        </w:rPr>
        <w:t xml:space="preserve">.</w:t>
      </w:r>
    </w:p>
    <w:p w:rsidR="00000000" w:rsidDel="00000000" w:rsidP="00000000" w:rsidRDefault="00000000" w:rsidRPr="00000000" w14:paraId="000000E4">
      <w:pPr>
        <w:spacing w:line="240" w:lineRule="auto"/>
        <w:ind w:left="720" w:firstLine="0"/>
        <w:rPr/>
      </w:pPr>
      <w:r w:rsidDel="00000000" w:rsidR="00000000" w:rsidRPr="00000000">
        <w:rPr>
          <w:rtl w:val="0"/>
        </w:rPr>
        <w:t xml:space="preserve">TBL </w:t>
      </w:r>
      <w:hyperlink r:id="rId65">
        <w:r w:rsidDel="00000000" w:rsidR="00000000" w:rsidRPr="00000000">
          <w:rPr>
            <w:vertAlign w:val="superscript"/>
            <w:rtl w:val="0"/>
          </w:rPr>
          <w:t xml:space="preserve">QS</w:t>
        </w:r>
      </w:hyperlink>
      <w:r w:rsidDel="00000000" w:rsidR="00000000" w:rsidRPr="00000000">
        <w:rPr>
          <w:rtl w:val="0"/>
        </w:rPr>
        <w:t xml:space="preserve">: Non-con volumetric CT screening for lung cancer decreases lung cancer deaths without a heavy undue burden of working-up false positives.</w:t>
      </w:r>
    </w:p>
    <w:p w:rsidR="00000000" w:rsidDel="00000000" w:rsidP="00000000" w:rsidRDefault="00000000" w:rsidRPr="00000000" w14:paraId="000000E5">
      <w:pPr>
        <w:spacing w:line="240" w:lineRule="auto"/>
        <w:ind w:left="720" w:firstLine="0"/>
        <w:rPr/>
      </w:pPr>
      <w:r w:rsidDel="00000000" w:rsidR="00000000" w:rsidRPr="00000000">
        <w:rPr>
          <w:rtl w:val="0"/>
        </w:rPr>
        <w:t xml:space="preserve">LDCT improves CSS. </w:t>
      </w:r>
      <w:r w:rsidDel="00000000" w:rsidR="00000000" w:rsidRPr="00000000">
        <w:rPr>
          <w:b w:val="1"/>
          <w:rtl w:val="0"/>
        </w:rPr>
        <w:t xml:space="preserve">There is a 24% RRR in CSM </w:t>
      </w:r>
      <w:r w:rsidDel="00000000" w:rsidR="00000000" w:rsidRPr="00000000">
        <w:rPr>
          <w:rtl w:val="0"/>
        </w:rPr>
        <w:t xml:space="preserve">at 10 years. </w:t>
      </w:r>
    </w:p>
    <w:p w:rsidR="00000000" w:rsidDel="00000000" w:rsidP="00000000" w:rsidRDefault="00000000" w:rsidRPr="00000000" w14:paraId="000000E6">
      <w:pPr>
        <w:numPr>
          <w:ilvl w:val="1"/>
          <w:numId w:val="25"/>
        </w:numPr>
        <w:spacing w:line="240" w:lineRule="auto"/>
        <w:ind w:left="1440" w:hanging="360"/>
        <w:rPr>
          <w:u w:val="none"/>
        </w:rPr>
      </w:pPr>
      <w:r w:rsidDel="00000000" w:rsidR="00000000" w:rsidRPr="00000000">
        <w:rPr>
          <w:rtl w:val="0"/>
        </w:rPr>
        <w:t xml:space="preserve">13k men, 2.5k women. 50-74y. MFU 10y.</w:t>
      </w:r>
    </w:p>
    <w:p w:rsidR="00000000" w:rsidDel="00000000" w:rsidP="00000000" w:rsidRDefault="00000000" w:rsidRPr="00000000" w14:paraId="000000E7">
      <w:pPr>
        <w:numPr>
          <w:ilvl w:val="2"/>
          <w:numId w:val="25"/>
        </w:numPr>
        <w:spacing w:line="240" w:lineRule="auto"/>
        <w:ind w:left="2160" w:hanging="360"/>
      </w:pPr>
      <w:r w:rsidDel="00000000" w:rsidR="00000000" w:rsidRPr="00000000">
        <w:rPr>
          <w:rFonts w:ascii="Gungsuh" w:cs="Gungsuh" w:eastAsia="Gungsuh" w:hAnsi="Gungsuh"/>
          <w:rtl w:val="0"/>
        </w:rPr>
        <w:t xml:space="preserve">Current/former smoker (quit ≤ 10y ago) who smoked &gt; 15 cigs/d for &gt; 25y or &gt;10 cigs/d for &gt;30y.</w:t>
      </w:r>
    </w:p>
    <w:p w:rsidR="00000000" w:rsidDel="00000000" w:rsidP="00000000" w:rsidRDefault="00000000" w:rsidRPr="00000000" w14:paraId="000000E8">
      <w:pPr>
        <w:numPr>
          <w:ilvl w:val="1"/>
          <w:numId w:val="25"/>
        </w:numPr>
        <w:spacing w:line="240" w:lineRule="auto"/>
        <w:ind w:left="1440" w:hanging="360"/>
        <w:rPr>
          <w:u w:val="none"/>
        </w:rPr>
      </w:pPr>
      <w:r w:rsidDel="00000000" w:rsidR="00000000" w:rsidRPr="00000000">
        <w:rPr>
          <w:rtl w:val="0"/>
        </w:rPr>
        <w:t xml:space="preserve">Average adherence of 90%.</w:t>
      </w:r>
    </w:p>
    <w:p w:rsidR="00000000" w:rsidDel="00000000" w:rsidP="00000000" w:rsidRDefault="00000000" w:rsidRPr="00000000" w14:paraId="000000E9">
      <w:pPr>
        <w:numPr>
          <w:ilvl w:val="1"/>
          <w:numId w:val="25"/>
        </w:numPr>
        <w:spacing w:line="240" w:lineRule="auto"/>
        <w:ind w:left="1440" w:hanging="360"/>
        <w:rPr>
          <w:u w:val="none"/>
        </w:rPr>
      </w:pPr>
      <w:r w:rsidDel="00000000" w:rsidR="00000000" w:rsidRPr="00000000">
        <w:rPr>
          <w:rtl w:val="0"/>
        </w:rPr>
        <w:t xml:space="preserve">On average, 9% of screened participants underwent at least one additional CT scan (if initially indeterminate).</w:t>
      </w:r>
    </w:p>
    <w:p w:rsidR="00000000" w:rsidDel="00000000" w:rsidP="00000000" w:rsidRDefault="00000000" w:rsidRPr="00000000" w14:paraId="000000EA">
      <w:pPr>
        <w:numPr>
          <w:ilvl w:val="1"/>
          <w:numId w:val="25"/>
        </w:numPr>
        <w:spacing w:line="240" w:lineRule="auto"/>
        <w:ind w:left="1440" w:hanging="360"/>
        <w:rPr>
          <w:u w:val="none"/>
        </w:rPr>
      </w:pPr>
      <w:r w:rsidDel="00000000" w:rsidR="00000000" w:rsidRPr="00000000">
        <w:rPr>
          <w:rtl w:val="0"/>
        </w:rPr>
        <w:t xml:space="preserve">The overall referral rate for suspicious nodules was 2%.</w:t>
      </w:r>
    </w:p>
    <w:p w:rsidR="00000000" w:rsidDel="00000000" w:rsidP="00000000" w:rsidRDefault="00000000" w:rsidRPr="00000000" w14:paraId="000000EB">
      <w:pPr>
        <w:numPr>
          <w:ilvl w:val="1"/>
          <w:numId w:val="25"/>
        </w:numPr>
        <w:spacing w:line="240" w:lineRule="auto"/>
        <w:ind w:left="1440" w:hanging="360"/>
        <w:rPr>
          <w:u w:val="none"/>
        </w:rPr>
      </w:pPr>
      <w:r w:rsidDel="00000000" w:rsidR="00000000" w:rsidRPr="00000000">
        <w:rPr>
          <w:rtl w:val="0"/>
        </w:rPr>
        <w:t xml:space="preserve">10y cumulative rate ratio for death from lung cancer of 0.76.</w:t>
      </w:r>
    </w:p>
    <w:p w:rsidR="00000000" w:rsidDel="00000000" w:rsidP="00000000" w:rsidRDefault="00000000" w:rsidRPr="00000000" w14:paraId="000000EC">
      <w:pPr>
        <w:numPr>
          <w:ilvl w:val="1"/>
          <w:numId w:val="25"/>
        </w:numPr>
        <w:spacing w:line="240" w:lineRule="auto"/>
        <w:ind w:left="1440" w:hanging="360"/>
        <w:rPr>
          <w:u w:val="none"/>
        </w:rPr>
      </w:pPr>
      <w:r w:rsidDel="00000000" w:rsidR="00000000" w:rsidRPr="00000000">
        <w:rPr>
          <w:rtl w:val="0"/>
        </w:rPr>
        <w:t xml:space="preserve">Among women, the 10y rate ratio for death from lung cancer was 0.67.</w:t>
      </w:r>
    </w:p>
    <w:p w:rsidR="00000000" w:rsidDel="00000000" w:rsidP="00000000" w:rsidRDefault="00000000" w:rsidRPr="00000000" w14:paraId="000000ED">
      <w:pPr>
        <w:numPr>
          <w:ilvl w:val="0"/>
          <w:numId w:val="25"/>
        </w:numPr>
        <w:spacing w:line="240" w:lineRule="auto"/>
        <w:ind w:left="720" w:hanging="360"/>
        <w:rPr>
          <w:u w:val="none"/>
        </w:rPr>
      </w:pPr>
      <w:r w:rsidDel="00000000" w:rsidR="00000000" w:rsidRPr="00000000">
        <w:rPr>
          <w:b w:val="1"/>
          <w:rtl w:val="0"/>
        </w:rPr>
        <w:t xml:space="preserve">I-ELCAP - </w:t>
      </w:r>
      <w:r w:rsidDel="00000000" w:rsidR="00000000" w:rsidRPr="00000000">
        <w:rPr>
          <w:rtl w:val="0"/>
        </w:rPr>
        <w:t xml:space="preserve">International Early Lung Cancer Action Program [</w:t>
      </w:r>
      <w:hyperlink r:id="rId66">
        <w:r w:rsidDel="00000000" w:rsidR="00000000" w:rsidRPr="00000000">
          <w:rPr>
            <w:rtl w:val="0"/>
          </w:rPr>
          <w:t xml:space="preserve">Yip Eur J Cancer Prev '15</w:t>
        </w:r>
      </w:hyperlink>
      <w:r w:rsidDel="00000000" w:rsidR="00000000" w:rsidRPr="00000000">
        <w:rPr>
          <w:rtl w:val="0"/>
        </w:rPr>
        <w:t xml:space="preserve">]: </w:t>
      </w:r>
      <w:r w:rsidDel="00000000" w:rsidR="00000000" w:rsidRPr="00000000">
        <w:rPr>
          <w:b w:val="1"/>
          <w:rtl w:val="0"/>
        </w:rPr>
        <w:t xml:space="preserve">CXR (NLST) vs. low-dose CT</w:t>
      </w:r>
      <w:r w:rsidDel="00000000" w:rsidR="00000000" w:rsidRPr="00000000">
        <w:rPr>
          <w:rtl w:val="0"/>
        </w:rPr>
        <w:t xml:space="preserve">. </w:t>
      </w:r>
    </w:p>
    <w:p w:rsidR="00000000" w:rsidDel="00000000" w:rsidP="00000000" w:rsidRDefault="00000000" w:rsidRPr="00000000" w14:paraId="000000EE">
      <w:pPr>
        <w:numPr>
          <w:ilvl w:val="1"/>
          <w:numId w:val="25"/>
        </w:numPr>
        <w:spacing w:line="240" w:lineRule="auto"/>
        <w:ind w:left="1440" w:hanging="360"/>
      </w:pPr>
      <w:r w:rsidDel="00000000" w:rsidR="00000000" w:rsidRPr="00000000">
        <w:rPr>
          <w:rFonts w:ascii="Cardo" w:cs="Cardo" w:eastAsia="Cardo" w:hAnsi="Cardo"/>
          <w:rtl w:val="0"/>
        </w:rPr>
        <w:t xml:space="preserve">Size 2.3→ 1.7 cm.</w:t>
      </w:r>
    </w:p>
    <w:p w:rsidR="00000000" w:rsidDel="00000000" w:rsidP="00000000" w:rsidRDefault="00000000" w:rsidRPr="00000000" w14:paraId="000000EF">
      <w:pPr>
        <w:numPr>
          <w:ilvl w:val="1"/>
          <w:numId w:val="25"/>
        </w:numPr>
        <w:spacing w:line="240" w:lineRule="auto"/>
        <w:ind w:left="1440" w:hanging="360"/>
      </w:pPr>
      <w:r w:rsidDel="00000000" w:rsidR="00000000" w:rsidRPr="00000000">
        <w:rPr>
          <w:rFonts w:ascii="Cardo" w:cs="Cardo" w:eastAsia="Cardo" w:hAnsi="Cardo"/>
          <w:rtl w:val="0"/>
        </w:rPr>
        <w:t xml:space="preserve">Stage I 67→ 82%.</w:t>
      </w:r>
    </w:p>
    <w:p w:rsidR="00000000" w:rsidDel="00000000" w:rsidP="00000000" w:rsidRDefault="00000000" w:rsidRPr="00000000" w14:paraId="000000F0">
      <w:pPr>
        <w:numPr>
          <w:ilvl w:val="1"/>
          <w:numId w:val="25"/>
        </w:numPr>
        <w:spacing w:line="240" w:lineRule="auto"/>
        <w:ind w:left="1440" w:hanging="360"/>
      </w:pPr>
      <w:r w:rsidDel="00000000" w:rsidR="00000000" w:rsidRPr="00000000">
        <w:rPr>
          <w:rFonts w:ascii="Cardo" w:cs="Cardo" w:eastAsia="Cardo" w:hAnsi="Cardo"/>
          <w:rtl w:val="0"/>
        </w:rPr>
        <w:t xml:space="preserve">Surgery 76→ 86%.</w:t>
      </w:r>
    </w:p>
    <w:p w:rsidR="00000000" w:rsidDel="00000000" w:rsidP="00000000" w:rsidRDefault="00000000" w:rsidRPr="00000000" w14:paraId="000000F1">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5y OS 67→ 83%. </w:t>
      </w:r>
    </w:p>
    <w:p w:rsidR="00000000" w:rsidDel="00000000" w:rsidP="00000000" w:rsidRDefault="00000000" w:rsidRPr="00000000" w14:paraId="000000F2">
      <w:pPr>
        <w:numPr>
          <w:ilvl w:val="0"/>
          <w:numId w:val="25"/>
        </w:numPr>
        <w:spacing w:line="240" w:lineRule="auto"/>
        <w:ind w:left="720" w:hanging="360"/>
        <w:rPr>
          <w:u w:val="none"/>
        </w:rPr>
      </w:pPr>
      <w:r w:rsidDel="00000000" w:rsidR="00000000" w:rsidRPr="00000000">
        <w:rPr>
          <w:b w:val="1"/>
          <w:rtl w:val="0"/>
        </w:rPr>
        <w:t xml:space="preserve">I-ELCAP </w:t>
      </w:r>
      <w:r w:rsidDel="00000000" w:rsidR="00000000" w:rsidRPr="00000000">
        <w:rPr>
          <w:rtl w:val="0"/>
        </w:rPr>
        <w:t xml:space="preserve">[</w:t>
      </w:r>
      <w:hyperlink r:id="rId67">
        <w:r w:rsidDel="00000000" w:rsidR="00000000" w:rsidRPr="00000000">
          <w:rPr>
            <w:rtl w:val="0"/>
          </w:rPr>
          <w:t xml:space="preserve">Buckstein IJROBP '19</w:t>
        </w:r>
      </w:hyperlink>
      <w:r w:rsidDel="00000000" w:rsidR="00000000" w:rsidRPr="00000000">
        <w:rPr>
          <w:rtl w:val="0"/>
        </w:rPr>
        <w:t xml:space="preserve">]: </w:t>
      </w:r>
      <w:r w:rsidDel="00000000" w:rsidR="00000000" w:rsidRPr="00000000">
        <w:rPr>
          <w:b w:val="1"/>
          <w:rtl w:val="0"/>
        </w:rPr>
        <w:t xml:space="preserve">SABR in screened populations</w:t>
      </w:r>
      <w:r w:rsidDel="00000000" w:rsidR="00000000" w:rsidRPr="00000000">
        <w:rPr>
          <w:rtl w:val="0"/>
        </w:rPr>
        <w:t xml:space="preserve">.</w:t>
      </w:r>
    </w:p>
    <w:p w:rsidR="00000000" w:rsidDel="00000000" w:rsidP="00000000" w:rsidRDefault="00000000" w:rsidRPr="00000000" w14:paraId="000000F3">
      <w:pPr>
        <w:numPr>
          <w:ilvl w:val="1"/>
          <w:numId w:val="25"/>
        </w:numPr>
        <w:spacing w:line="240" w:lineRule="auto"/>
        <w:ind w:left="1440" w:hanging="360"/>
        <w:rPr>
          <w:b w:val="1"/>
        </w:rPr>
      </w:pPr>
      <w:r w:rsidDel="00000000" w:rsidR="00000000" w:rsidRPr="00000000">
        <w:rPr>
          <w:rtl w:val="0"/>
        </w:rPr>
        <w:t xml:space="preserve">Among 83k baseline and 109k annual repeat screenings, 853 patients were diagnosed with stage I NSCLC, of whom 4% (n=31) were treated by definitive RT and 82% (n=702) were treated by surgery alone. CSS was 90% for both surgery and RT.</w:t>
      </w:r>
      <w:r w:rsidDel="00000000" w:rsidR="00000000" w:rsidRPr="00000000">
        <w:rPr>
          <w:rtl w:val="0"/>
        </w:rPr>
      </w:r>
    </w:p>
    <w:p w:rsidR="00000000" w:rsidDel="00000000" w:rsidP="00000000" w:rsidRDefault="00000000" w:rsidRPr="00000000" w14:paraId="000000F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Recommendations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Annual LDCT for high risk</w:t>
      </w:r>
      <w:r w:rsidDel="00000000" w:rsidR="00000000" w:rsidRPr="00000000">
        <w:rPr>
          <w:rFonts w:ascii="Times New Roman" w:cs="Times New Roman" w:eastAsia="Times New Roman" w:hAnsi="Times New Roman"/>
          <w:sz w:val="20"/>
          <w:szCs w:val="20"/>
          <w:rtl w:val="0"/>
        </w:rPr>
        <w:t xml:space="preserve"> (1.5 mSv/scan)</w:t>
      </w:r>
    </w:p>
    <w:p w:rsidR="00000000" w:rsidDel="00000000" w:rsidP="00000000" w:rsidRDefault="00000000" w:rsidRPr="00000000" w14:paraId="000000F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55-74, 30 py history, current smoker or quit &lt; 15y ago.</w:t>
      </w:r>
    </w:p>
    <w:p w:rsidR="00000000" w:rsidDel="00000000" w:rsidP="00000000" w:rsidRDefault="00000000" w:rsidRPr="00000000" w14:paraId="000000F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Also screen if Age ≥ 50y, ≥ 20 pack years and one additional risk factor (e.g. Radon exposure, Occupational exposure, cancer history, COPD/pulmonary fibrosis).</w:t>
      </w:r>
    </w:p>
    <w:p w:rsidR="00000000" w:rsidDel="00000000" w:rsidP="00000000" w:rsidRDefault="00000000" w:rsidRPr="00000000" w14:paraId="000000F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 up recommendations based on 1% chance of being cancer.</w:t>
      </w:r>
    </w:p>
    <w:p w:rsidR="00000000" w:rsidDel="00000000" w:rsidP="00000000" w:rsidRDefault="00000000" w:rsidRPr="00000000" w14:paraId="000000F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Solid nodules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&lt; 6 mm→ repeat LDCT in one year.</w:t>
      </w:r>
    </w:p>
    <w:p w:rsidR="00000000" w:rsidDel="00000000" w:rsidP="00000000" w:rsidRDefault="00000000" w:rsidRPr="00000000" w14:paraId="000000F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7 mm→ LDCT in 6 mo.</w:t>
      </w:r>
    </w:p>
    <w:p w:rsidR="00000000" w:rsidDel="00000000" w:rsidP="00000000" w:rsidRDefault="00000000" w:rsidRPr="00000000" w14:paraId="000000F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&lt; 15 mm→ LDCT in 3 mo or immediate PET/CT→ bx if high suspicion.</w:t>
      </w:r>
    </w:p>
    <w:p w:rsidR="00000000" w:rsidDel="00000000" w:rsidP="00000000" w:rsidRDefault="00000000" w:rsidRPr="00000000" w14:paraId="000000F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15 mm→ Chest CT and/or PET/CT→ bx if high suspicion.</w:t>
      </w:r>
    </w:p>
    <w:p w:rsidR="00000000" w:rsidDel="00000000" w:rsidP="00000000" w:rsidRDefault="00000000" w:rsidRPr="00000000" w14:paraId="000000F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Part-solid</w:t>
      </w:r>
      <w:r w:rsidDel="00000000" w:rsidR="00000000" w:rsidRPr="00000000">
        <w:rPr>
          <w:rFonts w:ascii="Cardo" w:cs="Cardo" w:eastAsia="Cardo" w:hAnsi="Cardo"/>
          <w:sz w:val="20"/>
          <w:szCs w:val="20"/>
          <w:rtl w:val="0"/>
        </w:rPr>
        <w:t xml:space="preserve">: &lt; 6 mm→ repeat LDCT in q1y x5y.</w:t>
      </w:r>
    </w:p>
    <w:p w:rsidR="00000000" w:rsidDel="00000000" w:rsidP="00000000" w:rsidRDefault="00000000" w:rsidRPr="00000000" w14:paraId="000000F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Non-solid nodules </w:t>
      </w:r>
      <w:r w:rsidDel="00000000" w:rsidR="00000000" w:rsidRPr="00000000">
        <w:rPr>
          <w:rFonts w:ascii="Times New Roman" w:cs="Times New Roman" w:eastAsia="Times New Roman" w:hAnsi="Times New Roman"/>
          <w:sz w:val="20"/>
          <w:szCs w:val="20"/>
          <w:rtl w:val="0"/>
        </w:rPr>
        <w:t xml:space="preserve">(ground glass):</w:t>
      </w:r>
    </w:p>
    <w:p w:rsidR="00000000" w:rsidDel="00000000" w:rsidP="00000000" w:rsidRDefault="00000000" w:rsidRPr="00000000" w14:paraId="000000F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19mm→ Annual LDCT→ if growing LDCT in 6mo.</w:t>
      </w:r>
    </w:p>
    <w:p w:rsidR="00000000" w:rsidDel="00000000" w:rsidP="00000000" w:rsidRDefault="00000000" w:rsidRPr="00000000" w14:paraId="0000010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20mm→ LDCT in 6mo→ if growing consider bx.</w:t>
      </w:r>
    </w:p>
    <w:p w:rsidR="00000000" w:rsidDel="00000000" w:rsidP="00000000" w:rsidRDefault="00000000" w:rsidRPr="00000000" w14:paraId="0000010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Segmentectomy or wedge</w:t>
      </w:r>
      <w:r w:rsidDel="00000000" w:rsidR="00000000" w:rsidRPr="00000000">
        <w:rPr>
          <w:rFonts w:ascii="Times New Roman" w:cs="Times New Roman" w:eastAsia="Times New Roman" w:hAnsi="Times New Roman"/>
          <w:sz w:val="20"/>
          <w:szCs w:val="20"/>
          <w:rtl w:val="0"/>
        </w:rPr>
        <w:t xml:space="preserve"> for peripheral nodule &lt; 2 cm that is 1) AIS, 2) &gt;50% GG, 3) TD &gt;400d.</w:t>
      </w:r>
    </w:p>
    <w:p w:rsidR="00000000" w:rsidDel="00000000" w:rsidP="00000000" w:rsidRDefault="00000000" w:rsidRPr="00000000" w14:paraId="00000102">
      <w:pPr>
        <w:pStyle w:val="Heading2"/>
        <w:spacing w:line="240" w:lineRule="auto"/>
        <w:rPr/>
      </w:pPr>
      <w:bookmarkStart w:colFirst="0" w:colLast="0" w:name="_3741ekhp6g64" w:id="4"/>
      <w:bookmarkEnd w:id="4"/>
      <w:hyperlink w:anchor="_6sfwza45y5km">
        <w:r w:rsidDel="00000000" w:rsidR="00000000" w:rsidRPr="00000000">
          <w:rPr>
            <w:rtl w:val="0"/>
          </w:rPr>
          <w:t xml:space="preserve">Workup</w:t>
        </w:r>
      </w:hyperlink>
      <w:r w:rsidDel="00000000" w:rsidR="00000000" w:rsidRPr="00000000">
        <w:rPr>
          <w:rtl w:val="0"/>
        </w:rPr>
      </w:r>
    </w:p>
    <w:p w:rsidR="00000000" w:rsidDel="00000000" w:rsidP="00000000" w:rsidRDefault="00000000" w:rsidRPr="00000000" w14:paraId="0000010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H&amp;P:</w:t>
      </w:r>
      <w:r w:rsidDel="00000000" w:rsidR="00000000" w:rsidRPr="00000000">
        <w:rPr>
          <w:rFonts w:ascii="Times New Roman" w:cs="Times New Roman" w:eastAsia="Times New Roman" w:hAnsi="Times New Roman"/>
          <w:sz w:val="20"/>
          <w:szCs w:val="20"/>
          <w:rtl w:val="0"/>
        </w:rPr>
        <w:t xml:space="preserve"> Cough, smoking, PS, weight loss, abdominal pain (2/2/ hypercalcemia, also hypotonia, hyporeflexia).</w:t>
      </w:r>
    </w:p>
    <w:p w:rsidR="00000000" w:rsidDel="00000000" w:rsidP="00000000" w:rsidRDefault="00000000" w:rsidRPr="00000000" w14:paraId="0000010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CXR: Prior chest imaging for comparison!</w:t>
      </w:r>
    </w:p>
    <w:p w:rsidR="00000000" w:rsidDel="00000000" w:rsidP="00000000" w:rsidRDefault="00000000" w:rsidRPr="00000000" w14:paraId="0000010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Labs: CBC, CMP, calcium, LDH.</w:t>
      </w:r>
    </w:p>
    <w:p w:rsidR="00000000" w:rsidDel="00000000" w:rsidP="00000000" w:rsidRDefault="00000000" w:rsidRPr="00000000" w14:paraId="0000010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Sputum cytology x3: Large central tumor 80% yield, peripheral &lt; 3 cm tumor &lt; 20% yield.</w:t>
      </w:r>
    </w:p>
    <w:p w:rsidR="00000000" w:rsidDel="00000000" w:rsidP="00000000" w:rsidRDefault="00000000" w:rsidRPr="00000000" w14:paraId="0000010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Smoking cessation.</w:t>
      </w:r>
    </w:p>
    <w:p w:rsidR="00000000" w:rsidDel="00000000" w:rsidP="00000000" w:rsidRDefault="00000000" w:rsidRPr="00000000" w14:paraId="0000010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Early palliative care.</w:t>
      </w:r>
    </w:p>
    <w:p w:rsidR="00000000" w:rsidDel="00000000" w:rsidP="00000000" w:rsidRDefault="00000000" w:rsidRPr="00000000" w14:paraId="0000010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CT chest</w:t>
      </w:r>
      <w:r w:rsidDel="00000000" w:rsidR="00000000" w:rsidRPr="00000000">
        <w:rPr>
          <w:rFonts w:ascii="Times New Roman" w:cs="Times New Roman" w:eastAsia="Times New Roman" w:hAnsi="Times New Roman"/>
          <w:sz w:val="20"/>
          <w:szCs w:val="20"/>
          <w:rtl w:val="0"/>
        </w:rPr>
        <w:t xml:space="preserve"> and upper abdomen (liver, adrenals) with IV contrast.</w:t>
        <w:br w:type="textWrapping"/>
      </w:r>
      <w:r w:rsidDel="00000000" w:rsidR="00000000" w:rsidRPr="00000000">
        <w:rPr>
          <w:rFonts w:ascii="Times New Roman" w:cs="Times New Roman" w:eastAsia="Times New Roman" w:hAnsi="Times New Roman"/>
          <w:sz w:val="20"/>
          <w:szCs w:val="20"/>
          <w:rtl w:val="0"/>
        </w:rPr>
        <w:t xml:space="preserve">Sensitivity for N2 ~60%, ~80% specific. Around 10% </w:t>
      </w:r>
      <w:r w:rsidDel="00000000" w:rsidR="00000000" w:rsidRPr="00000000">
        <w:rPr>
          <w:rtl w:val="0"/>
        </w:rPr>
        <w:t xml:space="preserve">FNR </w:t>
      </w:r>
      <w:r w:rsidDel="00000000" w:rsidR="00000000" w:rsidRPr="00000000">
        <w:rPr>
          <w:rFonts w:ascii="Times New Roman" w:cs="Times New Roman" w:eastAsia="Times New Roman" w:hAnsi="Times New Roman"/>
          <w:sz w:val="20"/>
          <w:szCs w:val="20"/>
          <w:rtl w:val="0"/>
        </w:rPr>
        <w:t xml:space="preserve">for peripheral disease </w:t>
      </w:r>
      <w:r w:rsidDel="00000000" w:rsidR="00000000" w:rsidRPr="00000000">
        <w:rPr>
          <w:rtl w:val="0"/>
        </w:rPr>
        <w:t xml:space="preserve">[</w:t>
      </w:r>
      <w:hyperlink r:id="rId68">
        <w:r w:rsidDel="00000000" w:rsidR="00000000" w:rsidRPr="00000000">
          <w:rPr>
            <w:rtl w:val="0"/>
          </w:rPr>
          <w:t xml:space="preserve">Detterbeck Chest '07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Approximate 10-20% false negative rate for CT depending on T stage and size. </w:t>
      </w:r>
    </w:p>
    <w:p w:rsidR="00000000" w:rsidDel="00000000" w:rsidP="00000000" w:rsidRDefault="00000000" w:rsidRPr="00000000" w14:paraId="0000010B">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PET/CT</w:t>
      </w:r>
      <w:r w:rsidDel="00000000" w:rsidR="00000000" w:rsidRPr="00000000">
        <w:rPr>
          <w:rFonts w:ascii="Times New Roman" w:cs="Times New Roman" w:eastAsia="Times New Roman" w:hAnsi="Times New Roman"/>
          <w:sz w:val="20"/>
          <w:szCs w:val="20"/>
          <w:rtl w:val="0"/>
        </w:rPr>
        <w:t xml:space="preserve"> to evaluate liver, adrenals. Bone scan </w:t>
      </w:r>
      <w:r w:rsidDel="00000000" w:rsidR="00000000" w:rsidRPr="00000000">
        <w:rPr>
          <w:rtl w:val="0"/>
        </w:rPr>
        <w:t xml:space="preserve">if there is no</w:t>
      </w:r>
      <w:r w:rsidDel="00000000" w:rsidR="00000000" w:rsidRPr="00000000">
        <w:rPr>
          <w:rFonts w:ascii="Times New Roman" w:cs="Times New Roman" w:eastAsia="Times New Roman" w:hAnsi="Times New Roman"/>
          <w:sz w:val="20"/>
          <w:szCs w:val="20"/>
          <w:rtl w:val="0"/>
        </w:rPr>
        <w:t xml:space="preserve"> PET.</w:t>
        <w:br w:type="textWrapping"/>
      </w:r>
      <w:r w:rsidDel="00000000" w:rsidR="00000000" w:rsidRPr="00000000">
        <w:rPr>
          <w:b w:val="1"/>
          <w:sz w:val="20"/>
          <w:szCs w:val="20"/>
          <w:rtl w:val="0"/>
        </w:rPr>
        <w:t xml:space="preserve">Sensitivity for N2 ~80%</w:t>
      </w:r>
      <w:r w:rsidDel="00000000" w:rsidR="00000000" w:rsidRPr="00000000">
        <w:rPr>
          <w:rFonts w:ascii="Times New Roman" w:cs="Times New Roman" w:eastAsia="Times New Roman" w:hAnsi="Times New Roman"/>
          <w:sz w:val="20"/>
          <w:szCs w:val="20"/>
          <w:rtl w:val="0"/>
        </w:rPr>
        <w:t xml:space="preserve">. Around 5% </w:t>
      </w:r>
      <w:r w:rsidDel="00000000" w:rsidR="00000000" w:rsidRPr="00000000">
        <w:rPr>
          <w:rtl w:val="0"/>
        </w:rPr>
        <w:t xml:space="preserve">FNR for peripheral disease [</w:t>
      </w:r>
      <w:hyperlink r:id="rId69">
        <w:r w:rsidDel="00000000" w:rsidR="00000000" w:rsidRPr="00000000">
          <w:rPr>
            <w:rtl w:val="0"/>
          </w:rPr>
          <w:t xml:space="preserve">Detterbeck Chest '07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while </w:t>
      </w:r>
      <w:r w:rsidDel="00000000" w:rsidR="00000000" w:rsidRPr="00000000">
        <w:rPr>
          <w:rtl w:val="0"/>
        </w:rPr>
        <w:t xml:space="preserve">24-83% FNR if</w:t>
      </w:r>
      <w:r w:rsidDel="00000000" w:rsidR="00000000" w:rsidRPr="00000000">
        <w:rPr>
          <w:rFonts w:ascii="Times New Roman" w:cs="Times New Roman" w:eastAsia="Times New Roman" w:hAnsi="Times New Roman"/>
          <w:sz w:val="20"/>
          <w:szCs w:val="20"/>
          <w:rtl w:val="0"/>
        </w:rPr>
        <w:t xml:space="preserve"> central.</w:t>
      </w:r>
    </w:p>
    <w:p w:rsidR="00000000" w:rsidDel="00000000" w:rsidP="00000000" w:rsidRDefault="00000000" w:rsidRPr="00000000" w14:paraId="0000010C">
      <w:pPr>
        <w:spacing w:line="240" w:lineRule="auto"/>
        <w:ind w:left="720" w:firstLine="0"/>
        <w:rPr/>
      </w:pPr>
      <w:r w:rsidDel="00000000" w:rsidR="00000000" w:rsidRPr="00000000">
        <w:rPr>
          <w:rtl w:val="0"/>
        </w:rPr>
        <w:t xml:space="preserve">False positives are not uncommon, and </w:t>
      </w:r>
      <w:r w:rsidDel="00000000" w:rsidR="00000000" w:rsidRPr="00000000">
        <w:rPr>
          <w:rtl w:val="0"/>
        </w:rPr>
        <w:t xml:space="preserve">confirmatory</w:t>
      </w:r>
      <w:r w:rsidDel="00000000" w:rsidR="00000000" w:rsidRPr="00000000">
        <w:rPr>
          <w:rtl w:val="0"/>
        </w:rPr>
        <w:t xml:space="preserve"> EBUS is encouraged if PET/CT is suggestive of N2 disease.</w:t>
      </w:r>
    </w:p>
    <w:p w:rsidR="00000000" w:rsidDel="00000000" w:rsidP="00000000" w:rsidRDefault="00000000" w:rsidRPr="00000000" w14:paraId="0000010D">
      <w:pPr>
        <w:spacing w:line="240" w:lineRule="auto"/>
        <w:ind w:left="720" w:firstLine="0"/>
        <w:rPr/>
      </w:pPr>
      <w:r w:rsidDel="00000000" w:rsidR="00000000" w:rsidRPr="00000000">
        <w:rPr>
          <w:rtl w:val="0"/>
        </w:rPr>
        <w:t xml:space="preserve">False negatives are higher for central tumors and PET positive hilum, but still may not warrant EBUS if frail/elderly.</w:t>
      </w:r>
    </w:p>
    <w:p w:rsidR="00000000" w:rsidDel="00000000" w:rsidP="00000000" w:rsidRDefault="00000000" w:rsidRPr="00000000" w14:paraId="0000010E">
      <w:pPr>
        <w:spacing w:line="240" w:lineRule="auto"/>
        <w:ind w:left="720" w:firstLine="0"/>
        <w:rPr/>
      </w:pPr>
      <w:r w:rsidDel="00000000" w:rsidR="00000000" w:rsidRPr="00000000">
        <w:rPr>
          <w:rtl w:val="0"/>
        </w:rPr>
        <w:t xml:space="preserve">The [</w:t>
      </w:r>
      <w:hyperlink w:anchor="uvpyhpg46hix">
        <w:r w:rsidDel="00000000" w:rsidR="00000000" w:rsidRPr="00000000">
          <w:rPr>
            <w:rtl w:val="0"/>
          </w:rPr>
          <w:t xml:space="preserve">ASTER trial</w:t>
        </w:r>
      </w:hyperlink>
      <w:r w:rsidDel="00000000" w:rsidR="00000000" w:rsidRPr="00000000">
        <w:rPr>
          <w:rtl w:val="0"/>
        </w:rPr>
        <w:t xml:space="preserve">] suggests a false negative rate of 15% for patients staged with PET/CT and EBUS. </w:t>
      </w:r>
    </w:p>
    <w:p w:rsidR="00000000" w:rsidDel="00000000" w:rsidP="00000000" w:rsidRDefault="00000000" w:rsidRPr="00000000" w14:paraId="0000010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PET/CT can avoid unnecessary surgery in ~10-20%.</w:t>
      </w:r>
    </w:p>
    <w:p w:rsidR="00000000" w:rsidDel="00000000" w:rsidP="00000000" w:rsidRDefault="00000000" w:rsidRPr="00000000" w14:paraId="0000011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b w:val="1"/>
          <w:sz w:val="20"/>
          <w:szCs w:val="20"/>
          <w:rtl w:val="0"/>
        </w:rPr>
        <w:t xml:space="preserve">False positive rates for N2 can approach 25%</w:t>
      </w:r>
      <w:r w:rsidDel="00000000" w:rsidR="00000000" w:rsidRPr="00000000">
        <w:rPr>
          <w:rFonts w:ascii="Times New Roman" w:cs="Times New Roman" w:eastAsia="Times New Roman" w:hAnsi="Times New Roman"/>
          <w:sz w:val="20"/>
          <w:szCs w:val="20"/>
          <w:rtl w:val="0"/>
        </w:rPr>
        <w:t xml:space="preserve">, therefore EBUS may be warranted [</w:t>
      </w:r>
      <w:hyperlink r:id="rId70">
        <w:r w:rsidDel="00000000" w:rsidR="00000000" w:rsidRPr="00000000">
          <w:rPr>
            <w:rFonts w:ascii="Times New Roman" w:cs="Times New Roman" w:eastAsia="Times New Roman" w:hAnsi="Times New Roman"/>
            <w:sz w:val="20"/>
            <w:szCs w:val="20"/>
            <w:rtl w:val="0"/>
          </w:rPr>
          <w:t xml:space="preserve">Rwigema JTD '15</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Cochrane Review [</w:t>
      </w:r>
      <w:hyperlink r:id="rId71">
        <w:r w:rsidDel="00000000" w:rsidR="00000000" w:rsidRPr="00000000">
          <w:rPr>
            <w:rFonts w:ascii="Times New Roman" w:cs="Times New Roman" w:eastAsia="Times New Roman" w:hAnsi="Times New Roman"/>
            <w:sz w:val="20"/>
            <w:szCs w:val="20"/>
            <w:rtl w:val="0"/>
          </w:rPr>
          <w:t xml:space="preserve">'14</w:t>
        </w:r>
      </w:hyperlink>
      <w:r w:rsidDel="00000000" w:rsidR="00000000" w:rsidRPr="00000000">
        <w:rPr>
          <w:rFonts w:ascii="Times New Roman" w:cs="Times New Roman" w:eastAsia="Times New Roman" w:hAnsi="Times New Roman"/>
          <w:sz w:val="20"/>
          <w:szCs w:val="20"/>
          <w:rtl w:val="0"/>
        </w:rPr>
        <w:t xml:space="preserve">]: PET w 77% Sn and 90% Sp for N2, great heterogeneity between studies.</w:t>
      </w:r>
    </w:p>
    <w:p w:rsidR="00000000" w:rsidDel="00000000" w:rsidP="00000000" w:rsidRDefault="00000000" w:rsidRPr="00000000" w14:paraId="0000011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Al-Sarraf </w:t>
      </w:r>
      <w:hyperlink r:id="rId72">
        <w:r w:rsidDel="00000000" w:rsidR="00000000" w:rsidRPr="00000000">
          <w:rPr>
            <w:rFonts w:ascii="Times New Roman" w:cs="Times New Roman" w:eastAsia="Times New Roman" w:hAnsi="Times New Roman"/>
            <w:sz w:val="20"/>
            <w:szCs w:val="20"/>
            <w:rtl w:val="0"/>
          </w:rPr>
          <w:t xml:space="preserve">[EJCTS '08]</w:t>
        </w:r>
      </w:hyperlink>
      <w:r w:rsidDel="00000000" w:rsidR="00000000" w:rsidRPr="00000000">
        <w:rPr>
          <w:rFonts w:ascii="Times New Roman" w:cs="Times New Roman" w:eastAsia="Times New Roman" w:hAnsi="Times New Roman"/>
          <w:sz w:val="20"/>
          <w:szCs w:val="20"/>
          <w:rtl w:val="0"/>
        </w:rPr>
        <w:t xml:space="preserve">: After a negative PET, 16% will have occult N2 disease. </w:t>
      </w:r>
    </w:p>
    <w:p w:rsidR="00000000" w:rsidDel="00000000" w:rsidP="00000000" w:rsidRDefault="00000000" w:rsidRPr="00000000" w14:paraId="0000011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MVA, central tumors, RUL tumors and PET+ </w:t>
      </w:r>
      <w:r w:rsidDel="00000000" w:rsidR="00000000" w:rsidRPr="00000000">
        <w:rPr>
          <w:rtl w:val="0"/>
        </w:rPr>
        <w:t xml:space="preserve">hilum are more</w:t>
      </w:r>
      <w:r w:rsidDel="00000000" w:rsidR="00000000" w:rsidRPr="00000000">
        <w:rPr>
          <w:rFonts w:ascii="Times New Roman" w:cs="Times New Roman" w:eastAsia="Times New Roman" w:hAnsi="Times New Roman"/>
          <w:sz w:val="20"/>
          <w:szCs w:val="20"/>
          <w:rtl w:val="0"/>
        </w:rPr>
        <w:t xml:space="preserve"> suggestive of N2 involvement.</w:t>
      </w:r>
    </w:p>
    <w:p w:rsidR="00000000" w:rsidDel="00000000" w:rsidP="00000000" w:rsidRDefault="00000000" w:rsidRPr="00000000" w14:paraId="00000114">
      <w:pPr>
        <w:numPr>
          <w:ilvl w:val="1"/>
          <w:numId w:val="25"/>
        </w:numPr>
        <w:spacing w:line="240" w:lineRule="auto"/>
        <w:ind w:left="1440" w:hanging="360"/>
        <w:rPr>
          <w:u w:val="none"/>
        </w:rPr>
      </w:pPr>
      <w:r w:rsidDel="00000000" w:rsidR="00000000" w:rsidRPr="00000000">
        <w:rPr>
          <w:rtl w:val="0"/>
        </w:rPr>
        <w:t xml:space="preserve">For central tumors, invasive mediastinal LN staging is still warranted with a negative PET/CT (e.g., even with small nodes &lt; 1 cm).</w:t>
      </w:r>
    </w:p>
    <w:p w:rsidR="00000000" w:rsidDel="00000000" w:rsidP="00000000" w:rsidRDefault="00000000" w:rsidRPr="00000000" w14:paraId="0000011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MRI</w:t>
      </w:r>
      <w:r w:rsidDel="00000000" w:rsidR="00000000" w:rsidRPr="00000000">
        <w:rPr>
          <w:rFonts w:ascii="Times New Roman" w:cs="Times New Roman" w:eastAsia="Times New Roman" w:hAnsi="Times New Roman"/>
          <w:sz w:val="20"/>
          <w:szCs w:val="20"/>
          <w:rtl w:val="0"/>
        </w:rPr>
        <w:t xml:space="preserve">: Stage II+, </w:t>
      </w:r>
      <w:r w:rsidDel="00000000" w:rsidR="00000000" w:rsidRPr="00000000">
        <w:rPr>
          <w:rFonts w:ascii="Times New Roman" w:cs="Times New Roman" w:eastAsia="Times New Roman" w:hAnsi="Times New Roman"/>
          <w:sz w:val="20"/>
          <w:szCs w:val="20"/>
          <w:rtl w:val="0"/>
        </w:rPr>
        <w:t xml:space="preserve">consider for IB</w:t>
      </w:r>
      <w:r w:rsidDel="00000000" w:rsidR="00000000" w:rsidRPr="00000000">
        <w:rPr>
          <w:rFonts w:ascii="Times New Roman" w:cs="Times New Roman" w:eastAsia="Times New Roman" w:hAnsi="Times New Roman"/>
          <w:sz w:val="20"/>
          <w:szCs w:val="20"/>
          <w:rtl w:val="0"/>
        </w:rPr>
        <w:t xml:space="preserve"> for AC (Cat 2B - it doesn't happen more often, but can happen in earlier stage dz).</w:t>
      </w:r>
    </w:p>
    <w:bookmarkStart w:colFirst="0" w:colLast="0" w:name="r92147q7n6qa" w:id="5"/>
    <w:bookmarkEnd w:id="5"/>
    <w:p w:rsidR="00000000" w:rsidDel="00000000" w:rsidP="00000000" w:rsidRDefault="00000000" w:rsidRPr="00000000" w14:paraId="00000116">
      <w:pPr>
        <w:numPr>
          <w:ilvl w:val="0"/>
          <w:numId w:val="25"/>
        </w:numPr>
        <w:spacing w:line="240" w:lineRule="auto"/>
        <w:ind w:left="720" w:hanging="360"/>
        <w:rPr>
          <w:u w:val="none"/>
        </w:rPr>
      </w:pPr>
      <w:r w:rsidDel="00000000" w:rsidR="00000000" w:rsidRPr="00000000">
        <w:rPr>
          <w:rtl w:val="0"/>
        </w:rPr>
        <w:t xml:space="preserve">Tissue</w:t>
      </w:r>
    </w:p>
    <w:p w:rsidR="00000000" w:rsidDel="00000000" w:rsidP="00000000" w:rsidRDefault="00000000" w:rsidRPr="00000000" w14:paraId="00000117">
      <w:pPr>
        <w:numPr>
          <w:ilvl w:val="1"/>
          <w:numId w:val="25"/>
        </w:numPr>
        <w:spacing w:line="240" w:lineRule="auto"/>
        <w:ind w:left="1440" w:hanging="360"/>
      </w:pPr>
      <w:r w:rsidDel="00000000" w:rsidR="00000000" w:rsidRPr="00000000">
        <w:rPr>
          <w:rtl w:val="0"/>
        </w:rPr>
        <w:t xml:space="preserve">Biopsy the site that can both diagnose and stage. </w:t>
      </w:r>
    </w:p>
    <w:p w:rsidR="00000000" w:rsidDel="00000000" w:rsidP="00000000" w:rsidRDefault="00000000" w:rsidRPr="00000000" w14:paraId="00000118">
      <w:pPr>
        <w:numPr>
          <w:ilvl w:val="1"/>
          <w:numId w:val="25"/>
        </w:numPr>
        <w:spacing w:line="240" w:lineRule="auto"/>
        <w:ind w:left="1440" w:hanging="360"/>
      </w:pPr>
      <w:r w:rsidDel="00000000" w:rsidR="00000000" w:rsidRPr="00000000">
        <w:rPr>
          <w:rtl w:val="0"/>
        </w:rPr>
        <w:t xml:space="preserve">Bronchoscopy for central lesions, CT-guided for peripheral lesions. </w:t>
      </w:r>
    </w:p>
    <w:p w:rsidR="00000000" w:rsidDel="00000000" w:rsidP="00000000" w:rsidRDefault="00000000" w:rsidRPr="00000000" w14:paraId="00000119">
      <w:pPr>
        <w:numPr>
          <w:ilvl w:val="1"/>
          <w:numId w:val="25"/>
        </w:numPr>
        <w:spacing w:line="240" w:lineRule="auto"/>
        <w:ind w:left="1440" w:hanging="360"/>
      </w:pPr>
      <w:r w:rsidDel="00000000" w:rsidR="00000000" w:rsidRPr="00000000">
        <w:rPr>
          <w:rtl w:val="0"/>
        </w:rPr>
        <w:t xml:space="preserve">Core biopsy preferred over FNA/cytology.</w:t>
      </w:r>
    </w:p>
    <w:p w:rsidR="00000000" w:rsidDel="00000000" w:rsidP="00000000" w:rsidRDefault="00000000" w:rsidRPr="00000000" w14:paraId="0000011A">
      <w:pPr>
        <w:numPr>
          <w:ilvl w:val="1"/>
          <w:numId w:val="25"/>
        </w:numPr>
        <w:spacing w:line="240" w:lineRule="auto"/>
        <w:ind w:left="1440" w:hanging="360"/>
      </w:pPr>
      <w:r w:rsidDel="00000000" w:rsidR="00000000" w:rsidRPr="00000000">
        <w:rPr>
          <w:b w:val="1"/>
          <w:rtl w:val="0"/>
        </w:rPr>
        <w:t xml:space="preserve">Primary lung adenocarcinoma</w:t>
      </w:r>
      <w:r w:rsidDel="00000000" w:rsidR="00000000" w:rsidRPr="00000000">
        <w:rPr>
          <w:rtl w:val="0"/>
        </w:rPr>
        <w:t xml:space="preserve">: </w:t>
      </w:r>
      <w:r w:rsidDel="00000000" w:rsidR="00000000" w:rsidRPr="00000000">
        <w:rPr>
          <w:rtl w:val="0"/>
        </w:rPr>
        <w:t xml:space="preserve">TTF-1, CK7, Napsin A. </w:t>
      </w:r>
    </w:p>
    <w:p w:rsidR="00000000" w:rsidDel="00000000" w:rsidP="00000000" w:rsidRDefault="00000000" w:rsidRPr="00000000" w14:paraId="0000011B">
      <w:pPr>
        <w:numPr>
          <w:ilvl w:val="1"/>
          <w:numId w:val="25"/>
        </w:numPr>
        <w:spacing w:line="240" w:lineRule="auto"/>
        <w:ind w:left="1440" w:hanging="360"/>
      </w:pPr>
      <w:r w:rsidDel="00000000" w:rsidR="00000000" w:rsidRPr="00000000">
        <w:rPr>
          <w:b w:val="1"/>
          <w:rtl w:val="0"/>
        </w:rPr>
        <w:t xml:space="preserve">Neuroendocrine</w:t>
      </w:r>
      <w:r w:rsidDel="00000000" w:rsidR="00000000" w:rsidRPr="00000000">
        <w:rPr>
          <w:rtl w:val="0"/>
        </w:rPr>
        <w:t xml:space="preserve">: </w:t>
      </w:r>
      <w:r w:rsidDel="00000000" w:rsidR="00000000" w:rsidRPr="00000000">
        <w:rPr>
          <w:rtl w:val="0"/>
        </w:rPr>
        <w:t xml:space="preserve">CD56, chromogranin A, synaptophysin, </w:t>
      </w:r>
      <w:r w:rsidDel="00000000" w:rsidR="00000000" w:rsidRPr="00000000">
        <w:rPr>
          <w:rtl w:val="0"/>
        </w:rPr>
        <w:t xml:space="preserve">TTF-1.</w:t>
      </w:r>
    </w:p>
    <w:p w:rsidR="00000000" w:rsidDel="00000000" w:rsidP="00000000" w:rsidRDefault="00000000" w:rsidRPr="00000000" w14:paraId="0000011C">
      <w:pPr>
        <w:numPr>
          <w:ilvl w:val="1"/>
          <w:numId w:val="25"/>
        </w:numPr>
        <w:spacing w:line="240" w:lineRule="auto"/>
        <w:ind w:left="1440" w:hanging="360"/>
      </w:pPr>
      <w:r w:rsidDel="00000000" w:rsidR="00000000" w:rsidRPr="00000000">
        <w:rPr>
          <w:b w:val="1"/>
          <w:rtl w:val="0"/>
        </w:rPr>
        <w:t xml:space="preserve">Mesothelioma</w:t>
      </w:r>
      <w:r w:rsidDel="00000000" w:rsidR="00000000" w:rsidRPr="00000000">
        <w:rPr>
          <w:rtl w:val="0"/>
        </w:rPr>
        <w:t xml:space="preserve">: </w:t>
      </w:r>
      <w:r w:rsidDel="00000000" w:rsidR="00000000" w:rsidRPr="00000000">
        <w:rPr>
          <w:rtl w:val="0"/>
        </w:rPr>
        <w:t xml:space="preserve">WT-1, calretinin, CK5/6, D2-40.</w:t>
      </w:r>
      <w:r w:rsidDel="00000000" w:rsidR="00000000" w:rsidRPr="00000000">
        <w:rPr>
          <w:rtl w:val="0"/>
        </w:rPr>
        <w:t xml:space="preserve"> Not TTF-1 or CEA like adenocarcinoma.</w:t>
      </w:r>
    </w:p>
    <w:p w:rsidR="00000000" w:rsidDel="00000000" w:rsidP="00000000" w:rsidRDefault="00000000" w:rsidRPr="00000000" w14:paraId="0000011D">
      <w:pPr>
        <w:numPr>
          <w:ilvl w:val="1"/>
          <w:numId w:val="25"/>
        </w:numPr>
        <w:spacing w:line="240" w:lineRule="auto"/>
        <w:ind w:left="1440" w:hanging="360"/>
      </w:pPr>
      <w:r w:rsidDel="00000000" w:rsidR="00000000" w:rsidRPr="00000000">
        <w:rPr>
          <w:rtl w:val="0"/>
        </w:rPr>
        <w:t xml:space="preserve">Molecular testing: EGFR, KRAS, ALK, ROS-1, BRAF, PDL-1 status.</w:t>
      </w:r>
    </w:p>
    <w:p w:rsidR="00000000" w:rsidDel="00000000" w:rsidP="00000000" w:rsidRDefault="00000000" w:rsidRPr="00000000" w14:paraId="0000011E">
      <w:pPr>
        <w:numPr>
          <w:ilvl w:val="1"/>
          <w:numId w:val="25"/>
        </w:numPr>
        <w:spacing w:line="240" w:lineRule="auto"/>
        <w:ind w:left="1440" w:hanging="360"/>
      </w:pPr>
      <w:r w:rsidDel="00000000" w:rsidR="00000000" w:rsidRPr="00000000">
        <w:rPr>
          <w:rtl w:val="0"/>
        </w:rPr>
        <w:t xml:space="preserve">Liquid biopsy: Emerging area of diagnosis such as T790M mutation for EGFR TKI resistance. </w:t>
      </w:r>
    </w:p>
    <w:p w:rsidR="00000000" w:rsidDel="00000000" w:rsidP="00000000" w:rsidRDefault="00000000" w:rsidRPr="00000000" w14:paraId="0000011F">
      <w:pPr>
        <w:pStyle w:val="Heading2"/>
        <w:spacing w:line="240" w:lineRule="auto"/>
        <w:rPr/>
      </w:pPr>
      <w:bookmarkStart w:colFirst="0" w:colLast="0" w:name="_m9mlrdiu8lc0" w:id="6"/>
      <w:bookmarkEnd w:id="6"/>
      <w:hyperlink w:anchor="_6sfwza45y5km">
        <w:r w:rsidDel="00000000" w:rsidR="00000000" w:rsidRPr="00000000">
          <w:rPr>
            <w:rtl w:val="0"/>
          </w:rPr>
          <w:t xml:space="preserve">Mediastinal sampling </w:t>
        </w:r>
      </w:hyperlink>
      <w:r w:rsidDel="00000000" w:rsidR="00000000" w:rsidRPr="00000000">
        <w:rPr>
          <w:rtl w:val="0"/>
        </w:rPr>
      </w:r>
    </w:p>
    <w:p w:rsidR="00000000" w:rsidDel="00000000" w:rsidP="00000000" w:rsidRDefault="00000000" w:rsidRPr="00000000" w14:paraId="0000012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72% of pts believed to be stage I are pathologically stage I [</w:t>
      </w:r>
      <w:hyperlink r:id="rId73">
        <w:r w:rsidDel="00000000" w:rsidR="00000000" w:rsidRPr="00000000">
          <w:rPr>
            <w:rFonts w:ascii="Times New Roman" w:cs="Times New Roman" w:eastAsia="Times New Roman" w:hAnsi="Times New Roman"/>
            <w:sz w:val="20"/>
            <w:szCs w:val="20"/>
            <w:rtl w:val="0"/>
          </w:rPr>
          <w:t xml:space="preserve">D'cunha</w:t>
        </w:r>
      </w:hyperlink>
      <w:r w:rsidDel="00000000" w:rsidR="00000000" w:rsidRPr="00000000">
        <w:rPr>
          <w:rFonts w:ascii="Times New Roman" w:cs="Times New Roman" w:eastAsia="Times New Roman" w:hAnsi="Times New Roman"/>
          <w:sz w:val="20"/>
          <w:szCs w:val="20"/>
          <w:rtl w:val="0"/>
        </w:rPr>
        <w:t xml:space="preserve">]. Upstaging occ</w:t>
      </w:r>
      <w:r w:rsidDel="00000000" w:rsidR="00000000" w:rsidRPr="00000000">
        <w:rPr>
          <w:rtl w:val="0"/>
        </w:rPr>
        <w:t xml:space="preserve">urs</w:t>
      </w:r>
      <w:r w:rsidDel="00000000" w:rsidR="00000000" w:rsidRPr="00000000">
        <w:rPr>
          <w:rFonts w:ascii="Times New Roman" w:cs="Times New Roman" w:eastAsia="Times New Roman" w:hAnsi="Times New Roman"/>
          <w:sz w:val="20"/>
          <w:szCs w:val="20"/>
          <w:rtl w:val="0"/>
        </w:rPr>
        <w:t xml:space="preserve"> in ~25-33% of pts.</w:t>
      </w:r>
    </w:p>
    <w:p w:rsidR="00000000" w:rsidDel="00000000" w:rsidP="00000000" w:rsidRDefault="00000000" w:rsidRPr="00000000" w14:paraId="00000121">
      <w:pPr>
        <w:numPr>
          <w:ilvl w:val="0"/>
          <w:numId w:val="25"/>
        </w:numPr>
        <w:spacing w:line="240" w:lineRule="auto"/>
        <w:ind w:left="720" w:hanging="360"/>
        <w:rPr>
          <w:u w:val="none"/>
        </w:rPr>
      </w:pPr>
      <w:r w:rsidDel="00000000" w:rsidR="00000000" w:rsidRPr="00000000">
        <w:rPr>
          <w:rtl w:val="0"/>
        </w:rPr>
        <w:t xml:space="preserve">PET/CT has a ~5% FNR for peripheral disease, while upwards of 25% for central disease. </w:t>
      </w:r>
    </w:p>
    <w:p w:rsidR="00000000" w:rsidDel="00000000" w:rsidP="00000000" w:rsidRDefault="00000000" w:rsidRPr="00000000" w14:paraId="00000122">
      <w:pPr>
        <w:numPr>
          <w:ilvl w:val="1"/>
          <w:numId w:val="25"/>
        </w:numPr>
        <w:spacing w:line="240" w:lineRule="auto"/>
        <w:ind w:left="1440" w:hanging="360"/>
        <w:rPr>
          <w:u w:val="none"/>
        </w:rPr>
      </w:pPr>
      <w:r w:rsidDel="00000000" w:rsidR="00000000" w:rsidRPr="00000000">
        <w:rPr>
          <w:rtl w:val="0"/>
        </w:rPr>
        <w:t xml:space="preserve">Peripheral tumors with negative PET/CT in N2 may not require EBUS if frail or elderly. </w:t>
      </w:r>
    </w:p>
    <w:p w:rsidR="00000000" w:rsidDel="00000000" w:rsidP="00000000" w:rsidRDefault="00000000" w:rsidRPr="00000000" w14:paraId="00000123">
      <w:pPr>
        <w:numPr>
          <w:ilvl w:val="1"/>
          <w:numId w:val="25"/>
        </w:numPr>
        <w:spacing w:line="240" w:lineRule="auto"/>
        <w:ind w:left="1440" w:hanging="360"/>
        <w:rPr>
          <w:u w:val="none"/>
        </w:rPr>
      </w:pPr>
      <w:r w:rsidDel="00000000" w:rsidR="00000000" w:rsidRPr="00000000">
        <w:rPr>
          <w:rtl w:val="0"/>
        </w:rPr>
        <w:t xml:space="preserve">Peripheral tumors with positive PET/CT in N2 are encouraged to have EBUS for confirmation given false positives.</w:t>
      </w:r>
    </w:p>
    <w:p w:rsidR="00000000" w:rsidDel="00000000" w:rsidP="00000000" w:rsidRDefault="00000000" w:rsidRPr="00000000" w14:paraId="00000124">
      <w:pPr>
        <w:numPr>
          <w:ilvl w:val="1"/>
          <w:numId w:val="25"/>
        </w:numPr>
        <w:spacing w:line="240" w:lineRule="auto"/>
        <w:ind w:left="1440" w:hanging="360"/>
        <w:rPr>
          <w:u w:val="none"/>
        </w:rPr>
      </w:pPr>
      <w:r w:rsidDel="00000000" w:rsidR="00000000" w:rsidRPr="00000000">
        <w:rPr>
          <w:rtl w:val="0"/>
        </w:rPr>
        <w:t xml:space="preserve">Central tumors with negative PET/CT in N2 or hilar positivity are encouraged to have </w:t>
      </w:r>
      <w:r w:rsidDel="00000000" w:rsidR="00000000" w:rsidRPr="00000000">
        <w:rPr>
          <w:rtl w:val="0"/>
        </w:rPr>
        <w:t xml:space="preserve">confirmatory</w:t>
      </w:r>
      <w:r w:rsidDel="00000000" w:rsidR="00000000" w:rsidRPr="00000000">
        <w:rPr>
          <w:rtl w:val="0"/>
        </w:rPr>
        <w:t xml:space="preserve"> EBUS.</w:t>
      </w:r>
    </w:p>
    <w:p w:rsidR="00000000" w:rsidDel="00000000" w:rsidP="00000000" w:rsidRDefault="00000000" w:rsidRPr="00000000" w14:paraId="0000012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General recommendations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EBUS/FNA or surgical.</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If EBUS/FNA negative, do surgical if imaging positive, otherwise forego.</w:t>
      </w:r>
    </w:p>
    <w:p w:rsidR="00000000" w:rsidDel="00000000" w:rsidP="00000000" w:rsidRDefault="00000000" w:rsidRPr="00000000" w14:paraId="0000012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Only time NO mediastinal sample = ≤ 2 cm with negative PET and peripheral.</w:t>
      </w:r>
      <w:r w:rsidDel="00000000" w:rsidR="00000000" w:rsidRPr="00000000">
        <w:drawing>
          <wp:anchor allowOverlap="1" behindDoc="0" distB="0" distT="0" distL="0" distR="0" hidden="0" layoutInCell="1" locked="0" relativeHeight="0" simplePos="0">
            <wp:simplePos x="0" y="0"/>
            <wp:positionH relativeFrom="column">
              <wp:posOffset>4658995</wp:posOffset>
            </wp:positionH>
            <wp:positionV relativeFrom="paragraph">
              <wp:posOffset>0</wp:posOffset>
            </wp:positionV>
            <wp:extent cx="2204403" cy="1216830"/>
            <wp:effectExtent b="0" l="0" r="0" t="0"/>
            <wp:wrapSquare wrapText="bothSides" distB="0" distT="0" distL="0" distR="0"/>
            <wp:docPr id="6" name="image10.jpg"/>
            <a:graphic>
              <a:graphicData uri="http://schemas.openxmlformats.org/drawingml/2006/picture">
                <pic:pic>
                  <pic:nvPicPr>
                    <pic:cNvPr id="0" name="image10.jpg"/>
                    <pic:cNvPicPr preferRelativeResize="0"/>
                  </pic:nvPicPr>
                  <pic:blipFill>
                    <a:blip r:embed="rId74"/>
                    <a:srcRect b="0" l="0" r="0" t="0"/>
                    <a:stretch>
                      <a:fillRect/>
                    </a:stretch>
                  </pic:blipFill>
                  <pic:spPr>
                    <a:xfrm>
                      <a:off x="0" y="0"/>
                      <a:ext cx="2204403" cy="1216830"/>
                    </a:xfrm>
                    <a:prstGeom prst="rect"/>
                    <a:ln/>
                  </pic:spPr>
                </pic:pic>
              </a:graphicData>
            </a:graphic>
          </wp:anchor>
        </w:drawing>
      </w:r>
    </w:p>
    <w:p w:rsidR="00000000" w:rsidDel="00000000" w:rsidP="00000000" w:rsidRDefault="00000000" w:rsidRPr="00000000" w14:paraId="0000012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at least 3 stations.</w:t>
      </w:r>
    </w:p>
    <w:p w:rsidR="00000000" w:rsidDel="00000000" w:rsidP="00000000" w:rsidRDefault="00000000" w:rsidRPr="00000000" w14:paraId="0000012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all abnormal LN.</w:t>
      </w:r>
    </w:p>
    <w:p w:rsidR="00000000" w:rsidDel="00000000" w:rsidP="00000000" w:rsidRDefault="00000000" w:rsidRPr="00000000" w14:paraId="0000012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Needle approach</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EUS: 4, 7, 8-9.</w:t>
      </w:r>
    </w:p>
    <w:p w:rsidR="00000000" w:rsidDel="00000000" w:rsidP="00000000" w:rsidRDefault="00000000" w:rsidRPr="00000000" w14:paraId="0000012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EBUS: 2, 4, 7, 10.</w:t>
      </w:r>
    </w:p>
    <w:p w:rsidR="00000000" w:rsidDel="00000000" w:rsidP="00000000" w:rsidRDefault="00000000" w:rsidRPr="00000000" w14:paraId="0000012D">
      <w:pPr>
        <w:numPr>
          <w:ilvl w:val="0"/>
          <w:numId w:val="2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Surgical approach</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Cervical mediastinoscopy</w:t>
      </w:r>
      <w:r w:rsidDel="00000000" w:rsidR="00000000" w:rsidRPr="00000000">
        <w:rPr>
          <w:rFonts w:ascii="Times New Roman" w:cs="Times New Roman" w:eastAsia="Times New Roman" w:hAnsi="Times New Roman"/>
          <w:sz w:val="20"/>
          <w:szCs w:val="20"/>
          <w:rtl w:val="0"/>
        </w:rPr>
        <w:t xml:space="preserve">: Gold standard (Sn 44-92%, Sp 100%) but risk of complication and operator dependent. Incision 1 cm above suprasternal notch. All superior sulcus, or T3 or central T1-2 lesions: superior mediastinal nodes 1-4R, ± 7, 10.</w:t>
      </w:r>
    </w:p>
    <w:p w:rsidR="00000000" w:rsidDel="00000000" w:rsidP="00000000" w:rsidRDefault="00000000" w:rsidRPr="00000000" w14:paraId="0000012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Anterior/parasternal (Chamberlain) mediastinotomy</w:t>
      </w:r>
      <w:r w:rsidDel="00000000" w:rsidR="00000000" w:rsidRPr="00000000">
        <w:rPr>
          <w:rFonts w:ascii="Times New Roman" w:cs="Times New Roman" w:eastAsia="Times New Roman" w:hAnsi="Times New Roman"/>
          <w:sz w:val="20"/>
          <w:szCs w:val="20"/>
          <w:rtl w:val="0"/>
        </w:rPr>
        <w:t xml:space="preserve">: Incision at left 2nd ICS. 5, 6 ± 4L, 7.</w:t>
      </w:r>
    </w:p>
    <w:bookmarkStart w:colFirst="0" w:colLast="0" w:name="uvpyhpg46hix" w:id="7"/>
    <w:bookmarkEnd w:id="7"/>
    <w:p w:rsidR="00000000" w:rsidDel="00000000" w:rsidP="00000000" w:rsidRDefault="00000000" w:rsidRPr="00000000" w14:paraId="0000013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ASTER </w:t>
      </w:r>
      <w:r w:rsidDel="00000000" w:rsidR="00000000" w:rsidRPr="00000000">
        <w:rPr>
          <w:rFonts w:ascii="Times New Roman" w:cs="Times New Roman" w:eastAsia="Times New Roman" w:hAnsi="Times New Roman"/>
          <w:sz w:val="20"/>
          <w:szCs w:val="20"/>
          <w:rtl w:val="0"/>
        </w:rPr>
        <w:t xml:space="preserve">[</w:t>
      </w:r>
      <w:hyperlink r:id="rId75">
        <w:r w:rsidDel="00000000" w:rsidR="00000000" w:rsidRPr="00000000">
          <w:rPr>
            <w:rFonts w:ascii="Times New Roman" w:cs="Times New Roman" w:eastAsia="Times New Roman" w:hAnsi="Times New Roman"/>
            <w:sz w:val="20"/>
            <w:szCs w:val="20"/>
            <w:rtl w:val="0"/>
          </w:rPr>
          <w:t xml:space="preserve">Annema JAMA '10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rtl w:val="0"/>
        </w:rPr>
        <w:t xml:space="preserve">Surgical staging vs. EUS-EBUS→ Surgical staging</w:t>
      </w:r>
      <w:r w:rsidDel="00000000" w:rsidR="00000000" w:rsidRPr="00000000">
        <w:rPr>
          <w:rtl w:val="0"/>
        </w:rPr>
        <w:t xml:space="preserve">. Thoracotomy for all if negative.</w:t>
      </w:r>
    </w:p>
    <w:p w:rsidR="00000000" w:rsidDel="00000000" w:rsidP="00000000" w:rsidRDefault="00000000" w:rsidRPr="00000000" w14:paraId="00000131">
      <w:pPr>
        <w:spacing w:line="240" w:lineRule="auto"/>
        <w:ind w:left="720" w:firstLine="0"/>
        <w:rPr/>
      </w:pPr>
      <w:r w:rsidDel="00000000" w:rsidR="00000000" w:rsidRPr="00000000">
        <w:rPr>
          <w:rtl w:val="0"/>
        </w:rPr>
        <w:t xml:space="preserve">The negative predictive value of EUS-EBUS alone is only 85%. However, EBUS can avoid morbid thoracotomies.</w:t>
      </w:r>
      <w:r w:rsidDel="00000000" w:rsidR="00000000" w:rsidRPr="00000000">
        <w:rPr>
          <w:rtl w:val="0"/>
        </w:rPr>
      </w:r>
    </w:p>
    <w:p w:rsidR="00000000" w:rsidDel="00000000" w:rsidP="00000000" w:rsidRDefault="00000000" w:rsidRPr="00000000" w14:paraId="0000013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pts. 2007-2009. </w:t>
      </w:r>
      <w:r w:rsidDel="00000000" w:rsidR="00000000" w:rsidRPr="00000000">
        <w:rPr>
          <w:rtl w:val="0"/>
        </w:rPr>
        <w:t xml:space="preserve">Mediastinal staging indicated by CT or P</w:t>
      </w:r>
      <w:r w:rsidDel="00000000" w:rsidR="00000000" w:rsidRPr="00000000">
        <w:rPr>
          <w:rFonts w:ascii="Times New Roman" w:cs="Times New Roman" w:eastAsia="Times New Roman" w:hAnsi="Times New Roman"/>
          <w:sz w:val="20"/>
          <w:szCs w:val="20"/>
          <w:rtl w:val="0"/>
        </w:rPr>
        <w:t xml:space="preserve">ET.</w:t>
      </w:r>
    </w:p>
    <w:p w:rsidR="00000000" w:rsidDel="00000000" w:rsidP="00000000" w:rsidRDefault="00000000" w:rsidRPr="00000000" w14:paraId="00000133">
      <w:pPr>
        <w:numPr>
          <w:ilvl w:val="2"/>
          <w:numId w:val="25"/>
        </w:numPr>
        <w:spacing w:line="240" w:lineRule="auto"/>
        <w:ind w:left="2160" w:hanging="360"/>
        <w:rPr>
          <w:u w:val="none"/>
        </w:rPr>
      </w:pPr>
      <w:r w:rsidDel="00000000" w:rsidR="00000000" w:rsidRPr="00000000">
        <w:rPr>
          <w:rFonts w:ascii="Gungsuh" w:cs="Gungsuh" w:eastAsia="Gungsuh" w:hAnsi="Gungsuh"/>
          <w:rtl w:val="0"/>
        </w:rPr>
        <w:t xml:space="preserve">Mediastinal staging indicated if nodes ≥ 1 cm SAD, PET positive mediastinal nodes, or central.</w:t>
      </w:r>
    </w:p>
    <w:p w:rsidR="00000000" w:rsidDel="00000000" w:rsidP="00000000" w:rsidRDefault="00000000" w:rsidRPr="00000000" w14:paraId="0000013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Nodal metastases of ~35→ 46% (p=0.11). </w:t>
      </w:r>
      <w:r w:rsidDel="00000000" w:rsidR="00000000" w:rsidRPr="00000000">
        <w:rPr>
          <w:i w:val="1"/>
          <w:rtl w:val="0"/>
        </w:rPr>
        <w:t xml:space="preserve">Almost half of EUS-EBUS had N2 disease and avoided surgery.</w:t>
      </w:r>
    </w:p>
    <w:p w:rsidR="00000000" w:rsidDel="00000000" w:rsidP="00000000" w:rsidRDefault="00000000" w:rsidRPr="00000000" w14:paraId="0000013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Sn for N2/3 disease of 80→ 94%. </w:t>
      </w:r>
      <w:r w:rsidDel="00000000" w:rsidR="00000000" w:rsidRPr="00000000">
        <w:rPr>
          <w:i w:val="1"/>
          <w:rtl w:val="0"/>
        </w:rPr>
        <w:t xml:space="preserve">N2 disease found in 9% of pts after negative EBUS, 8% had complications.</w:t>
      </w:r>
    </w:p>
    <w:p w:rsidR="00000000" w:rsidDel="00000000" w:rsidP="00000000" w:rsidRDefault="00000000" w:rsidRPr="00000000" w14:paraId="00000136">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NPV of ~86→ 93% (p=0.18).</w:t>
      </w:r>
    </w:p>
    <w:p w:rsidR="00000000" w:rsidDel="00000000" w:rsidP="00000000" w:rsidRDefault="00000000" w:rsidRPr="00000000" w14:paraId="00000137">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Sn for surgical staging alone / EUS-EBUS without surgical staging of ~79→ 85%, NPV ~85%. </w:t>
      </w:r>
    </w:p>
    <w:p w:rsidR="00000000" w:rsidDel="00000000" w:rsidP="00000000" w:rsidRDefault="00000000" w:rsidRPr="00000000" w14:paraId="0000013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Unnecessary thoracotomies 18→ 7%.</w:t>
      </w:r>
    </w:p>
    <w:p w:rsidR="00000000" w:rsidDel="00000000" w:rsidP="00000000" w:rsidRDefault="00000000" w:rsidRPr="00000000" w14:paraId="0000013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EUS-TBNA with similar sensitivity as mediastinoscopy ~80% with complications 6→ 1%.</w:t>
      </w:r>
      <w:r w:rsidDel="00000000" w:rsidR="00000000" w:rsidRPr="00000000">
        <w:rPr>
          <w:rtl w:val="0"/>
        </w:rPr>
      </w:r>
    </w:p>
    <w:tbl>
      <w:tblPr>
        <w:tblStyle w:val="Table6"/>
        <w:tblW w:w="10770.0" w:type="dxa"/>
        <w:jc w:val="left"/>
        <w:tblInd w:w="28.79999999999999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25"/>
        <w:gridCol w:w="2370"/>
        <w:gridCol w:w="3720"/>
        <w:tblGridChange w:id="0">
          <w:tblGrid>
            <w:gridCol w:w="2355"/>
            <w:gridCol w:w="2325"/>
            <w:gridCol w:w="2370"/>
            <w:gridCol w:w="3720"/>
          </w:tblGrid>
        </w:tblGridChange>
      </w:tblGrid>
      <w:t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A">
            <w:pPr>
              <w:pStyle w:val="Heading2"/>
              <w:widowControl w:val="0"/>
              <w:spacing w:line="240" w:lineRule="auto"/>
              <w:rPr/>
            </w:pPr>
            <w:bookmarkStart w:colFirst="0" w:colLast="0" w:name="_6jx2f37knu1t" w:id="8"/>
            <w:bookmarkEnd w:id="8"/>
            <w:hyperlink w:anchor="_6sfwza45y5km">
              <w:r w:rsidDel="00000000" w:rsidR="00000000" w:rsidRPr="00000000">
                <w:rPr>
                  <w:rtl w:val="0"/>
                </w:rPr>
                <w:t xml:space="preserve"> </w:t>
              </w:r>
            </w:hyperlink>
            <w:hyperlink w:anchor="_6sfwza45y5km">
              <w:r w:rsidDel="00000000" w:rsidR="00000000" w:rsidRPr="00000000">
                <w:rPr>
                  <w:b w:val="1"/>
                  <w:rtl w:val="0"/>
                </w:rPr>
                <w:t xml:space="preserve">Lymph node Levels</w:t>
              </w:r>
            </w:hyperlink>
            <w:r w:rsidDel="00000000" w:rsidR="00000000" w:rsidRPr="00000000">
              <w:rPr>
                <w:b w:val="1"/>
                <w:rtl w:val="0"/>
              </w:rPr>
              <w:tab/>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w:t>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w:t>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Notes</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E">
            <w:pPr>
              <w:spacing w:line="240" w:lineRule="auto"/>
              <w:rPr>
                <w:sz w:val="20"/>
                <w:szCs w:val="20"/>
              </w:rPr>
            </w:pPr>
            <w:r w:rsidDel="00000000" w:rsidR="00000000" w:rsidRPr="00000000">
              <w:rPr>
                <w:rFonts w:ascii="Times New Roman" w:cs="Times New Roman" w:eastAsia="Times New Roman" w:hAnsi="Times New Roman"/>
                <w:b w:val="1"/>
                <w:sz w:val="20"/>
                <w:szCs w:val="20"/>
                <w:rtl w:val="0"/>
              </w:rPr>
              <w:t xml:space="preserve">1R/L </w:t>
            </w:r>
            <w:r w:rsidDel="00000000" w:rsidR="00000000" w:rsidRPr="00000000">
              <w:rPr>
                <w:sz w:val="20"/>
                <w:szCs w:val="20"/>
                <w:rtl w:val="0"/>
              </w:rPr>
              <w:t xml:space="preserve">(</w:t>
            </w:r>
            <w:r w:rsidDel="00000000" w:rsidR="00000000" w:rsidRPr="00000000">
              <w:rPr>
                <w:rtl w:val="0"/>
              </w:rPr>
              <w:t xml:space="preserve">Low cervical, SCV, Sternal notch</w:t>
            </w: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Lower cricoid</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Manubrium</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Sagittal for 1st rib/thoracic inlet.</w:t>
            </w:r>
          </w:p>
          <w:p w:rsidR="00000000" w:rsidDel="00000000" w:rsidP="00000000" w:rsidRDefault="00000000" w:rsidRPr="00000000" w14:paraId="000001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Midline trachea.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3">
            <w:pPr>
              <w:spacing w:line="240" w:lineRule="auto"/>
              <w:rPr>
                <w:sz w:val="20"/>
                <w:szCs w:val="20"/>
              </w:rPr>
            </w:pPr>
            <w:r w:rsidDel="00000000" w:rsidR="00000000" w:rsidRPr="00000000">
              <w:rPr>
                <w:rFonts w:ascii="Times New Roman" w:cs="Times New Roman" w:eastAsia="Times New Roman" w:hAnsi="Times New Roman"/>
                <w:b w:val="1"/>
                <w:sz w:val="20"/>
                <w:szCs w:val="20"/>
                <w:rtl w:val="0"/>
              </w:rPr>
              <w:t xml:space="preserve">2R/L </w:t>
            </w:r>
            <w:r w:rsidDel="00000000" w:rsidR="00000000" w:rsidRPr="00000000">
              <w:rPr>
                <w:sz w:val="20"/>
                <w:szCs w:val="20"/>
                <w:rtl w:val="0"/>
              </w:rPr>
              <w:t xml:space="preserve">(</w:t>
            </w:r>
            <w:r w:rsidDel="00000000" w:rsidR="00000000" w:rsidRPr="00000000">
              <w:rPr>
                <w:rtl w:val="0"/>
              </w:rPr>
              <w:t xml:space="preserve">Upper paratracheal</w:t>
            </w: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Apex of lung, manubrium</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 </w:t>
            </w:r>
            <w:r w:rsidDel="00000000" w:rsidR="00000000" w:rsidRPr="00000000">
              <w:rPr>
                <w:rFonts w:ascii="Times New Roman" w:cs="Times New Roman" w:eastAsia="Times New Roman" w:hAnsi="Times New Roman"/>
                <w:b w:val="1"/>
                <w:sz w:val="20"/>
                <w:szCs w:val="20"/>
                <w:rtl w:val="0"/>
              </w:rPr>
              <w:t xml:space="preserve">Caudal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innominate</w:t>
            </w:r>
          </w:p>
          <w:p w:rsidR="00000000" w:rsidDel="00000000" w:rsidP="00000000" w:rsidRDefault="00000000" w:rsidRPr="00000000" w14:paraId="00000146">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Fonts w:ascii="Times New Roman" w:cs="Times New Roman" w:eastAsia="Times New Roman" w:hAnsi="Times New Roman"/>
                <w:b w:val="1"/>
                <w:sz w:val="20"/>
                <w:szCs w:val="20"/>
                <w:rtl w:val="0"/>
              </w:rPr>
              <w:t xml:space="preserve"> Cranial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lat trachea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3A</w:t>
            </w:r>
            <w:r w:rsidDel="00000000" w:rsidR="00000000" w:rsidRPr="00000000">
              <w:rPr>
                <w:b w:val="1"/>
                <w:rtl w:val="0"/>
              </w:rPr>
              <w:t xml:space="preserve"> </w:t>
            </w:r>
            <w:r w:rsidDel="00000000" w:rsidR="00000000" w:rsidRPr="00000000">
              <w:rPr>
                <w:rtl w:val="0"/>
              </w:rPr>
              <w:t xml:space="preserve">(Prevasculars)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Apex of chest</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Carina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Posterior borders:</w:t>
            </w:r>
          </w:p>
          <w:p w:rsidR="00000000" w:rsidDel="00000000" w:rsidP="00000000" w:rsidRDefault="00000000" w:rsidRPr="00000000" w14:paraId="000001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Ant SVC L: Ant LCa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3P</w:t>
            </w:r>
            <w:r w:rsidDel="00000000" w:rsidR="00000000" w:rsidRPr="00000000">
              <w:rPr>
                <w:b w:val="1"/>
                <w:rtl w:val="0"/>
              </w:rPr>
              <w:t xml:space="preserve"> </w:t>
            </w:r>
            <w:r w:rsidDel="00000000" w:rsidR="00000000" w:rsidRPr="00000000">
              <w:rPr>
                <w:rtl w:val="0"/>
              </w:rPr>
              <w:t xml:space="preserve">(Retrotracheals)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Apex of chest</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Carina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4R/L</w:t>
            </w:r>
            <w:r w:rsidDel="00000000" w:rsidR="00000000" w:rsidRPr="00000000">
              <w:rPr>
                <w:b w:val="1"/>
                <w:rtl w:val="0"/>
              </w:rPr>
              <w:t xml:space="preserve"> </w:t>
            </w:r>
            <w:r w:rsidDel="00000000" w:rsidR="00000000" w:rsidRPr="00000000">
              <w:rPr>
                <w:rtl w:val="0"/>
              </w:rPr>
              <w:t xml:space="preserve">(Lower paratracheal)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Caudal innominate</w:t>
            </w:r>
          </w:p>
          <w:p w:rsidR="00000000" w:rsidDel="00000000" w:rsidP="00000000" w:rsidRDefault="00000000" w:rsidRPr="00000000" w14:paraId="000001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Cranial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 </w:t>
            </w:r>
            <w:r w:rsidDel="00000000" w:rsidR="00000000" w:rsidRPr="00000000">
              <w:rPr>
                <w:rFonts w:ascii="Times New Roman" w:cs="Times New Roman" w:eastAsia="Times New Roman" w:hAnsi="Times New Roman"/>
                <w:b w:val="1"/>
                <w:sz w:val="20"/>
                <w:szCs w:val="20"/>
                <w:rtl w:val="0"/>
              </w:rPr>
              <w:t xml:space="preserve">Caudal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azygos</w:t>
            </w:r>
          </w:p>
          <w:p w:rsidR="00000000" w:rsidDel="00000000" w:rsidP="00000000" w:rsidRDefault="00000000" w:rsidRPr="00000000" w14:paraId="00000155">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L: </w:t>
            </w:r>
            <w:r w:rsidDel="00000000" w:rsidR="00000000" w:rsidRPr="00000000">
              <w:rPr>
                <w:rFonts w:ascii="Times New Roman" w:cs="Times New Roman" w:eastAsia="Times New Roman" w:hAnsi="Times New Roman"/>
                <w:b w:val="1"/>
                <w:sz w:val="20"/>
                <w:szCs w:val="20"/>
                <w:rtl w:val="0"/>
              </w:rPr>
              <w:t xml:space="preserve">Cranial LMPa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lat trachea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b w:val="1"/>
                <w:rtl w:val="0"/>
              </w:rPr>
              <w:t xml:space="preserve"> </w:t>
            </w:r>
            <w:r w:rsidDel="00000000" w:rsidR="00000000" w:rsidRPr="00000000">
              <w:rPr>
                <w:rtl w:val="0"/>
              </w:rPr>
              <w:t xml:space="preserve">(Subaortic/AP window)</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Cranial LMPa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 to LA</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r w:rsidDel="00000000" w:rsidR="00000000" w:rsidRPr="00000000">
              <w:rPr>
                <w:b w:val="1"/>
                <w:rtl w:val="0"/>
              </w:rPr>
              <w:t xml:space="preserve"> </w:t>
            </w:r>
            <w:r w:rsidDel="00000000" w:rsidR="00000000" w:rsidRPr="00000000">
              <w:rPr>
                <w:rtl w:val="0"/>
              </w:rPr>
              <w:t xml:space="preserve">(Para Aortics)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 AA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r w:rsidDel="00000000" w:rsidR="00000000" w:rsidRPr="00000000">
              <w:rPr>
                <w:b w:val="1"/>
                <w:rtl w:val="0"/>
              </w:rPr>
              <w:t xml:space="preserve"> </w:t>
            </w:r>
            <w:r w:rsidDel="00000000" w:rsidR="00000000" w:rsidRPr="00000000">
              <w:rPr>
                <w:rtl w:val="0"/>
              </w:rPr>
              <w:t xml:space="preserve">(Subcarinal)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Carina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Caudal RML bronch</w:t>
            </w:r>
          </w:p>
          <w:p w:rsidR="00000000" w:rsidDel="00000000" w:rsidP="00000000" w:rsidRDefault="00000000" w:rsidRPr="00000000" w14:paraId="000001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Cranial LLL bronch</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4">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r w:rsidDel="00000000" w:rsidR="00000000" w:rsidRPr="00000000">
              <w:rPr>
                <w:b w:val="1"/>
                <w:rtl w:val="0"/>
              </w:rPr>
              <w:t xml:space="preserve"> </w:t>
            </w:r>
            <w:r w:rsidDel="00000000" w:rsidR="00000000" w:rsidRPr="00000000">
              <w:rPr>
                <w:rtl w:val="0"/>
              </w:rPr>
              <w:t xml:space="preserve">(Paraesophageal)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Caudal RML bronch</w:t>
            </w:r>
          </w:p>
          <w:p w:rsidR="00000000" w:rsidDel="00000000" w:rsidP="00000000" w:rsidRDefault="00000000" w:rsidRPr="00000000" w14:paraId="000001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Cranial LLL bronch</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Diaphragm</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9">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r w:rsidDel="00000000" w:rsidR="00000000" w:rsidRPr="00000000">
              <w:rPr>
                <w:b w:val="1"/>
                <w:rtl w:val="0"/>
              </w:rPr>
              <w:t xml:space="preserve"> </w:t>
            </w:r>
            <w:r w:rsidDel="00000000" w:rsidR="00000000" w:rsidRPr="00000000">
              <w:rPr>
                <w:rtl w:val="0"/>
              </w:rPr>
              <w:t xml:space="preserve">(Pulmonary ligament)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 pulm vein</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Diaphragm</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10R/L</w:t>
            </w:r>
            <w:r w:rsidDel="00000000" w:rsidR="00000000" w:rsidRPr="00000000">
              <w:rPr>
                <w:b w:val="1"/>
                <w:rtl w:val="0"/>
              </w:rPr>
              <w:t xml:space="preserve"> </w:t>
            </w:r>
            <w:r w:rsidDel="00000000" w:rsidR="00000000" w:rsidRPr="00000000">
              <w:rPr>
                <w:rtl w:val="0"/>
              </w:rPr>
              <w:t xml:space="preserve">(Hilar)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Caudal azygos</w:t>
            </w:r>
          </w:p>
          <w:p w:rsidR="00000000" w:rsidDel="00000000" w:rsidP="00000000" w:rsidRDefault="00000000" w:rsidRPr="00000000" w14:paraId="000001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 Cranial LMPa</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Interlobar regions</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Region ant to tracheal bifurcation is N2 </w:t>
            </w:r>
          </w:p>
        </w:tc>
      </w:tr>
      <w:tr>
        <w:trPr>
          <w:trHeight w:val="257.59999999999997" w:hRule="atLeast"/>
        </w:trPr>
        <w:tc>
          <w:tcPr>
            <w:gridSpan w:val="4"/>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2">
            <w:pPr>
              <w:spacing w:line="240" w:lineRule="auto"/>
              <w:rPr>
                <w:b w:val="1"/>
              </w:rPr>
            </w:pPr>
            <w:hyperlink w:anchor="_6jx2f37knu1t">
              <w:r w:rsidDel="00000000" w:rsidR="00000000" w:rsidRPr="00000000">
                <w:rPr>
                  <w:b w:val="1"/>
                  <w:rtl w:val="0"/>
                </w:rPr>
                <w:t xml:space="preserve">General nodal tidbits</w:t>
              </w:r>
            </w:hyperlink>
            <w:r w:rsidDel="00000000" w:rsidR="00000000" w:rsidRPr="00000000">
              <w:rPr>
                <w:rtl w:val="0"/>
              </w:rPr>
            </w:r>
          </w:p>
          <w:p w:rsidR="00000000" w:rsidDel="00000000" w:rsidP="00000000" w:rsidRDefault="00000000" w:rsidRPr="00000000" w14:paraId="00000173">
            <w:pPr>
              <w:spacing w:line="240" w:lineRule="auto"/>
              <w:rPr/>
            </w:pPr>
            <w:r w:rsidDel="00000000" w:rsidR="00000000" w:rsidRPr="00000000">
              <w:rPr>
                <w:rtl w:val="0"/>
              </w:rPr>
              <w:t xml:space="preserve">See [</w:t>
            </w:r>
            <w:hyperlink r:id="rId76">
              <w:r w:rsidDel="00000000" w:rsidR="00000000" w:rsidRPr="00000000">
                <w:rPr>
                  <w:rtl w:val="0"/>
                </w:rPr>
                <w:t xml:space="preserve">Radiology Assistant</w:t>
              </w:r>
            </w:hyperlink>
            <w:r w:rsidDel="00000000" w:rsidR="00000000" w:rsidRPr="00000000">
              <w:rPr>
                <w:rtl w:val="0"/>
              </w:rPr>
              <w:t xml:space="preserve">]. Zaorsky: [</w:t>
            </w:r>
            <w:hyperlink r:id="rId77">
              <w:r w:rsidDel="00000000" w:rsidR="00000000" w:rsidRPr="00000000">
                <w:rPr>
                  <w:rtl w:val="0"/>
                </w:rPr>
                <w:t xml:space="preserve">LN stations in lungs</w:t>
              </w:r>
            </w:hyperlink>
            <w:r w:rsidDel="00000000" w:rsidR="00000000" w:rsidRPr="00000000">
              <w:rPr>
                <w:rtl w:val="0"/>
              </w:rPr>
              <w:t xml:space="preserve">].</w:t>
            </w:r>
          </w:p>
          <w:p w:rsidR="00000000" w:rsidDel="00000000" w:rsidP="00000000" w:rsidRDefault="00000000" w:rsidRPr="00000000" w14:paraId="00000174">
            <w:pPr>
              <w:spacing w:line="240" w:lineRule="auto"/>
              <w:ind w:left="0" w:firstLine="0"/>
              <w:rPr/>
            </w:pPr>
            <w:r w:rsidDel="00000000" w:rsidR="00000000" w:rsidRPr="00000000">
              <w:rPr>
                <w:rtl w:val="0"/>
              </w:rPr>
              <w:t xml:space="preserve">AVARO [</w:t>
            </w:r>
            <w:hyperlink r:id="rId78">
              <w:r w:rsidDel="00000000" w:rsidR="00000000" w:rsidRPr="00000000">
                <w:rPr>
                  <w:rtl w:val="0"/>
                </w:rPr>
                <w:t xml:space="preserve">Normal Thorax Anatomy</w:t>
              </w:r>
            </w:hyperlink>
            <w:r w:rsidDel="00000000" w:rsidR="00000000" w:rsidRPr="00000000">
              <w:rPr>
                <w:rtl w:val="0"/>
              </w:rPr>
              <w:t xml:space="preserve">], [</w:t>
            </w:r>
            <w:hyperlink r:id="rId79">
              <w:r w:rsidDel="00000000" w:rsidR="00000000" w:rsidRPr="00000000">
                <w:rPr>
                  <w:rtl w:val="0"/>
                </w:rPr>
                <w:t xml:space="preserve">Thoracic nodal levels</w:t>
              </w:r>
            </w:hyperlink>
            <w:r w:rsidDel="00000000" w:rsidR="00000000" w:rsidRPr="00000000">
              <w:rPr>
                <w:rtl w:val="0"/>
              </w:rPr>
              <w:t xml:space="preserve">].</w:t>
            </w:r>
          </w:p>
          <w:p w:rsidR="00000000" w:rsidDel="00000000" w:rsidP="00000000" w:rsidRDefault="00000000" w:rsidRPr="00000000" w14:paraId="00000175">
            <w:pPr>
              <w:spacing w:line="240" w:lineRule="auto"/>
              <w:ind w:left="0" w:firstLine="0"/>
              <w:rPr/>
            </w:pPr>
            <w:r w:rsidDel="00000000" w:rsidR="00000000" w:rsidRPr="00000000">
              <w:rPr>
                <w:rtl w:val="0"/>
              </w:rPr>
              <w:t xml:space="preserve">CT-based definition of thoracic LN stations: An atlas from the University of Michigan [</w:t>
            </w:r>
            <w:hyperlink r:id="rId80">
              <w:r w:rsidDel="00000000" w:rsidR="00000000" w:rsidRPr="00000000">
                <w:rPr>
                  <w:rtl w:val="0"/>
                </w:rPr>
                <w:t xml:space="preserve">Chapet IJROBP '05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6">
            <w:pPr>
              <w:spacing w:line="240" w:lineRule="auto"/>
              <w:rPr/>
            </w:pPr>
            <w:r w:rsidDel="00000000" w:rsidR="00000000" w:rsidRPr="00000000">
              <w:rPr>
                <w:rtl w:val="0"/>
              </w:rPr>
              <w:t xml:space="preserve">Mediastinal nodes in the single digits increase from cranial to caudal.</w:t>
            </w:r>
          </w:p>
          <w:p w:rsidR="00000000" w:rsidDel="00000000" w:rsidP="00000000" w:rsidRDefault="00000000" w:rsidRPr="00000000" w14:paraId="00000177">
            <w:pPr>
              <w:spacing w:line="240" w:lineRule="auto"/>
              <w:rPr/>
            </w:pPr>
            <w:r w:rsidDel="00000000" w:rsidR="00000000" w:rsidRPr="00000000">
              <w:rPr>
                <w:rtl w:val="0"/>
              </w:rPr>
              <w:t xml:space="preserve">Subcarina is level 7.</w:t>
            </w:r>
          </w:p>
          <w:p w:rsidR="00000000" w:rsidDel="00000000" w:rsidP="00000000" w:rsidRDefault="00000000" w:rsidRPr="00000000" w14:paraId="00000178">
            <w:pPr>
              <w:spacing w:line="240" w:lineRule="auto"/>
              <w:rPr/>
            </w:pPr>
            <w:r w:rsidDel="00000000" w:rsidR="00000000" w:rsidRPr="00000000">
              <w:rPr>
                <w:rtl w:val="0"/>
              </w:rPr>
              <w:t xml:space="preserve">Interlobar nodal stations are in the double digits, while hilar lymph nodes are level 10.</w:t>
            </w:r>
          </w:p>
          <w:p w:rsidR="00000000" w:rsidDel="00000000" w:rsidP="00000000" w:rsidRDefault="00000000" w:rsidRPr="00000000" w14:paraId="00000179">
            <w:pPr>
              <w:spacing w:line="240" w:lineRule="auto"/>
              <w:rPr/>
            </w:pPr>
            <w:r w:rsidDel="00000000" w:rsidR="00000000" w:rsidRPr="00000000">
              <w:rPr>
                <w:rtl w:val="0"/>
              </w:rPr>
              <w:t xml:space="preserve">N1 is double digit nodes (IIB, IIIA): Resectable.</w:t>
            </w:r>
          </w:p>
          <w:p w:rsidR="00000000" w:rsidDel="00000000" w:rsidP="00000000" w:rsidRDefault="00000000" w:rsidRPr="00000000" w14:paraId="0000017A">
            <w:pPr>
              <w:spacing w:line="240" w:lineRule="auto"/>
              <w:rPr/>
            </w:pPr>
            <w:r w:rsidDel="00000000" w:rsidR="00000000" w:rsidRPr="00000000">
              <w:rPr>
                <w:rtl w:val="0"/>
              </w:rPr>
              <w:t xml:space="preserve">N2 is ipsilateral mediastinal nodes (IIIA-IIIB/large primary): Resectable.</w:t>
            </w:r>
          </w:p>
          <w:p w:rsidR="00000000" w:rsidDel="00000000" w:rsidP="00000000" w:rsidRDefault="00000000" w:rsidRPr="00000000" w14:paraId="0000017B">
            <w:pPr>
              <w:spacing w:line="240" w:lineRule="auto"/>
              <w:rPr/>
            </w:pPr>
            <w:r w:rsidDel="00000000" w:rsidR="00000000" w:rsidRPr="00000000">
              <w:rPr>
                <w:rtl w:val="0"/>
              </w:rPr>
              <w:t xml:space="preserve">N3 is contralateral or SCV nodes (IIIB-IIIC): Unresectable. </w:t>
            </w:r>
          </w:p>
        </w:tc>
      </w:tr>
    </w:tbl>
    <w:p w:rsidR="00000000" w:rsidDel="00000000" w:rsidP="00000000" w:rsidRDefault="00000000" w:rsidRPr="00000000" w14:paraId="0000017F">
      <w:pPr>
        <w:spacing w:line="240" w:lineRule="auto"/>
        <w:rPr/>
      </w:pPr>
      <w:r w:rsidDel="00000000" w:rsidR="00000000" w:rsidRPr="00000000">
        <w:rPr>
          <w:rtl w:val="0"/>
        </w:rPr>
      </w:r>
    </w:p>
    <w:p w:rsidR="00000000" w:rsidDel="00000000" w:rsidP="00000000" w:rsidRDefault="00000000" w:rsidRPr="00000000" w14:paraId="00000180">
      <w:pPr>
        <w:pStyle w:val="Heading2"/>
        <w:spacing w:line="240" w:lineRule="auto"/>
        <w:rPr/>
      </w:pPr>
      <w:bookmarkStart w:colFirst="0" w:colLast="0" w:name="_k70amn44ux20" w:id="9"/>
      <w:bookmarkEnd w:id="9"/>
      <w:hyperlink w:anchor="_6sfwza45y5km">
        <w:r w:rsidDel="00000000" w:rsidR="00000000" w:rsidRPr="00000000">
          <w:rPr>
            <w:rtl w:val="0"/>
          </w:rPr>
          <w:t xml:space="preserve">Toxicity</w:t>
        </w:r>
      </w:hyperlink>
      <w:r w:rsidDel="00000000" w:rsidR="00000000" w:rsidRPr="00000000">
        <w:rPr>
          <w:rtl w:val="0"/>
        </w:rPr>
      </w:r>
    </w:p>
    <w:p w:rsidR="00000000" w:rsidDel="00000000" w:rsidP="00000000" w:rsidRDefault="00000000" w:rsidRPr="00000000" w14:paraId="00000181">
      <w:pPr>
        <w:spacing w:line="240" w:lineRule="auto"/>
        <w:rPr/>
      </w:pPr>
      <w:r w:rsidDel="00000000" w:rsidR="00000000" w:rsidRPr="00000000">
        <w:rPr>
          <w:rtl w:val="0"/>
        </w:rPr>
        <w:t xml:space="preserve">Cardiac Contouring Atlas (Supplement) [</w:t>
      </w:r>
      <w:hyperlink r:id="rId81">
        <w:r w:rsidDel="00000000" w:rsidR="00000000" w:rsidRPr="00000000">
          <w:rPr>
            <w:rtl w:val="0"/>
          </w:rPr>
          <w:t xml:space="preserve">Duane RTO '17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2">
      <w:pPr>
        <w:numPr>
          <w:ilvl w:val="0"/>
          <w:numId w:val="48"/>
        </w:numPr>
        <w:spacing w:line="240" w:lineRule="auto"/>
        <w:ind w:left="720" w:hanging="360"/>
      </w:pPr>
      <w:r w:rsidDel="00000000" w:rsidR="00000000" w:rsidRPr="00000000">
        <w:rPr>
          <w:b w:val="1"/>
          <w:rtl w:val="0"/>
        </w:rPr>
        <w:t xml:space="preserve">Heart</w:t>
      </w:r>
      <w:r w:rsidDel="00000000" w:rsidR="00000000" w:rsidRPr="00000000">
        <w:rPr>
          <w:rtl w:val="0"/>
        </w:rPr>
        <w:t xml:space="preserve">: </w:t>
      </w:r>
      <w:r w:rsidDel="00000000" w:rsidR="00000000" w:rsidRPr="00000000">
        <w:rPr>
          <w:rFonts w:ascii="Gungsuh" w:cs="Gungsuh" w:eastAsia="Gungsuh" w:hAnsi="Gungsuh"/>
          <w:b w:val="1"/>
          <w:rtl w:val="0"/>
        </w:rPr>
        <w:t xml:space="preserve">MHD ≤ 20 Gy, V50 ≤ 25%</w:t>
      </w:r>
      <w:r w:rsidDel="00000000" w:rsidR="00000000" w:rsidRPr="00000000">
        <w:rPr>
          <w:rtl w:val="0"/>
        </w:rPr>
      </w:r>
    </w:p>
    <w:p w:rsidR="00000000" w:rsidDel="00000000" w:rsidP="00000000" w:rsidRDefault="00000000" w:rsidRPr="00000000" w14:paraId="00000183">
      <w:pPr>
        <w:numPr>
          <w:ilvl w:val="1"/>
          <w:numId w:val="48"/>
        </w:numPr>
        <w:spacing w:line="240" w:lineRule="auto"/>
        <w:ind w:left="1440" w:hanging="360"/>
      </w:pPr>
      <w:r w:rsidDel="00000000" w:rsidR="00000000" w:rsidRPr="00000000">
        <w:rPr>
          <w:b w:val="1"/>
          <w:rtl w:val="0"/>
        </w:rPr>
        <w:t xml:space="preserve">Cardiac morbidity: Pooled analysis of 6 dose escalation trials for stage III NSCLC </w:t>
      </w:r>
      <w:r w:rsidDel="00000000" w:rsidR="00000000" w:rsidRPr="00000000">
        <w:rPr>
          <w:rtl w:val="0"/>
        </w:rPr>
        <w:t xml:space="preserve">[</w:t>
      </w:r>
      <w:hyperlink r:id="rId82">
        <w:r w:rsidDel="00000000" w:rsidR="00000000" w:rsidRPr="00000000">
          <w:rPr>
            <w:rtl w:val="0"/>
          </w:rPr>
          <w:t xml:space="preserve">Wang JCO '17</w:t>
        </w:r>
      </w:hyperlink>
      <w:r w:rsidDel="00000000" w:rsidR="00000000" w:rsidRPr="00000000">
        <w:rPr>
          <w:rtl w:val="0"/>
        </w:rPr>
        <w:t xml:space="preserve">]</w:t>
      </w:r>
    </w:p>
    <w:p w:rsidR="00000000" w:rsidDel="00000000" w:rsidP="00000000" w:rsidRDefault="00000000" w:rsidRPr="00000000" w14:paraId="00000184">
      <w:pPr>
        <w:spacing w:line="240" w:lineRule="auto"/>
        <w:ind w:left="1440" w:firstLine="0"/>
        <w:rPr/>
      </w:pPr>
      <w:r w:rsidDel="00000000" w:rsidR="00000000" w:rsidRPr="00000000">
        <w:rPr>
          <w:rtl w:val="0"/>
        </w:rPr>
        <w:t xml:space="preserve">Mean heart dose should be limited to less than 20 Gy if at all possible. </w:t>
      </w:r>
    </w:p>
    <w:p w:rsidR="00000000" w:rsidDel="00000000" w:rsidP="00000000" w:rsidRDefault="00000000" w:rsidRPr="00000000" w14:paraId="00000185">
      <w:pPr>
        <w:numPr>
          <w:ilvl w:val="2"/>
          <w:numId w:val="48"/>
        </w:numPr>
        <w:spacing w:line="240" w:lineRule="auto"/>
        <w:ind w:left="2160" w:hanging="360"/>
      </w:pPr>
      <w:r w:rsidDel="00000000" w:rsidR="00000000" w:rsidRPr="00000000">
        <w:rPr>
          <w:rtl w:val="0"/>
        </w:rPr>
        <w:t xml:space="preserve">127 patients. UNC. Dose escalated RT 70-90 Gy. Prospective phase I-II trials 1996-2009.</w:t>
      </w:r>
    </w:p>
    <w:p w:rsidR="00000000" w:rsidDel="00000000" w:rsidP="00000000" w:rsidRDefault="00000000" w:rsidRPr="00000000" w14:paraId="00000186">
      <w:pPr>
        <w:numPr>
          <w:ilvl w:val="3"/>
          <w:numId w:val="48"/>
        </w:numPr>
        <w:spacing w:line="240" w:lineRule="auto"/>
        <w:ind w:left="2880" w:hanging="360"/>
        <w:rPr>
          <w:u w:val="none"/>
        </w:rPr>
      </w:pPr>
      <w:r w:rsidDel="00000000" w:rsidR="00000000" w:rsidRPr="00000000">
        <w:rPr>
          <w:rtl w:val="0"/>
        </w:rPr>
        <w:t xml:space="preserve">All received induction, most received CCRT.</w:t>
      </w:r>
    </w:p>
    <w:p w:rsidR="00000000" w:rsidDel="00000000" w:rsidP="00000000" w:rsidRDefault="00000000" w:rsidRPr="00000000" w14:paraId="00000187">
      <w:pPr>
        <w:numPr>
          <w:ilvl w:val="2"/>
          <w:numId w:val="48"/>
        </w:numPr>
        <w:spacing w:line="240" w:lineRule="auto"/>
        <w:ind w:left="2160" w:hanging="360"/>
      </w:pPr>
      <w:r w:rsidDel="00000000" w:rsidR="00000000" w:rsidRPr="00000000">
        <w:rPr>
          <w:rFonts w:ascii="Cardo" w:cs="Cardo" w:eastAsia="Cardo" w:hAnsi="Cardo"/>
          <w:rtl w:val="0"/>
        </w:rPr>
        <w:t xml:space="preserve">2y cardiac events for &lt; 10 Gy / 10-20 Gy / &gt;20 Gy MHD of 4→ 7→ 21%.</w:t>
      </w:r>
    </w:p>
    <w:p w:rsidR="00000000" w:rsidDel="00000000" w:rsidP="00000000" w:rsidRDefault="00000000" w:rsidRPr="00000000" w14:paraId="00000188">
      <w:pPr>
        <w:numPr>
          <w:ilvl w:val="1"/>
          <w:numId w:val="48"/>
        </w:numPr>
        <w:spacing w:line="240" w:lineRule="auto"/>
        <w:ind w:left="1440" w:hanging="360"/>
      </w:pPr>
      <w:r w:rsidDel="00000000" w:rsidR="00000000" w:rsidRPr="00000000">
        <w:rPr>
          <w:b w:val="1"/>
          <w:rtl w:val="0"/>
        </w:rPr>
        <w:t xml:space="preserve">Heart V50 independently predicts for decreased OS</w:t>
      </w:r>
      <w:r w:rsidDel="00000000" w:rsidR="00000000" w:rsidRPr="00000000">
        <w:rPr>
          <w:rtl w:val="0"/>
        </w:rPr>
        <w:t xml:space="preserve"> [</w:t>
      </w:r>
      <w:hyperlink r:id="rId83">
        <w:r w:rsidDel="00000000" w:rsidR="00000000" w:rsidRPr="00000000">
          <w:rPr>
            <w:rtl w:val="0"/>
          </w:rPr>
          <w:t xml:space="preserve">Speirs JTO '17</w:t>
        </w:r>
      </w:hyperlink>
      <w:r w:rsidDel="00000000" w:rsidR="00000000" w:rsidRPr="00000000">
        <w:rPr>
          <w:rtl w:val="0"/>
        </w:rPr>
        <w:t xml:space="preserve">]: 66 Gy (50-84.9 Gy).</w:t>
      </w:r>
    </w:p>
    <w:p w:rsidR="00000000" w:rsidDel="00000000" w:rsidP="00000000" w:rsidRDefault="00000000" w:rsidRPr="00000000" w14:paraId="00000189">
      <w:pPr>
        <w:spacing w:line="240" w:lineRule="auto"/>
        <w:ind w:left="1440" w:firstLine="0"/>
        <w:rPr/>
      </w:pPr>
      <w:r w:rsidDel="00000000" w:rsidR="00000000" w:rsidRPr="00000000">
        <w:rPr>
          <w:rtl w:val="0"/>
        </w:rPr>
        <w:t xml:space="preserve">Heart V50 &lt; 25% should be standard.</w:t>
      </w:r>
    </w:p>
    <w:p w:rsidR="00000000" w:rsidDel="00000000" w:rsidP="00000000" w:rsidRDefault="00000000" w:rsidRPr="00000000" w14:paraId="0000018A">
      <w:pPr>
        <w:numPr>
          <w:ilvl w:val="2"/>
          <w:numId w:val="48"/>
        </w:numPr>
        <w:spacing w:line="240" w:lineRule="auto"/>
        <w:ind w:left="2160" w:hanging="360"/>
      </w:pPr>
      <w:r w:rsidDel="00000000" w:rsidR="00000000" w:rsidRPr="00000000">
        <w:rPr>
          <w:rtl w:val="0"/>
        </w:rPr>
        <w:t xml:space="preserve">416 pts. Single institute. 333 plans re-contoured per 06-17. LA-NSCLC.</w:t>
      </w:r>
    </w:p>
    <w:p w:rsidR="00000000" w:rsidDel="00000000" w:rsidP="00000000" w:rsidRDefault="00000000" w:rsidRPr="00000000" w14:paraId="0000018B">
      <w:pPr>
        <w:numPr>
          <w:ilvl w:val="2"/>
          <w:numId w:val="48"/>
        </w:numPr>
        <w:spacing w:line="240" w:lineRule="auto"/>
        <w:ind w:left="2160" w:hanging="360"/>
      </w:pPr>
      <w:r w:rsidDel="00000000" w:rsidR="00000000" w:rsidRPr="00000000">
        <w:rPr>
          <w:rFonts w:ascii="Cardo" w:cs="Cardo" w:eastAsia="Cardo" w:hAnsi="Cardo"/>
          <w:rtl w:val="0"/>
        </w:rPr>
        <w:t xml:space="preserve">1y OS for Heart V50 ± 25% of 47→ 70%. 2y OS 27→ 46%.</w:t>
      </w:r>
    </w:p>
    <w:p w:rsidR="00000000" w:rsidDel="00000000" w:rsidP="00000000" w:rsidRDefault="00000000" w:rsidRPr="00000000" w14:paraId="0000018C">
      <w:pPr>
        <w:numPr>
          <w:ilvl w:val="1"/>
          <w:numId w:val="48"/>
        </w:numPr>
        <w:spacing w:line="240" w:lineRule="auto"/>
        <w:ind w:left="1440" w:hanging="360"/>
      </w:pPr>
      <w:r w:rsidDel="00000000" w:rsidR="00000000" w:rsidRPr="00000000">
        <w:rPr>
          <w:rtl w:val="0"/>
        </w:rPr>
        <w:t xml:space="preserve">Dess [</w:t>
      </w:r>
      <w:hyperlink r:id="rId84">
        <w:r w:rsidDel="00000000" w:rsidR="00000000" w:rsidRPr="00000000">
          <w:rPr>
            <w:rtl w:val="0"/>
          </w:rPr>
          <w:t xml:space="preserve">JCO '17</w:t>
        </w:r>
      </w:hyperlink>
      <w:r w:rsidDel="00000000" w:rsidR="00000000" w:rsidRPr="00000000">
        <w:rPr>
          <w:rtl w:val="0"/>
        </w:rPr>
        <w:t xml:space="preserve">]: Prospective trials. </w:t>
      </w:r>
      <w:r w:rsidDel="00000000" w:rsidR="00000000" w:rsidRPr="00000000">
        <w:rPr>
          <w:b w:val="1"/>
          <w:rtl w:val="0"/>
        </w:rPr>
        <w:t xml:space="preserve">CCRT</w:t>
      </w:r>
      <w:r w:rsidDel="00000000" w:rsidR="00000000" w:rsidRPr="00000000">
        <w:rPr>
          <w:rtl w:val="0"/>
        </w:rPr>
        <w:t xml:space="preserve">.</w:t>
      </w:r>
    </w:p>
    <w:p w:rsidR="00000000" w:rsidDel="00000000" w:rsidP="00000000" w:rsidRDefault="00000000" w:rsidRPr="00000000" w14:paraId="0000018D">
      <w:pPr>
        <w:numPr>
          <w:ilvl w:val="2"/>
          <w:numId w:val="48"/>
        </w:numPr>
        <w:spacing w:line="240" w:lineRule="auto"/>
        <w:ind w:left="2160" w:hanging="360"/>
      </w:pPr>
      <w:r w:rsidDel="00000000" w:rsidR="00000000" w:rsidRPr="00000000">
        <w:rPr>
          <w:rtl w:val="0"/>
        </w:rPr>
        <w:t xml:space="preserve">125 stage II-III NSCLC pts. 2004-2013. 85% CCRT. 27% pre-existing cardiac disease. MFU 4y.</w:t>
      </w:r>
    </w:p>
    <w:p w:rsidR="00000000" w:rsidDel="00000000" w:rsidP="00000000" w:rsidRDefault="00000000" w:rsidRPr="00000000" w14:paraId="0000018E">
      <w:pPr>
        <w:numPr>
          <w:ilvl w:val="2"/>
          <w:numId w:val="48"/>
        </w:numPr>
        <w:spacing w:line="240" w:lineRule="auto"/>
        <w:ind w:left="2160" w:hanging="360"/>
      </w:pPr>
      <w:r w:rsidDel="00000000" w:rsidR="00000000" w:rsidRPr="00000000">
        <w:rPr>
          <w:rtl w:val="0"/>
        </w:rPr>
        <w:t xml:space="preserve">19 pts had a G3+ cardiac event at a median of 11 mo. 2y cumulative incidence 11%.</w:t>
      </w:r>
    </w:p>
    <w:p w:rsidR="00000000" w:rsidDel="00000000" w:rsidP="00000000" w:rsidRDefault="00000000" w:rsidRPr="00000000" w14:paraId="0000018F">
      <w:pPr>
        <w:numPr>
          <w:ilvl w:val="2"/>
          <w:numId w:val="48"/>
        </w:numPr>
        <w:spacing w:line="240" w:lineRule="auto"/>
        <w:ind w:left="2160" w:hanging="360"/>
      </w:pPr>
      <w:r w:rsidDel="00000000" w:rsidR="00000000" w:rsidRPr="00000000">
        <w:rPr>
          <w:rtl w:val="0"/>
        </w:rPr>
        <w:t xml:space="preserve">On MVA, pre-existing cardiac disease and mean heart dose were associated with G3+ cardiac events.</w:t>
      </w:r>
    </w:p>
    <w:p w:rsidR="00000000" w:rsidDel="00000000" w:rsidP="00000000" w:rsidRDefault="00000000" w:rsidRPr="00000000" w14:paraId="00000190">
      <w:pPr>
        <w:numPr>
          <w:ilvl w:val="2"/>
          <w:numId w:val="48"/>
        </w:numPr>
        <w:spacing w:line="240" w:lineRule="auto"/>
        <w:ind w:left="2160" w:hanging="360"/>
      </w:pPr>
      <w:r w:rsidDel="00000000" w:rsidR="00000000" w:rsidRPr="00000000">
        <w:rPr>
          <w:rFonts w:ascii="Cardo" w:cs="Cardo" w:eastAsia="Cardo" w:hAnsi="Cardo"/>
          <w:rtl w:val="0"/>
        </w:rPr>
        <w:t xml:space="preserve">Among patients with baseline cardiac disease, 2y G3+ cardiac events for MHD of 5 / 12 Gy of 10→ 15%.</w:t>
      </w:r>
    </w:p>
    <w:p w:rsidR="00000000" w:rsidDel="00000000" w:rsidP="00000000" w:rsidRDefault="00000000" w:rsidRPr="00000000" w14:paraId="00000191">
      <w:pPr>
        <w:numPr>
          <w:ilvl w:val="2"/>
          <w:numId w:val="48"/>
        </w:numPr>
        <w:spacing w:line="240" w:lineRule="auto"/>
        <w:ind w:left="2160" w:hanging="360"/>
      </w:pPr>
      <w:r w:rsidDel="00000000" w:rsidR="00000000" w:rsidRPr="00000000">
        <w:rPr>
          <w:rFonts w:ascii="Cardo" w:cs="Cardo" w:eastAsia="Cardo" w:hAnsi="Cardo"/>
          <w:rtl w:val="0"/>
        </w:rPr>
        <w:t xml:space="preserve">Among patients with healthy hearts, 2y G3+ cardiac events for MHD of 23 / 29 Gy of 10→ 15%. </w:t>
      </w:r>
    </w:p>
    <w:p w:rsidR="00000000" w:rsidDel="00000000" w:rsidP="00000000" w:rsidRDefault="00000000" w:rsidRPr="00000000" w14:paraId="00000192">
      <w:pPr>
        <w:numPr>
          <w:ilvl w:val="0"/>
          <w:numId w:val="48"/>
        </w:numPr>
        <w:spacing w:line="240" w:lineRule="auto"/>
        <w:ind w:left="720" w:hanging="360"/>
      </w:pPr>
      <w:r w:rsidDel="00000000" w:rsidR="00000000" w:rsidRPr="00000000">
        <w:rPr>
          <w:b w:val="1"/>
          <w:rtl w:val="0"/>
        </w:rPr>
        <w:t xml:space="preserve">Esophagus</w:t>
      </w:r>
      <w:r w:rsidDel="00000000" w:rsidR="00000000" w:rsidRPr="00000000">
        <w:rPr>
          <w:rtl w:val="0"/>
        </w:rPr>
        <w:t xml:space="preserve">: </w:t>
      </w:r>
      <w:r w:rsidDel="00000000" w:rsidR="00000000" w:rsidRPr="00000000">
        <w:rPr>
          <w:b w:val="1"/>
          <w:rtl w:val="0"/>
        </w:rPr>
        <w:t xml:space="preserve">Mean &lt; 34 Gy</w:t>
      </w:r>
      <w:r w:rsidDel="00000000" w:rsidR="00000000" w:rsidRPr="00000000">
        <w:rPr>
          <w:rtl w:val="0"/>
        </w:rPr>
        <w:t xml:space="preserve">, </w:t>
      </w:r>
      <w:r w:rsidDel="00000000" w:rsidR="00000000" w:rsidRPr="00000000">
        <w:rPr>
          <w:b w:val="1"/>
          <w:rtl w:val="0"/>
        </w:rPr>
        <w:t xml:space="preserve">Max 105% Rx</w:t>
      </w:r>
      <w:r w:rsidDel="00000000" w:rsidR="00000000" w:rsidRPr="00000000">
        <w:rPr>
          <w:rtl w:val="0"/>
        </w:rPr>
        <w:t xml:space="preserve">, </w:t>
      </w:r>
      <w:r w:rsidDel="00000000" w:rsidR="00000000" w:rsidRPr="00000000">
        <w:rPr>
          <w:rFonts w:ascii="Gungsuh" w:cs="Gungsuh" w:eastAsia="Gungsuh" w:hAnsi="Gungsuh"/>
          <w:b w:val="1"/>
          <w:rtl w:val="0"/>
        </w:rPr>
        <w:t xml:space="preserve">V60 ≤ 17%</w:t>
      </w:r>
      <w:r w:rsidDel="00000000" w:rsidR="00000000" w:rsidRPr="00000000">
        <w:rPr>
          <w:rtl w:val="0"/>
        </w:rPr>
        <w:t xml:space="preserve">, V55 &lt;  33%</w:t>
      </w:r>
    </w:p>
    <w:p w:rsidR="00000000" w:rsidDel="00000000" w:rsidP="00000000" w:rsidRDefault="00000000" w:rsidRPr="00000000" w14:paraId="00000193">
      <w:pPr>
        <w:numPr>
          <w:ilvl w:val="1"/>
          <w:numId w:val="48"/>
        </w:numPr>
        <w:spacing w:line="240" w:lineRule="auto"/>
        <w:ind w:left="1440" w:hanging="360"/>
      </w:pPr>
      <w:r w:rsidDel="00000000" w:rsidR="00000000" w:rsidRPr="00000000">
        <w:rPr>
          <w:rtl w:val="0"/>
        </w:rPr>
        <w:t xml:space="preserve">Palma paper: eval V5-V70 for esophagus, and V50-V60 predicted G2 and G3 events.</w:t>
      </w:r>
    </w:p>
    <w:p w:rsidR="00000000" w:rsidDel="00000000" w:rsidP="00000000" w:rsidRDefault="00000000" w:rsidRPr="00000000" w14:paraId="00000194">
      <w:pPr>
        <w:numPr>
          <w:ilvl w:val="1"/>
          <w:numId w:val="48"/>
        </w:numPr>
        <w:spacing w:line="240" w:lineRule="auto"/>
        <w:ind w:left="1440" w:hanging="360"/>
      </w:pPr>
      <w:r w:rsidDel="00000000" w:rsidR="00000000" w:rsidRPr="00000000">
        <w:rPr>
          <w:rtl w:val="0"/>
        </w:rPr>
        <w:t xml:space="preserve">Management: Sucralfate, MMW, ranitidine, fluconazole.</w:t>
      </w:r>
    </w:p>
    <w:p w:rsidR="00000000" w:rsidDel="00000000" w:rsidP="00000000" w:rsidRDefault="00000000" w:rsidRPr="00000000" w14:paraId="00000195">
      <w:pPr>
        <w:numPr>
          <w:ilvl w:val="1"/>
          <w:numId w:val="48"/>
        </w:numPr>
        <w:spacing w:line="240" w:lineRule="auto"/>
        <w:ind w:left="1440" w:hanging="360"/>
      </w:pPr>
      <w:r w:rsidDel="00000000" w:rsidR="00000000" w:rsidRPr="00000000">
        <w:rPr>
          <w:rtl w:val="0"/>
        </w:rPr>
        <w:t xml:space="preserve">Grade 3 esophagitis: &gt;24h IVF or TPN. </w:t>
      </w:r>
    </w:p>
    <w:p w:rsidR="00000000" w:rsidDel="00000000" w:rsidP="00000000" w:rsidRDefault="00000000" w:rsidRPr="00000000" w14:paraId="00000196">
      <w:pPr>
        <w:numPr>
          <w:ilvl w:val="1"/>
          <w:numId w:val="48"/>
        </w:numPr>
        <w:spacing w:line="240" w:lineRule="auto"/>
        <w:ind w:left="1440" w:hanging="360"/>
      </w:pPr>
      <w:r w:rsidDel="00000000" w:rsidR="00000000" w:rsidRPr="00000000">
        <w:rPr>
          <w:rtl w:val="0"/>
        </w:rPr>
        <w:t xml:space="preserve">Grade 4 esophagitis: Life threatening.</w:t>
      </w:r>
    </w:p>
    <w:p w:rsidR="00000000" w:rsidDel="00000000" w:rsidP="00000000" w:rsidRDefault="00000000" w:rsidRPr="00000000" w14:paraId="00000197">
      <w:pPr>
        <w:spacing w:line="240" w:lineRule="auto"/>
        <w:ind w:left="0" w:firstLine="0"/>
        <w:rPr/>
      </w:pPr>
      <w:hyperlink r:id="rId85">
        <w:r w:rsidDel="00000000" w:rsidR="00000000" w:rsidRPr="00000000">
          <w:rPr>
            <w:color w:val="1155cc"/>
            <w:u w:val="single"/>
          </w:rPr>
          <w:drawing>
            <wp:inline distB="114300" distT="114300" distL="114300" distR="114300">
              <wp:extent cx="3121076" cy="1874520"/>
              <wp:effectExtent b="12700" l="12700" r="12700" t="12700"/>
              <wp:docPr id="2" name="image3.png"/>
              <a:graphic>
                <a:graphicData uri="http://schemas.openxmlformats.org/drawingml/2006/picture">
                  <pic:pic>
                    <pic:nvPicPr>
                      <pic:cNvPr id="0" name="image3.png"/>
                      <pic:cNvPicPr preferRelativeResize="0"/>
                    </pic:nvPicPr>
                    <pic:blipFill>
                      <a:blip r:embed="rId86"/>
                      <a:srcRect b="0" l="0" r="0" t="0"/>
                      <a:stretch>
                        <a:fillRect/>
                      </a:stretch>
                    </pic:blipFill>
                    <pic:spPr>
                      <a:xfrm>
                        <a:off x="0" y="0"/>
                        <a:ext cx="3121076" cy="1874520"/>
                      </a:xfrm>
                      <a:prstGeom prst="rect"/>
                      <a:ln w="12700">
                        <a:solidFill>
                          <a:srgbClr val="000000"/>
                        </a:solidFill>
                        <a:prstDash val="solid"/>
                      </a:ln>
                    </pic:spPr>
                  </pic:pic>
                </a:graphicData>
              </a:graphic>
            </wp:inline>
          </w:drawing>
        </w:r>
      </w:hyperlink>
      <w:hyperlink r:id="rId87">
        <w:r w:rsidDel="00000000" w:rsidR="00000000" w:rsidRPr="00000000">
          <w:rPr>
            <w:color w:val="1155cc"/>
            <w:u w:val="single"/>
          </w:rPr>
          <w:drawing>
            <wp:inline distB="114300" distT="114300" distL="114300" distR="114300">
              <wp:extent cx="3477235" cy="1874520"/>
              <wp:effectExtent b="12700" l="12700" r="12700" t="12700"/>
              <wp:docPr id="10" name="image9.png"/>
              <a:graphic>
                <a:graphicData uri="http://schemas.openxmlformats.org/drawingml/2006/picture">
                  <pic:pic>
                    <pic:nvPicPr>
                      <pic:cNvPr id="0" name="image9.png"/>
                      <pic:cNvPicPr preferRelativeResize="0"/>
                    </pic:nvPicPr>
                    <pic:blipFill>
                      <a:blip r:embed="rId88"/>
                      <a:srcRect b="0" l="0" r="0" t="0"/>
                      <a:stretch>
                        <a:fillRect/>
                      </a:stretch>
                    </pic:blipFill>
                    <pic:spPr>
                      <a:xfrm>
                        <a:off x="0" y="0"/>
                        <a:ext cx="3477235" cy="1874520"/>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198">
      <w:pPr>
        <w:numPr>
          <w:ilvl w:val="0"/>
          <w:numId w:val="48"/>
        </w:numPr>
        <w:spacing w:line="240" w:lineRule="auto"/>
        <w:ind w:left="720" w:hanging="360"/>
      </w:pPr>
      <w:r w:rsidDel="00000000" w:rsidR="00000000" w:rsidRPr="00000000">
        <w:rPr>
          <w:b w:val="1"/>
          <w:rtl w:val="0"/>
        </w:rPr>
        <w:t xml:space="preserve">Exploring the relationship of RT dose and length of esophagus to weight loss in lung cancer </w:t>
      </w:r>
      <w:r w:rsidDel="00000000" w:rsidR="00000000" w:rsidRPr="00000000">
        <w:rPr>
          <w:rtl w:val="0"/>
        </w:rPr>
        <w:t xml:space="preserve">[</w:t>
      </w:r>
      <w:hyperlink r:id="rId89">
        <w:r w:rsidDel="00000000" w:rsidR="00000000" w:rsidRPr="00000000">
          <w:rPr>
            <w:rtl w:val="0"/>
          </w:rPr>
          <w:t xml:space="preserve">Han PRO '20</w:t>
        </w:r>
      </w:hyperlink>
      <w:r w:rsidDel="00000000" w:rsidR="00000000" w:rsidRPr="00000000">
        <w:rPr>
          <w:rtl w:val="0"/>
        </w:rPr>
        <w:t xml:space="preserve">]: Retro.</w:t>
      </w:r>
    </w:p>
    <w:p w:rsidR="00000000" w:rsidDel="00000000" w:rsidP="00000000" w:rsidRDefault="00000000" w:rsidRPr="00000000" w14:paraId="00000199">
      <w:pPr>
        <w:spacing w:line="240" w:lineRule="auto"/>
        <w:ind w:left="720" w:firstLine="0"/>
        <w:rPr>
          <w:vertAlign w:val="superscript"/>
        </w:rPr>
      </w:pPr>
      <w:r w:rsidDel="00000000" w:rsidR="00000000" w:rsidRPr="00000000">
        <w:rPr>
          <w:rtl w:val="0"/>
        </w:rPr>
        <w:t xml:space="preserve">Exposing a large portion of the near-circumferential esophagus to 50 Gy appears to be tolerable, while less so for 60-65 Gy. Although this study is for lung cancer, it also highlights the difficulty in dose escalation to 60 Gy for esophageal cancer (TL;DR: 50 Gy vs. 64 Gy Rx for esophageal cancer while 60 Gy vs. 74 Gy Rx for lung cancer. Each has a 14 Gy gap, the lower end or a maximum of 6 Gy above the lower end is generally acceptable for boards and in clinic if isotoxic dose escalation based on OARs. Also, one key difference in esophageal cancer is the importance of ENI in esophageal cancer based on location of tumor. Don’t mention ENI in lung cancer, but that’s another conversation for another day).</w:t>
      </w:r>
      <w:r w:rsidDel="00000000" w:rsidR="00000000" w:rsidRPr="00000000">
        <w:rPr>
          <w:rtl w:val="0"/>
        </w:rPr>
        <w:t xml:space="preserve"> </w:t>
      </w:r>
      <w:hyperlink w:anchor="_1u6t437wyiec">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19A">
      <w:pPr>
        <w:spacing w:line="240" w:lineRule="auto"/>
        <w:ind w:left="720" w:firstLine="0"/>
        <w:rPr/>
      </w:pPr>
      <w:r w:rsidDel="00000000" w:rsidR="00000000" w:rsidRPr="00000000">
        <w:rPr>
          <w:rtl w:val="0"/>
        </w:rPr>
        <w:t xml:space="preserve">TBL </w:t>
      </w:r>
      <w:hyperlink r:id="rId90">
        <w:r w:rsidDel="00000000" w:rsidR="00000000" w:rsidRPr="00000000">
          <w:rPr>
            <w:vertAlign w:val="superscript"/>
            <w:rtl w:val="0"/>
          </w:rPr>
          <w:t xml:space="preserve">QS</w:t>
        </w:r>
      </w:hyperlink>
      <w:r w:rsidDel="00000000" w:rsidR="00000000" w:rsidRPr="00000000">
        <w:rPr>
          <w:rtl w:val="0"/>
        </w:rPr>
        <w:t xml:space="preserve">: The length of esophagus receiving a near-circumferential dose of 60 Gy appears to be a strong predictor of weight loss during lung cancer radiation.</w:t>
      </w:r>
    </w:p>
    <w:p w:rsidR="00000000" w:rsidDel="00000000" w:rsidP="00000000" w:rsidRDefault="00000000" w:rsidRPr="00000000" w14:paraId="0000019B">
      <w:pPr>
        <w:numPr>
          <w:ilvl w:val="1"/>
          <w:numId w:val="48"/>
        </w:numPr>
        <w:spacing w:line="240" w:lineRule="auto"/>
        <w:ind w:left="1440" w:hanging="360"/>
      </w:pPr>
      <w:r w:rsidDel="00000000" w:rsidR="00000000" w:rsidRPr="00000000">
        <w:rPr>
          <w:rtl w:val="0"/>
        </w:rPr>
        <w:t xml:space="preserve">214 pts. 2010-2018. Median RT dose 63 Gy. 88% received CCRT. </w:t>
      </w:r>
    </w:p>
    <w:p w:rsidR="00000000" w:rsidDel="00000000" w:rsidP="00000000" w:rsidRDefault="00000000" w:rsidRPr="00000000" w14:paraId="0000019C">
      <w:pPr>
        <w:numPr>
          <w:ilvl w:val="2"/>
          <w:numId w:val="48"/>
        </w:numPr>
        <w:spacing w:line="240" w:lineRule="auto"/>
        <w:ind w:left="2160" w:hanging="360"/>
        <w:rPr>
          <w:u w:val="none"/>
        </w:rPr>
      </w:pPr>
      <w:r w:rsidDel="00000000" w:rsidR="00000000" w:rsidRPr="00000000">
        <w:rPr>
          <w:rtl w:val="0"/>
        </w:rPr>
        <w:t xml:space="preserve">L</w:t>
      </w:r>
      <w:r w:rsidDel="00000000" w:rsidR="00000000" w:rsidRPr="00000000">
        <w:rPr>
          <w:vertAlign w:val="subscript"/>
          <w:rtl w:val="0"/>
        </w:rPr>
        <w:t xml:space="preserve">F </w:t>
      </w:r>
      <w:r w:rsidDel="00000000" w:rsidR="00000000" w:rsidRPr="00000000">
        <w:rPr>
          <w:rtl w:val="0"/>
        </w:rPr>
        <w:t xml:space="preserve">= Length of near-circumferential (&gt; 90% of the slice). L</w:t>
      </w:r>
      <w:r w:rsidDel="00000000" w:rsidR="00000000" w:rsidRPr="00000000">
        <w:rPr>
          <w:vertAlign w:val="subscript"/>
          <w:rtl w:val="0"/>
        </w:rPr>
        <w:t xml:space="preserve">P</w:t>
      </w:r>
      <w:r w:rsidDel="00000000" w:rsidR="00000000" w:rsidRPr="00000000">
        <w:rPr>
          <w:rtl w:val="0"/>
        </w:rPr>
        <w:t xml:space="preserve">= Partial-circumferential (&gt; 50% of the slice).</w:t>
      </w:r>
    </w:p>
    <w:p w:rsidR="00000000" w:rsidDel="00000000" w:rsidP="00000000" w:rsidRDefault="00000000" w:rsidRPr="00000000" w14:paraId="0000019D">
      <w:pPr>
        <w:numPr>
          <w:ilvl w:val="1"/>
          <w:numId w:val="48"/>
        </w:numPr>
        <w:spacing w:line="240" w:lineRule="auto"/>
        <w:ind w:left="1440" w:hanging="360"/>
      </w:pPr>
      <w:r w:rsidDel="00000000" w:rsidR="00000000" w:rsidRPr="00000000">
        <w:rPr>
          <w:rtl w:val="0"/>
        </w:rPr>
        <w:t xml:space="preserve">One quarter of patients had &gt; 5% weight loss by the end of treatment.</w:t>
      </w:r>
    </w:p>
    <w:p w:rsidR="00000000" w:rsidDel="00000000" w:rsidP="00000000" w:rsidRDefault="00000000" w:rsidRPr="00000000" w14:paraId="0000019E">
      <w:pPr>
        <w:numPr>
          <w:ilvl w:val="1"/>
          <w:numId w:val="48"/>
        </w:numPr>
        <w:spacing w:line="240" w:lineRule="auto"/>
        <w:ind w:left="1440" w:hanging="360"/>
      </w:pPr>
      <w:r w:rsidDel="00000000" w:rsidR="00000000" w:rsidRPr="00000000">
        <w:rPr>
          <w:rtl w:val="0"/>
        </w:rPr>
        <w:t xml:space="preserve">The length of the esophagus receiving a near-circumferential (&gt; 90% of the slice) dose between 50-60 Gy is associated with weight loss on MVA.</w:t>
      </w:r>
      <w:r w:rsidDel="00000000" w:rsidR="00000000" w:rsidRPr="00000000">
        <w:rPr>
          <w:rtl w:val="0"/>
        </w:rPr>
      </w:r>
    </w:p>
    <w:p w:rsidR="00000000" w:rsidDel="00000000" w:rsidP="00000000" w:rsidRDefault="00000000" w:rsidRPr="00000000" w14:paraId="0000019F">
      <w:pPr>
        <w:numPr>
          <w:ilvl w:val="0"/>
          <w:numId w:val="48"/>
        </w:numPr>
        <w:spacing w:line="240" w:lineRule="auto"/>
        <w:ind w:left="720" w:hanging="360"/>
      </w:pPr>
      <w:r w:rsidDel="00000000" w:rsidR="00000000" w:rsidRPr="00000000">
        <w:rPr>
          <w:b w:val="1"/>
          <w:rtl w:val="0"/>
        </w:rPr>
        <w:t xml:space="preserve">RP for combined V20</w:t>
      </w:r>
      <w:r w:rsidDel="00000000" w:rsidR="00000000" w:rsidRPr="00000000">
        <w:rPr>
          <w:rtl w:val="0"/>
        </w:rPr>
        <w:t xml:space="preserve"> </w:t>
      </w:r>
      <w:hyperlink r:id="rId91">
        <w:r w:rsidDel="00000000" w:rsidR="00000000" w:rsidRPr="00000000">
          <w:rPr>
            <w:rtl w:val="0"/>
          </w:rPr>
          <w:t xml:space="preserve">[Graham IJROBP '99]</w:t>
        </w:r>
      </w:hyperlink>
      <w:r w:rsidDel="00000000" w:rsidR="00000000" w:rsidRPr="00000000">
        <w:rPr>
          <w:rtl w:val="0"/>
        </w:rPr>
        <w:t xml:space="preserve">: Retro. Less than half received concurrent chemo. </w:t>
        <w:br w:type="textWrapping"/>
        <w:t xml:space="preserve">QUANTEC V20 &lt; 30% for &lt; 20% risk of RP. Recall: CCRT may increase risk of RP per [</w:t>
      </w:r>
      <w:hyperlink w:anchor="m38qrqqzr43q">
        <w:r w:rsidDel="00000000" w:rsidR="00000000" w:rsidRPr="00000000">
          <w:rPr>
            <w:rtl w:val="0"/>
          </w:rPr>
          <w:t xml:space="preserve">STRIPE</w:t>
        </w:r>
      </w:hyperlink>
      <w:r w:rsidDel="00000000" w:rsidR="00000000" w:rsidRPr="00000000">
        <w:rPr>
          <w:rtl w:val="0"/>
        </w:rPr>
        <w:t xml:space="preserve">].</w:t>
      </w:r>
    </w:p>
    <w:p w:rsidR="00000000" w:rsidDel="00000000" w:rsidP="00000000" w:rsidRDefault="00000000" w:rsidRPr="00000000" w14:paraId="000001A0">
      <w:pPr>
        <w:spacing w:line="240" w:lineRule="auto"/>
        <w:ind w:left="720" w:firstLine="0"/>
        <w:rPr/>
      </w:pPr>
      <w:r w:rsidDel="00000000" w:rsidR="00000000" w:rsidRPr="00000000">
        <w:rPr>
          <w:rtl w:val="0"/>
        </w:rPr>
        <w:t xml:space="preserve">Goal: Keep V20 &lt; 37% for ~10% risk of RP. </w:t>
      </w:r>
    </w:p>
    <w:p w:rsidR="00000000" w:rsidDel="00000000" w:rsidP="00000000" w:rsidRDefault="00000000" w:rsidRPr="00000000" w14:paraId="000001A1">
      <w:pPr>
        <w:numPr>
          <w:ilvl w:val="1"/>
          <w:numId w:val="48"/>
        </w:numPr>
        <w:spacing w:line="240" w:lineRule="auto"/>
        <w:ind w:left="1440" w:hanging="360"/>
      </w:pPr>
      <w:r w:rsidDel="00000000" w:rsidR="00000000" w:rsidRPr="00000000">
        <w:rPr>
          <w:rtl w:val="0"/>
        </w:rPr>
        <w:t xml:space="preserve">99 inoperable patients.</w:t>
      </w:r>
    </w:p>
    <w:p w:rsidR="00000000" w:rsidDel="00000000" w:rsidP="00000000" w:rsidRDefault="00000000" w:rsidRPr="00000000" w14:paraId="000001A2">
      <w:pPr>
        <w:numPr>
          <w:ilvl w:val="1"/>
          <w:numId w:val="48"/>
        </w:numPr>
        <w:spacing w:line="240" w:lineRule="auto"/>
        <w:ind w:left="1440" w:hanging="360"/>
      </w:pPr>
      <w:r w:rsidDel="00000000" w:rsidR="00000000" w:rsidRPr="00000000">
        <w:rPr>
          <w:rFonts w:ascii="Gungsuh" w:cs="Gungsuh" w:eastAsia="Gungsuh" w:hAnsi="Gungsuh"/>
          <w:rtl w:val="0"/>
        </w:rPr>
        <w:t xml:space="preserve">V20 ≤ 22% with 0% RP.</w:t>
      </w:r>
    </w:p>
    <w:p w:rsidR="00000000" w:rsidDel="00000000" w:rsidP="00000000" w:rsidRDefault="00000000" w:rsidRPr="00000000" w14:paraId="000001A3">
      <w:pPr>
        <w:numPr>
          <w:ilvl w:val="1"/>
          <w:numId w:val="48"/>
        </w:numPr>
        <w:spacing w:line="240" w:lineRule="auto"/>
        <w:ind w:left="1440" w:hanging="360"/>
      </w:pPr>
      <w:r w:rsidDel="00000000" w:rsidR="00000000" w:rsidRPr="00000000">
        <w:rPr>
          <w:rFonts w:ascii="Gungsuh" w:cs="Gungsuh" w:eastAsia="Gungsuh" w:hAnsi="Gungsuh"/>
          <w:rtl w:val="0"/>
        </w:rPr>
        <w:t xml:space="preserve">V20 ≤ 31% with &lt; 10% RP.</w:t>
      </w:r>
    </w:p>
    <w:p w:rsidR="00000000" w:rsidDel="00000000" w:rsidP="00000000" w:rsidRDefault="00000000" w:rsidRPr="00000000" w14:paraId="000001A4">
      <w:pPr>
        <w:numPr>
          <w:ilvl w:val="1"/>
          <w:numId w:val="48"/>
        </w:numPr>
        <w:spacing w:line="240" w:lineRule="auto"/>
        <w:ind w:left="1440" w:hanging="360"/>
      </w:pPr>
      <w:r w:rsidDel="00000000" w:rsidR="00000000" w:rsidRPr="00000000">
        <w:rPr>
          <w:rFonts w:ascii="Gungsuh" w:cs="Gungsuh" w:eastAsia="Gungsuh" w:hAnsi="Gungsuh"/>
          <w:rtl w:val="0"/>
        </w:rPr>
        <w:t xml:space="preserve">V20 ≤ 40% with &lt; 15% RP.</w:t>
      </w:r>
    </w:p>
    <w:p w:rsidR="00000000" w:rsidDel="00000000" w:rsidP="00000000" w:rsidRDefault="00000000" w:rsidRPr="00000000" w14:paraId="000001A5">
      <w:pPr>
        <w:numPr>
          <w:ilvl w:val="1"/>
          <w:numId w:val="48"/>
        </w:numPr>
        <w:spacing w:line="240" w:lineRule="auto"/>
        <w:ind w:left="1440" w:hanging="360"/>
      </w:pPr>
      <w:r w:rsidDel="00000000" w:rsidR="00000000" w:rsidRPr="00000000">
        <w:rPr>
          <w:rtl w:val="0"/>
        </w:rPr>
        <w:t xml:space="preserve">V20 &gt; 40% with nearly 40%.</w:t>
      </w:r>
      <w:r w:rsidDel="00000000" w:rsidR="00000000" w:rsidRPr="00000000">
        <w:rPr>
          <w:rtl w:val="0"/>
        </w:rPr>
      </w:r>
    </w:p>
    <w:p w:rsidR="00000000" w:rsidDel="00000000" w:rsidP="00000000" w:rsidRDefault="00000000" w:rsidRPr="00000000" w14:paraId="000001A6">
      <w:pPr>
        <w:pStyle w:val="Heading1"/>
        <w:rPr/>
      </w:pPr>
      <w:bookmarkStart w:colFirst="0" w:colLast="0" w:name="_idbeqg1fjmw4" w:id="10"/>
      <w:bookmarkEnd w:id="10"/>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rPr/>
      </w:pPr>
      <w:bookmarkStart w:colFirst="0" w:colLast="0" w:name="_opxxqv56465m" w:id="11"/>
      <w:bookmarkEnd w:id="11"/>
      <w:hyperlink w:anchor="_6sfwza45y5km">
        <w:r w:rsidDel="00000000" w:rsidR="00000000" w:rsidRPr="00000000">
          <w:rPr>
            <w:rtl w:val="0"/>
          </w:rPr>
          <w:t xml:space="preserve">Early Stage NSCLC</w:t>
        </w:r>
      </w:hyperlink>
      <w:r w:rsidDel="00000000" w:rsidR="00000000" w:rsidRPr="00000000">
        <w:rPr>
          <w:rtl w:val="0"/>
        </w:rPr>
      </w:r>
    </w:p>
    <w:p w:rsidR="00000000" w:rsidDel="00000000" w:rsidP="00000000" w:rsidRDefault="00000000" w:rsidRPr="00000000" w14:paraId="000001A8">
      <w:pPr>
        <w:pStyle w:val="Heading1"/>
        <w:jc w:val="left"/>
        <w:rPr>
          <w:color w:val="000000"/>
          <w:sz w:val="24"/>
          <w:szCs w:val="24"/>
        </w:rPr>
      </w:pPr>
      <w:bookmarkStart w:colFirst="0" w:colLast="0" w:name="_usi6khk7m4ha" w:id="12"/>
      <w:bookmarkEnd w:id="12"/>
      <w:r w:rsidDel="00000000" w:rsidR="00000000" w:rsidRPr="00000000">
        <w:rPr>
          <w:b w:val="0"/>
          <w:sz w:val="20"/>
          <w:szCs w:val="20"/>
        </w:rPr>
        <w:drawing>
          <wp:inline distB="114300" distT="114300" distL="114300" distR="114300">
            <wp:extent cx="6858000" cy="2971800"/>
            <wp:effectExtent b="12700" l="12700" r="12700" t="12700"/>
            <wp:docPr id="3" name="image6.png"/>
            <a:graphic>
              <a:graphicData uri="http://schemas.openxmlformats.org/drawingml/2006/picture">
                <pic:pic>
                  <pic:nvPicPr>
                    <pic:cNvPr id="0" name="image6.png"/>
                    <pic:cNvPicPr preferRelativeResize="0"/>
                  </pic:nvPicPr>
                  <pic:blipFill>
                    <a:blip r:embed="rId92"/>
                    <a:srcRect b="0" l="0" r="0" t="0"/>
                    <a:stretch>
                      <a:fillRect/>
                    </a:stretch>
                  </pic:blipFill>
                  <pic:spPr>
                    <a:xfrm>
                      <a:off x="0" y="0"/>
                      <a:ext cx="68580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T2: ≤ 5 cm. Visceral pleura, no carina. Whole lung atelectasis, mainstem bronchus.</w:t>
      </w:r>
    </w:p>
    <w:p w:rsidR="00000000" w:rsidDel="00000000" w:rsidP="00000000" w:rsidRDefault="00000000" w:rsidRPr="00000000" w14:paraId="000001AA">
      <w:pPr>
        <w:spacing w:line="24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T3: ≤ 7 cm. Parietal pleura. Pericardium. Chest wall, brachial plexus, tumor </w:t>
      </w:r>
      <w:r w:rsidDel="00000000" w:rsidR="00000000" w:rsidRPr="00000000">
        <w:rPr>
          <w:rtl w:val="0"/>
        </w:rPr>
        <w:t xml:space="preserve">in the same</w:t>
      </w:r>
      <w:r w:rsidDel="00000000" w:rsidR="00000000" w:rsidRPr="00000000">
        <w:rPr>
          <w:rFonts w:ascii="Times New Roman" w:cs="Times New Roman" w:eastAsia="Times New Roman" w:hAnsi="Times New Roman"/>
          <w:sz w:val="20"/>
          <w:szCs w:val="20"/>
          <w:rtl w:val="0"/>
        </w:rPr>
        <w:t xml:space="preserve"> lobe.</w:t>
      </w:r>
    </w:p>
    <w:p w:rsidR="00000000" w:rsidDel="00000000" w:rsidP="00000000" w:rsidRDefault="00000000" w:rsidRPr="00000000" w14:paraId="000001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T4: &gt; 7 cm, Vertebral body, subclavian, diaphragm, mediastinum, tumor in the same lung.</w:t>
      </w:r>
    </w:p>
    <w:p w:rsidR="00000000" w:rsidDel="00000000" w:rsidP="00000000" w:rsidRDefault="00000000" w:rsidRPr="00000000" w14:paraId="000001A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M1b: Solitary extrathoracic.</w:t>
      </w:r>
    </w:p>
    <w:p w:rsidR="00000000" w:rsidDel="00000000" w:rsidP="00000000" w:rsidRDefault="00000000" w:rsidRPr="00000000" w14:paraId="000001A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 50% of patients present with stage IV disease.</w:t>
      </w:r>
    </w:p>
    <w:p w:rsidR="00000000" w:rsidDel="00000000" w:rsidP="00000000" w:rsidRDefault="00000000" w:rsidRPr="00000000" w14:paraId="000001AE">
      <w:pPr>
        <w:spacing w:line="240" w:lineRule="auto"/>
        <w:ind w:left="0" w:firstLine="0"/>
        <w:rPr/>
      </w:pPr>
      <w:r w:rsidDel="00000000" w:rsidR="00000000" w:rsidRPr="00000000">
        <w:rPr>
          <w:rtl w:val="0"/>
        </w:rPr>
        <w:t xml:space="preserve">Zaorsky: [</w:t>
      </w:r>
      <w:hyperlink r:id="rId93">
        <w:r w:rsidDel="00000000" w:rsidR="00000000" w:rsidRPr="00000000">
          <w:rPr>
            <w:rtl w:val="0"/>
          </w:rPr>
          <w:t xml:space="preserve">LN stations in lungs</w:t>
        </w:r>
      </w:hyperlink>
      <w:r w:rsidDel="00000000" w:rsidR="00000000" w:rsidRPr="00000000">
        <w:rPr>
          <w:rtl w:val="0"/>
        </w:rPr>
        <w:t xml:space="preserve">], [</w:t>
      </w:r>
      <w:hyperlink r:id="rId94">
        <w:r w:rsidDel="00000000" w:rsidR="00000000" w:rsidRPr="00000000">
          <w:rPr>
            <w:rtl w:val="0"/>
          </w:rPr>
          <w:t xml:space="preserve">No Fly Zone</w:t>
        </w:r>
      </w:hyperlink>
      <w:r w:rsidDel="00000000" w:rsidR="00000000" w:rsidRPr="00000000">
        <w:rPr>
          <w:rtl w:val="0"/>
        </w:rPr>
        <w:t xml:space="preserve">]</w:t>
      </w:r>
    </w:p>
    <w:p w:rsidR="00000000" w:rsidDel="00000000" w:rsidP="00000000" w:rsidRDefault="00000000" w:rsidRPr="00000000" w14:paraId="000001AF">
      <w:pPr>
        <w:spacing w:line="240" w:lineRule="auto"/>
        <w:ind w:left="0" w:firstLine="0"/>
        <w:rPr/>
      </w:pPr>
      <w:r w:rsidDel="00000000" w:rsidR="00000000" w:rsidRPr="00000000">
        <w:rPr>
          <w:rtl w:val="0"/>
        </w:rPr>
        <w:t xml:space="preserve">eContour [</w:t>
      </w:r>
      <w:hyperlink r:id="rId95">
        <w:r w:rsidDel="00000000" w:rsidR="00000000" w:rsidRPr="00000000">
          <w:rPr>
            <w:rtl w:val="0"/>
          </w:rPr>
          <w:t xml:space="preserve">Thoracic OARs and lobar anatomy</w:t>
        </w:r>
      </w:hyperlink>
      <w:r w:rsidDel="00000000" w:rsidR="00000000" w:rsidRPr="00000000">
        <w:rPr>
          <w:rtl w:val="0"/>
        </w:rPr>
        <w:t xml:space="preserve">, </w:t>
      </w:r>
      <w:hyperlink r:id="rId96">
        <w:r w:rsidDel="00000000" w:rsidR="00000000" w:rsidRPr="00000000">
          <w:rPr>
            <w:rtl w:val="0"/>
          </w:rPr>
          <w:t xml:space="preserve">Kong IJROBP '11</w:t>
        </w:r>
      </w:hyperlink>
      <w:r w:rsidDel="00000000" w:rsidR="00000000" w:rsidRPr="00000000">
        <w:rPr>
          <w:rtl w:val="0"/>
        </w:rPr>
        <w:t xml:space="preserve">], [</w:t>
      </w:r>
      <w:hyperlink r:id="rId97">
        <w:r w:rsidDel="00000000" w:rsidR="00000000" w:rsidRPr="00000000">
          <w:rPr>
            <w:rtl w:val="0"/>
          </w:rPr>
          <w:t xml:space="preserve">PORT for pN2</w:t>
        </w:r>
      </w:hyperlink>
      <w:r w:rsidDel="00000000" w:rsidR="00000000" w:rsidRPr="00000000">
        <w:rPr>
          <w:rtl w:val="0"/>
        </w:rPr>
        <w:t xml:space="preserve">].</w:t>
      </w:r>
    </w:p>
    <w:p w:rsidR="00000000" w:rsidDel="00000000" w:rsidP="00000000" w:rsidRDefault="00000000" w:rsidRPr="00000000" w14:paraId="000001B0">
      <w:pPr>
        <w:spacing w:line="240" w:lineRule="auto"/>
        <w:ind w:left="0" w:firstLine="0"/>
        <w:rPr/>
      </w:pPr>
      <w:r w:rsidDel="00000000" w:rsidR="00000000" w:rsidRPr="00000000">
        <w:rPr>
          <w:rtl w:val="0"/>
        </w:rPr>
        <w:t xml:space="preserve">AVARO [</w:t>
      </w:r>
      <w:hyperlink r:id="rId98">
        <w:r w:rsidDel="00000000" w:rsidR="00000000" w:rsidRPr="00000000">
          <w:rPr>
            <w:rtl w:val="0"/>
          </w:rPr>
          <w:t xml:space="preserve">Normal Thorax Anatomy</w:t>
        </w:r>
      </w:hyperlink>
      <w:r w:rsidDel="00000000" w:rsidR="00000000" w:rsidRPr="00000000">
        <w:rPr>
          <w:rtl w:val="0"/>
        </w:rPr>
        <w:t xml:space="preserve">], [</w:t>
      </w:r>
      <w:hyperlink r:id="rId99">
        <w:r w:rsidDel="00000000" w:rsidR="00000000" w:rsidRPr="00000000">
          <w:rPr>
            <w:rtl w:val="0"/>
          </w:rPr>
          <w:t xml:space="preserve">Thoracic nodal levels</w:t>
        </w:r>
      </w:hyperlink>
      <w:r w:rsidDel="00000000" w:rsidR="00000000" w:rsidRPr="00000000">
        <w:rPr>
          <w:rtl w:val="0"/>
        </w:rPr>
        <w:t xml:space="preserve">]</w:t>
      </w:r>
    </w:p>
    <w:p w:rsidR="00000000" w:rsidDel="00000000" w:rsidP="00000000" w:rsidRDefault="00000000" w:rsidRPr="00000000" w14:paraId="000001B1">
      <w:pPr>
        <w:spacing w:line="240" w:lineRule="auto"/>
        <w:ind w:left="0" w:firstLine="0"/>
        <w:rPr/>
      </w:pPr>
      <w:r w:rsidDel="00000000" w:rsidR="00000000" w:rsidRPr="00000000">
        <w:rPr>
          <w:rtl w:val="0"/>
        </w:rPr>
        <w:t xml:space="preserve">ARRO: [</w:t>
      </w:r>
      <w:hyperlink r:id="rId100">
        <w:r w:rsidDel="00000000" w:rsidR="00000000" w:rsidRPr="00000000">
          <w:rPr>
            <w:rtl w:val="0"/>
          </w:rPr>
          <w:t xml:space="preserve">Management of CW Toxicity After SBRT</w:t>
        </w:r>
      </w:hyperlink>
      <w:r w:rsidDel="00000000" w:rsidR="00000000" w:rsidRPr="00000000">
        <w:rPr>
          <w:rtl w:val="0"/>
        </w:rPr>
        <w:t xml:space="preserve">], [</w:t>
      </w:r>
      <w:hyperlink r:id="rId101">
        <w:r w:rsidDel="00000000" w:rsidR="00000000" w:rsidRPr="00000000">
          <w:rPr>
            <w:rtl w:val="0"/>
          </w:rPr>
          <w:t xml:space="preserve">Central Lung Early Stage NSCLC</w:t>
        </w:r>
      </w:hyperlink>
      <w:r w:rsidDel="00000000" w:rsidR="00000000" w:rsidRPr="00000000">
        <w:rPr>
          <w:rtl w:val="0"/>
        </w:rPr>
        <w:t xml:space="preserve">], [</w:t>
      </w:r>
      <w:hyperlink r:id="rId102">
        <w:r w:rsidDel="00000000" w:rsidR="00000000" w:rsidRPr="00000000">
          <w:rPr>
            <w:rtl w:val="0"/>
          </w:rPr>
          <w:t xml:space="preserve">NSCLC</w:t>
        </w:r>
      </w:hyperlink>
      <w:r w:rsidDel="00000000" w:rsidR="00000000" w:rsidRPr="00000000">
        <w:rPr>
          <w:rtl w:val="0"/>
        </w:rPr>
        <w:t xml:space="preserve">], [</w:t>
      </w:r>
      <w:hyperlink r:id="rId103">
        <w:r w:rsidDel="00000000" w:rsidR="00000000" w:rsidRPr="00000000">
          <w:rPr>
            <w:rtl w:val="0"/>
          </w:rPr>
          <w:t xml:space="preserve">Resectable LA-NSCLC</w:t>
        </w:r>
      </w:hyperlink>
      <w:r w:rsidDel="00000000" w:rsidR="00000000" w:rsidRPr="00000000">
        <w:rPr>
          <w:rtl w:val="0"/>
        </w:rPr>
        <w:t xml:space="preserve">].</w:t>
      </w:r>
    </w:p>
    <w:p w:rsidR="00000000" w:rsidDel="00000000" w:rsidP="00000000" w:rsidRDefault="00000000" w:rsidRPr="00000000" w14:paraId="000001B2">
      <w:pPr>
        <w:spacing w:line="240" w:lineRule="auto"/>
        <w:ind w:left="0" w:firstLine="0"/>
        <w:rPr/>
      </w:pPr>
      <w:r w:rsidDel="00000000" w:rsidR="00000000" w:rsidRPr="00000000">
        <w:rPr>
          <w:rtl w:val="0"/>
        </w:rPr>
        <w:t xml:space="preserve">RTOG 1106 OARs [</w:t>
      </w:r>
      <w:hyperlink r:id="rId104">
        <w:r w:rsidDel="00000000" w:rsidR="00000000" w:rsidRPr="00000000">
          <w:rPr>
            <w:rtl w:val="0"/>
          </w:rPr>
          <w:t xml:space="preserve">RTOG Contouring Atlases</w:t>
        </w:r>
      </w:hyperlink>
      <w:r w:rsidDel="00000000" w:rsidR="00000000" w:rsidRPr="00000000">
        <w:rPr>
          <w:rtl w:val="0"/>
        </w:rPr>
        <w:t xml:space="preserve">]: PET-Guided therapy for stage III NSCLC. </w:t>
      </w:r>
      <w:hyperlink w:anchor="p1qgl9x43th3">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1B3">
      <w:pPr>
        <w:spacing w:line="240" w:lineRule="auto"/>
        <w:rPr>
          <w:b w:val="1"/>
        </w:rPr>
      </w:pPr>
      <w:hyperlink r:id="rId105">
        <w:r w:rsidDel="00000000" w:rsidR="00000000" w:rsidRPr="00000000">
          <w:rPr>
            <w:b w:val="1"/>
            <w:rtl w:val="0"/>
          </w:rPr>
          <w:t xml:space="preserve">StatPearls: Lung</w:t>
        </w:r>
      </w:hyperlink>
      <w:r w:rsidDel="00000000" w:rsidR="00000000" w:rsidRPr="00000000">
        <w:rPr>
          <w:b w:val="1"/>
          <w:rtl w:val="0"/>
        </w:rPr>
        <w:t xml:space="preserve"> </w:t>
      </w:r>
      <w:r w:rsidDel="00000000" w:rsidR="00000000" w:rsidRPr="00000000">
        <w:rPr>
          <w:i w:val="1"/>
          <w:rtl w:val="0"/>
        </w:rPr>
        <w:t xml:space="preserve">Last update: 3/14/2019.</w:t>
      </w:r>
      <w:r w:rsidDel="00000000" w:rsidR="00000000" w:rsidRPr="00000000">
        <w:rPr>
          <w:rtl w:val="0"/>
        </w:rPr>
      </w:r>
    </w:p>
    <w:p w:rsidR="00000000" w:rsidDel="00000000" w:rsidP="00000000" w:rsidRDefault="00000000" w:rsidRPr="00000000" w14:paraId="000001B4">
      <w:pPr>
        <w:spacing w:line="240" w:lineRule="auto"/>
        <w:rPr/>
      </w:pPr>
      <w:hyperlink r:id="rId106">
        <w:r w:rsidDel="00000000" w:rsidR="00000000" w:rsidRPr="00000000">
          <w:rPr>
            <w:b w:val="1"/>
            <w:rtl w:val="0"/>
          </w:rPr>
          <w:t xml:space="preserve">StatPearls: Lung Adenocarcinoma </w:t>
        </w:r>
      </w:hyperlink>
      <w:r w:rsidDel="00000000" w:rsidR="00000000" w:rsidRPr="00000000">
        <w:rPr>
          <w:i w:val="1"/>
          <w:rtl w:val="0"/>
        </w:rPr>
        <w:t xml:space="preserve">Last update: 1/11/2019.</w:t>
      </w:r>
      <w:r w:rsidDel="00000000" w:rsidR="00000000" w:rsidRPr="00000000">
        <w:rPr>
          <w:rtl w:val="0"/>
        </w:rPr>
      </w:r>
    </w:p>
    <w:p w:rsidR="00000000" w:rsidDel="00000000" w:rsidP="00000000" w:rsidRDefault="00000000" w:rsidRPr="00000000" w14:paraId="000001B5">
      <w:pPr>
        <w:widowControl w:val="0"/>
        <w:spacing w:line="240" w:lineRule="auto"/>
        <w:ind w:left="720" w:hanging="360"/>
        <w:jc w:val="center"/>
        <w:rPr/>
      </w:pPr>
      <w:hyperlink r:id="rId107">
        <w:r w:rsidDel="00000000" w:rsidR="00000000" w:rsidRPr="00000000">
          <w:rPr>
            <w:color w:val="1155cc"/>
            <w:u w:val="single"/>
          </w:rPr>
          <w:drawing>
            <wp:inline distB="114300" distT="114300" distL="114300" distR="114300">
              <wp:extent cx="3200400" cy="3083052"/>
              <wp:effectExtent b="12700" l="12700" r="12700" t="12700"/>
              <wp:docPr id="9" name="image5.png"/>
              <a:graphic>
                <a:graphicData uri="http://schemas.openxmlformats.org/drawingml/2006/picture">
                  <pic:pic>
                    <pic:nvPicPr>
                      <pic:cNvPr id="0" name="image5.png"/>
                      <pic:cNvPicPr preferRelativeResize="0"/>
                    </pic:nvPicPr>
                    <pic:blipFill>
                      <a:blip r:embed="rId108"/>
                      <a:srcRect b="0" l="0" r="0" t="0"/>
                      <a:stretch>
                        <a:fillRect/>
                      </a:stretch>
                    </pic:blipFill>
                    <pic:spPr>
                      <a:xfrm>
                        <a:off x="0" y="0"/>
                        <a:ext cx="3200400" cy="3083052"/>
                      </a:xfrm>
                      <a:prstGeom prst="rect"/>
                      <a:ln w="12700">
                        <a:solidFill>
                          <a:srgbClr val="000000"/>
                        </a:solidFill>
                        <a:prstDash val="solid"/>
                      </a:ln>
                    </pic:spPr>
                  </pic:pic>
                </a:graphicData>
              </a:graphic>
            </wp:inline>
          </w:drawing>
        </w:r>
      </w:hyperlink>
      <w:hyperlink r:id="rId109">
        <w:r w:rsidDel="00000000" w:rsidR="00000000" w:rsidRPr="00000000">
          <w:rPr>
            <w:color w:val="1155cc"/>
            <w:u w:val="single"/>
          </w:rPr>
          <w:drawing>
            <wp:inline distB="114300" distT="114300" distL="114300" distR="114300">
              <wp:extent cx="3172408" cy="3108960"/>
              <wp:effectExtent b="12700" l="12700" r="12700" t="12700"/>
              <wp:docPr id="7" name="image2.png"/>
              <a:graphic>
                <a:graphicData uri="http://schemas.openxmlformats.org/drawingml/2006/picture">
                  <pic:pic>
                    <pic:nvPicPr>
                      <pic:cNvPr id="0" name="image2.png"/>
                      <pic:cNvPicPr preferRelativeResize="0"/>
                    </pic:nvPicPr>
                    <pic:blipFill>
                      <a:blip r:embed="rId110"/>
                      <a:srcRect b="0" l="0" r="0" t="0"/>
                      <a:stretch>
                        <a:fillRect/>
                      </a:stretch>
                    </pic:blipFill>
                    <pic:spPr>
                      <a:xfrm>
                        <a:off x="0" y="0"/>
                        <a:ext cx="3172408" cy="3108960"/>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1B6">
      <w:pPr>
        <w:pStyle w:val="Heading2"/>
        <w:rPr>
          <w:rFonts w:ascii="Times New Roman" w:cs="Times New Roman" w:eastAsia="Times New Roman" w:hAnsi="Times New Roman"/>
          <w:b w:val="1"/>
          <w:sz w:val="20"/>
          <w:szCs w:val="20"/>
        </w:rPr>
      </w:pPr>
      <w:bookmarkStart w:colFirst="0" w:colLast="0" w:name="_mzlcyebp13ga" w:id="13"/>
      <w:bookmarkEnd w:id="13"/>
      <w:hyperlink w:anchor="_opxxqv56465m">
        <w:r w:rsidDel="00000000" w:rsidR="00000000" w:rsidRPr="00000000">
          <w:rPr>
            <w:rtl w:val="0"/>
          </w:rPr>
          <w:t xml:space="preserve">Principles of </w:t>
        </w:r>
      </w:hyperlink>
      <w:hyperlink w:anchor="_opxxqv56465m">
        <w:r w:rsidDel="00000000" w:rsidR="00000000" w:rsidRPr="00000000">
          <w:rPr>
            <w:rtl w:val="0"/>
          </w:rPr>
          <w:t xml:space="preserve">Surgery</w:t>
        </w:r>
      </w:hyperlink>
      <w:r w:rsidDel="00000000" w:rsidR="00000000" w:rsidRPr="00000000">
        <w:rPr>
          <w:rtl w:val="0"/>
        </w:rPr>
      </w:r>
    </w:p>
    <w:p w:rsidR="00000000" w:rsidDel="00000000" w:rsidP="00000000" w:rsidRDefault="00000000" w:rsidRPr="00000000" w14:paraId="000001B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Lobectomy (preferred) + MLND (≥ 3 N2 stations).</w:t>
      </w:r>
    </w:p>
    <w:p w:rsidR="00000000" w:rsidDel="00000000" w:rsidP="00000000" w:rsidRDefault="00000000" w:rsidRPr="00000000" w14:paraId="000001B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Variability in surgical expertise </w:t>
      </w:r>
      <w:r w:rsidDel="00000000" w:rsidR="00000000" w:rsidRPr="00000000">
        <w:rPr>
          <w:rFonts w:ascii="Times New Roman" w:cs="Times New Roman" w:eastAsia="Times New Roman" w:hAnsi="Times New Roman"/>
          <w:sz w:val="20"/>
          <w:szCs w:val="20"/>
          <w:rtl w:val="0"/>
        </w:rPr>
        <w:t xml:space="preserve">[</w:t>
      </w:r>
      <w:hyperlink r:id="rId111">
        <w:r w:rsidDel="00000000" w:rsidR="00000000" w:rsidRPr="00000000">
          <w:rPr>
            <w:rFonts w:ascii="Times New Roman" w:cs="Times New Roman" w:eastAsia="Times New Roman" w:hAnsi="Times New Roman"/>
            <w:sz w:val="20"/>
            <w:szCs w:val="20"/>
            <w:rtl w:val="0"/>
          </w:rPr>
          <w:t xml:space="preserve">von Meyenfeldt JTO '12</w:t>
        </w:r>
      </w:hyperlink>
      <w:r w:rsidDel="00000000" w:rsidR="00000000" w:rsidRPr="00000000">
        <w:rPr>
          <w:rFonts w:ascii="Times New Roman" w:cs="Times New Roman" w:eastAsia="Times New Roman" w:hAnsi="Times New Roman"/>
          <w:sz w:val="20"/>
          <w:szCs w:val="20"/>
          <w:rtl w:val="0"/>
        </w:rPr>
        <w:t xml:space="preserve">]: Meta of 19 studies.</w:t>
        <w:br w:type="textWrapping"/>
        <w:t xml:space="preserve">General surgeons (who perform 25% of sur</w:t>
      </w:r>
      <w:r w:rsidDel="00000000" w:rsidR="00000000" w:rsidRPr="00000000">
        <w:rPr>
          <w:rtl w:val="0"/>
        </w:rPr>
        <w:t xml:space="preserve">geries) </w:t>
      </w:r>
      <w:r w:rsidDel="00000000" w:rsidR="00000000" w:rsidRPr="00000000">
        <w:rPr>
          <w:rFonts w:ascii="Times New Roman" w:cs="Times New Roman" w:eastAsia="Times New Roman" w:hAnsi="Times New Roman"/>
          <w:sz w:val="20"/>
          <w:szCs w:val="20"/>
          <w:rtl w:val="0"/>
        </w:rPr>
        <w:t xml:space="preserve">have 20% higher periop mortality rates than cardiothoracic surgeons.</w:t>
      </w:r>
    </w:p>
    <w:p w:rsidR="00000000" w:rsidDel="00000000" w:rsidP="00000000" w:rsidRDefault="00000000" w:rsidRPr="00000000" w14:paraId="000001B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 surgeons have higher mortality risks than general thoracic or cardiothoracic surgeons, OR 0.80.</w:t>
      </w:r>
    </w:p>
    <w:p w:rsidR="00000000" w:rsidDel="00000000" w:rsidP="00000000" w:rsidRDefault="00000000" w:rsidRPr="00000000" w14:paraId="000001B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minimal annual volume of resections for lung cancer could not be identified.</w:t>
      </w:r>
    </w:p>
    <w:p w:rsidR="00000000" w:rsidDel="00000000" w:rsidP="00000000" w:rsidRDefault="00000000" w:rsidRPr="00000000" w14:paraId="000001B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 day mortality </w:t>
      </w:r>
      <w:r w:rsidDel="00000000" w:rsidR="00000000" w:rsidRPr="00000000">
        <w:rPr>
          <w:rtl w:val="0"/>
        </w:rPr>
        <w:t xml:space="preserve">ranges</w:t>
      </w:r>
      <w:r w:rsidDel="00000000" w:rsidR="00000000" w:rsidRPr="00000000">
        <w:rPr>
          <w:rFonts w:ascii="Times New Roman" w:cs="Times New Roman" w:eastAsia="Times New Roman" w:hAnsi="Times New Roman"/>
          <w:sz w:val="20"/>
          <w:szCs w:val="20"/>
          <w:rtl w:val="0"/>
        </w:rPr>
        <w:t xml:space="preserve"> from 0-29% and </w:t>
      </w:r>
      <w:r w:rsidDel="00000000" w:rsidR="00000000" w:rsidRPr="00000000">
        <w:rPr>
          <w:rtl w:val="0"/>
        </w:rPr>
        <w:t xml:space="preserve">is</w:t>
      </w:r>
      <w:r w:rsidDel="00000000" w:rsidR="00000000" w:rsidRPr="00000000">
        <w:rPr>
          <w:rFonts w:ascii="Times New Roman" w:cs="Times New Roman" w:eastAsia="Times New Roman" w:hAnsi="Times New Roman"/>
          <w:sz w:val="20"/>
          <w:szCs w:val="20"/>
          <w:rtl w:val="0"/>
        </w:rPr>
        <w:t xml:space="preserve"> worse in elderly.</w:t>
      </w:r>
    </w:p>
    <w:p w:rsidR="00000000" w:rsidDel="00000000" w:rsidP="00000000" w:rsidRDefault="00000000" w:rsidRPr="00000000" w14:paraId="000001B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30-90d mortality after surgery typically 0-10%</w:t>
      </w:r>
      <w:r w:rsidDel="00000000" w:rsidR="00000000" w:rsidRPr="00000000">
        <w:rPr>
          <w:rFonts w:ascii="Times New Roman" w:cs="Times New Roman" w:eastAsia="Times New Roman" w:hAnsi="Times New Roman"/>
          <w:sz w:val="20"/>
          <w:szCs w:val="20"/>
          <w:rtl w:val="0"/>
        </w:rPr>
        <w:t xml:space="preserve"> for early stage [</w:t>
      </w:r>
      <w:hyperlink r:id="rId112">
        <w:r w:rsidDel="00000000" w:rsidR="00000000" w:rsidRPr="00000000">
          <w:rPr>
            <w:rFonts w:ascii="Times New Roman" w:cs="Times New Roman" w:eastAsia="Times New Roman" w:hAnsi="Times New Roman"/>
            <w:sz w:val="20"/>
            <w:szCs w:val="20"/>
            <w:rtl w:val="0"/>
          </w:rPr>
          <w:t xml:space="preserve">Senthi &amp; Senan EJC '14</w:t>
        </w:r>
      </w:hyperlink>
      <w:r w:rsidDel="00000000" w:rsidR="00000000" w:rsidRPr="00000000">
        <w:rPr>
          <w:rFonts w:ascii="Times New Roman" w:cs="Times New Roman" w:eastAsia="Times New Roman" w:hAnsi="Times New Roman"/>
          <w:sz w:val="20"/>
          <w:szCs w:val="20"/>
          <w:rtl w:val="0"/>
        </w:rPr>
        <w:t xml:space="preserve">], while &lt; 1% for SBRT.</w:t>
      </w:r>
    </w:p>
    <w:p w:rsidR="00000000" w:rsidDel="00000000" w:rsidP="00000000" w:rsidRDefault="00000000" w:rsidRPr="00000000" w14:paraId="000001BD">
      <w:pPr>
        <w:numPr>
          <w:ilvl w:val="1"/>
          <w:numId w:val="25"/>
        </w:numPr>
        <w:spacing w:line="240" w:lineRule="auto"/>
        <w:ind w:left="1440" w:hanging="360"/>
        <w:rPr>
          <w:u w:val="none"/>
        </w:rPr>
      </w:pPr>
      <w:r w:rsidDel="00000000" w:rsidR="00000000" w:rsidRPr="00000000">
        <w:rPr>
          <w:rtl w:val="0"/>
        </w:rPr>
        <w:t xml:space="preserve">It is not uncommon for 90 day mortality to be double that of 30 day mortality. </w:t>
      </w:r>
    </w:p>
    <w:p w:rsidR="00000000" w:rsidDel="00000000" w:rsidP="00000000" w:rsidRDefault="00000000" w:rsidRPr="00000000" w14:paraId="000001BE">
      <w:pPr>
        <w:numPr>
          <w:ilvl w:val="1"/>
          <w:numId w:val="25"/>
        </w:numPr>
        <w:spacing w:line="240" w:lineRule="auto"/>
        <w:ind w:left="1440" w:hanging="360"/>
        <w:rPr>
          <w:u w:val="none"/>
        </w:rPr>
      </w:pPr>
      <w:r w:rsidDel="00000000" w:rsidR="00000000" w:rsidRPr="00000000">
        <w:rPr>
          <w:rtl w:val="0"/>
        </w:rPr>
        <w:t xml:space="preserve">Generally speaking, 30d mortality for lobectomy is around 1-3% while 90 day mortality is around 6%.</w:t>
      </w:r>
    </w:p>
    <w:p w:rsidR="00000000" w:rsidDel="00000000" w:rsidP="00000000" w:rsidRDefault="00000000" w:rsidRPr="00000000" w14:paraId="000001BF">
      <w:pPr>
        <w:numPr>
          <w:ilvl w:val="1"/>
          <w:numId w:val="25"/>
        </w:numPr>
        <w:spacing w:line="240" w:lineRule="auto"/>
        <w:ind w:left="1440" w:hanging="360"/>
        <w:rPr>
          <w:u w:val="none"/>
        </w:rPr>
      </w:pPr>
      <w:r w:rsidDel="00000000" w:rsidR="00000000" w:rsidRPr="00000000">
        <w:rPr>
          <w:rtl w:val="0"/>
        </w:rPr>
        <w:t xml:space="preserve">Generally speaking, pneumonectomy mortality after CCRT can range from 0% [</w:t>
      </w:r>
      <w:hyperlink w:anchor="92lqqnk97mp3">
        <w:r w:rsidDel="00000000" w:rsidR="00000000" w:rsidRPr="00000000">
          <w:rPr>
            <w:rtl w:val="0"/>
          </w:rPr>
          <w:t xml:space="preserve">Eberhardt</w:t>
        </w:r>
      </w:hyperlink>
      <w:r w:rsidDel="00000000" w:rsidR="00000000" w:rsidRPr="00000000">
        <w:rPr>
          <w:rtl w:val="0"/>
        </w:rPr>
        <w:t xml:space="preserve">] to around 10% [</w:t>
      </w:r>
      <w:hyperlink w:anchor="fe2c038zyqzk">
        <w:r w:rsidDel="00000000" w:rsidR="00000000" w:rsidRPr="00000000">
          <w:rPr>
            <w:rtl w:val="0"/>
          </w:rPr>
          <w:t xml:space="preserve">Albain</w:t>
        </w:r>
      </w:hyperlink>
      <w:r w:rsidDel="00000000" w:rsidR="00000000" w:rsidRPr="00000000">
        <w:rPr>
          <w:rtl w:val="0"/>
        </w:rPr>
        <w:t xml:space="preserve">].</w:t>
      </w:r>
    </w:p>
    <w:p w:rsidR="00000000" w:rsidDel="00000000" w:rsidP="00000000" w:rsidRDefault="00000000" w:rsidRPr="00000000" w14:paraId="000001C0">
      <w:pPr>
        <w:numPr>
          <w:ilvl w:val="0"/>
          <w:numId w:val="25"/>
        </w:numPr>
        <w:spacing w:line="240" w:lineRule="auto"/>
        <w:ind w:left="720" w:hanging="360"/>
      </w:pPr>
      <w:r w:rsidDel="00000000" w:rsidR="00000000" w:rsidRPr="00000000">
        <w:rPr>
          <w:rtl w:val="0"/>
        </w:rPr>
        <w:t xml:space="preserve">Wedge resection = "scraping the mold off the cheese".</w:t>
      </w:r>
    </w:p>
    <w:p w:rsidR="00000000" w:rsidDel="00000000" w:rsidP="00000000" w:rsidRDefault="00000000" w:rsidRPr="00000000" w14:paraId="000001C1">
      <w:pPr>
        <w:numPr>
          <w:ilvl w:val="0"/>
          <w:numId w:val="25"/>
        </w:numPr>
        <w:spacing w:line="240" w:lineRule="auto"/>
        <w:ind w:left="720" w:hanging="360"/>
      </w:pPr>
      <w:r w:rsidDel="00000000" w:rsidR="00000000" w:rsidRPr="00000000">
        <w:rPr>
          <w:b w:val="1"/>
          <w:rtl w:val="0"/>
        </w:rPr>
        <w:t xml:space="preserve">Segmentectomy (preferred) or wedge</w:t>
      </w:r>
      <w:r w:rsidDel="00000000" w:rsidR="00000000" w:rsidRPr="00000000">
        <w:rPr>
          <w:rtl w:val="0"/>
        </w:rPr>
        <w:t xml:space="preserve"> appear appropriate for &lt; 2 cm peripheral nodules that are 1) AIS, 2) &gt; 50% GG, 3) TD &gt; 400d (NCCN 2020).</w:t>
      </w:r>
    </w:p>
    <w:p w:rsidR="00000000" w:rsidDel="00000000" w:rsidP="00000000" w:rsidRDefault="00000000" w:rsidRPr="00000000" w14:paraId="000001C2">
      <w:pPr>
        <w:numPr>
          <w:ilvl w:val="0"/>
          <w:numId w:val="25"/>
        </w:numPr>
        <w:spacing w:line="240" w:lineRule="auto"/>
        <w:ind w:left="720" w:hanging="360"/>
      </w:pPr>
      <w:r w:rsidDel="00000000" w:rsidR="00000000" w:rsidRPr="00000000">
        <w:rPr>
          <w:b w:val="1"/>
          <w:rtl w:val="0"/>
        </w:rPr>
        <w:t xml:space="preserve">VATS vs. open thoracotomy lobectomy</w:t>
      </w:r>
      <w:r w:rsidDel="00000000" w:rsidR="00000000" w:rsidRPr="00000000">
        <w:rPr>
          <w:rtl w:val="0"/>
        </w:rPr>
        <w:t xml:space="preserve"> [</w:t>
      </w:r>
      <w:hyperlink r:id="rId113">
        <w:r w:rsidDel="00000000" w:rsidR="00000000" w:rsidRPr="00000000">
          <w:rPr>
            <w:rtl w:val="0"/>
          </w:rPr>
          <w:t xml:space="preserve">Paul JTCVS '10</w:t>
        </w:r>
      </w:hyperlink>
      <w:r w:rsidDel="00000000" w:rsidR="00000000" w:rsidRPr="00000000">
        <w:rPr>
          <w:rtl w:val="0"/>
        </w:rPr>
        <w:t xml:space="preserve">]: </w:t>
      </w:r>
      <w:r w:rsidDel="00000000" w:rsidR="00000000" w:rsidRPr="00000000">
        <w:rPr>
          <w:b w:val="1"/>
          <w:rtl w:val="0"/>
        </w:rPr>
        <w:t xml:space="preserve">Consider minimally invasive VATS lobectomy</w:t>
      </w:r>
      <w:r w:rsidDel="00000000" w:rsidR="00000000" w:rsidRPr="00000000">
        <w:rPr>
          <w:rtl w:val="0"/>
        </w:rPr>
        <w:t xml:space="preserve">.</w:t>
      </w:r>
    </w:p>
    <w:p w:rsidR="00000000" w:rsidDel="00000000" w:rsidP="00000000" w:rsidRDefault="00000000" w:rsidRPr="00000000" w14:paraId="000001C3">
      <w:pPr>
        <w:spacing w:line="240" w:lineRule="auto"/>
        <w:ind w:left="720" w:firstLine="0"/>
        <w:rPr/>
      </w:pPr>
      <w:r w:rsidDel="00000000" w:rsidR="00000000" w:rsidRPr="00000000">
        <w:rPr>
          <w:rtl w:val="0"/>
        </w:rPr>
        <w:t xml:space="preserve">There is no improvement in overall survival with VATS. </w:t>
      </w:r>
    </w:p>
    <w:p w:rsidR="00000000" w:rsidDel="00000000" w:rsidP="00000000" w:rsidRDefault="00000000" w:rsidRPr="00000000" w14:paraId="000001C4">
      <w:pPr>
        <w:numPr>
          <w:ilvl w:val="1"/>
          <w:numId w:val="25"/>
        </w:numPr>
        <w:spacing w:line="240" w:lineRule="auto"/>
        <w:ind w:left="1440" w:hanging="360"/>
      </w:pPr>
      <w:r w:rsidDel="00000000" w:rsidR="00000000" w:rsidRPr="00000000">
        <w:rPr>
          <w:rtl w:val="0"/>
        </w:rPr>
        <w:t xml:space="preserve">No difference in operative mortality for propensity matched cohorts. </w:t>
      </w:r>
    </w:p>
    <w:p w:rsidR="00000000" w:rsidDel="00000000" w:rsidP="00000000" w:rsidRDefault="00000000" w:rsidRPr="00000000" w14:paraId="000001C5">
      <w:pPr>
        <w:numPr>
          <w:ilvl w:val="1"/>
          <w:numId w:val="25"/>
        </w:numPr>
        <w:spacing w:line="240" w:lineRule="auto"/>
        <w:ind w:left="1440" w:hanging="360"/>
      </w:pPr>
      <w:r w:rsidDel="00000000" w:rsidR="00000000" w:rsidRPr="00000000">
        <w:rPr>
          <w:rtl w:val="0"/>
        </w:rPr>
        <w:t xml:space="preserve">Lower incidence of complications and shorter length of hospital stay with VATS.</w:t>
      </w:r>
    </w:p>
    <w:p w:rsidR="00000000" w:rsidDel="00000000" w:rsidP="00000000" w:rsidRDefault="00000000" w:rsidRPr="00000000" w14:paraId="000001C6">
      <w:pPr>
        <w:numPr>
          <w:ilvl w:val="1"/>
          <w:numId w:val="25"/>
        </w:numPr>
        <w:spacing w:line="240" w:lineRule="auto"/>
        <w:ind w:left="1440" w:hanging="360"/>
      </w:pPr>
      <w:r w:rsidDel="00000000" w:rsidR="00000000" w:rsidRPr="00000000">
        <w:rPr>
          <w:rtl w:val="0"/>
        </w:rPr>
        <w:t xml:space="preserve">No improvement in long-term survival.</w:t>
      </w:r>
      <w:r w:rsidDel="00000000" w:rsidR="00000000" w:rsidRPr="00000000">
        <w:rPr>
          <w:rtl w:val="0"/>
        </w:rPr>
      </w:r>
    </w:p>
    <w:p w:rsidR="00000000" w:rsidDel="00000000" w:rsidP="00000000" w:rsidRDefault="00000000" w:rsidRPr="00000000" w14:paraId="000001C7">
      <w:pPr>
        <w:numPr>
          <w:ilvl w:val="0"/>
          <w:numId w:val="25"/>
        </w:numPr>
        <w:spacing w:line="240" w:lineRule="auto"/>
        <w:ind w:left="720" w:hanging="360"/>
      </w:pPr>
      <w:r w:rsidDel="00000000" w:rsidR="00000000" w:rsidRPr="00000000">
        <w:rPr>
          <w:b w:val="1"/>
          <w:rtl w:val="0"/>
        </w:rPr>
        <w:t xml:space="preserve">LCSG 821 </w:t>
      </w:r>
      <w:hyperlink r:id="rId114">
        <w:r w:rsidDel="00000000" w:rsidR="00000000" w:rsidRPr="00000000">
          <w:rPr>
            <w:rtl w:val="0"/>
          </w:rPr>
          <w:t xml:space="preserve">[Ginsberg ATS '95]</w:t>
        </w:r>
      </w:hyperlink>
      <w:r w:rsidDel="00000000" w:rsidR="00000000" w:rsidRPr="00000000">
        <w:rPr>
          <w:rtl w:val="0"/>
        </w:rPr>
        <w:t xml:space="preserve">: </w:t>
      </w:r>
      <w:r w:rsidDel="00000000" w:rsidR="00000000" w:rsidRPr="00000000">
        <w:rPr>
          <w:b w:val="1"/>
          <w:rtl w:val="0"/>
        </w:rPr>
        <w:t xml:space="preserve">Lobectomy vs. wedge </w:t>
      </w:r>
      <w:r w:rsidDel="00000000" w:rsidR="00000000" w:rsidRPr="00000000">
        <w:rPr>
          <w:rtl w:val="0"/>
        </w:rPr>
        <w:t xml:space="preserve">with 2 cm normal lung margin.</w:t>
        <w:br w:type="textWrapping"/>
        <w:t xml:space="preserve">Improved LC with lobectomy with a trend to </w:t>
      </w:r>
      <w:r w:rsidDel="00000000" w:rsidR="00000000" w:rsidRPr="00000000">
        <w:rPr>
          <w:rtl w:val="0"/>
        </w:rPr>
        <w:t xml:space="preserve">increased</w:t>
      </w:r>
      <w:r w:rsidDel="00000000" w:rsidR="00000000" w:rsidRPr="00000000">
        <w:rPr>
          <w:rtl w:val="0"/>
        </w:rPr>
        <w:t xml:space="preserve"> overall death and cancer death with wedge. </w:t>
      </w:r>
    </w:p>
    <w:p w:rsidR="00000000" w:rsidDel="00000000" w:rsidP="00000000" w:rsidRDefault="00000000" w:rsidRPr="00000000" w14:paraId="000001C8">
      <w:pPr>
        <w:spacing w:line="240" w:lineRule="auto"/>
        <w:ind w:left="720" w:firstLine="0"/>
        <w:rPr/>
      </w:pPr>
      <w:r w:rsidDel="00000000" w:rsidR="00000000" w:rsidRPr="00000000">
        <w:rPr>
          <w:rFonts w:ascii="Gungsuh" w:cs="Gungsuh" w:eastAsia="Gungsuh" w:hAnsi="Gungsuh"/>
          <w:rtl w:val="0"/>
        </w:rPr>
        <w:t xml:space="preserve">Wedge may be appropriate for small tumors, such as ≤ 1 cm with 2 cm surgical margins. </w:t>
      </w:r>
    </w:p>
    <w:p w:rsidR="00000000" w:rsidDel="00000000" w:rsidP="00000000" w:rsidRDefault="00000000" w:rsidRPr="00000000" w14:paraId="000001C9">
      <w:pPr>
        <w:numPr>
          <w:ilvl w:val="1"/>
          <w:numId w:val="25"/>
        </w:numPr>
        <w:spacing w:line="240" w:lineRule="auto"/>
        <w:ind w:left="1440" w:hanging="360"/>
      </w:pPr>
      <w:r w:rsidDel="00000000" w:rsidR="00000000" w:rsidRPr="00000000">
        <w:rPr>
          <w:rtl w:val="0"/>
        </w:rPr>
        <w:t xml:space="preserve">247 pts with peripheral T1N0. 25% SqCC, 75% non-SqCC.</w:t>
      </w:r>
    </w:p>
    <w:p w:rsidR="00000000" w:rsidDel="00000000" w:rsidP="00000000" w:rsidRDefault="00000000" w:rsidRPr="00000000" w14:paraId="000001CA">
      <w:pPr>
        <w:numPr>
          <w:ilvl w:val="1"/>
          <w:numId w:val="25"/>
        </w:numPr>
        <w:spacing w:line="240" w:lineRule="auto"/>
        <w:ind w:left="1440" w:hanging="360"/>
      </w:pPr>
      <w:r w:rsidDel="00000000" w:rsidR="00000000" w:rsidRPr="00000000">
        <w:rPr>
          <w:rFonts w:ascii="Cardo" w:cs="Cardo" w:eastAsia="Cardo" w:hAnsi="Cardo"/>
          <w:rtl w:val="0"/>
        </w:rPr>
        <w:t xml:space="preserve">LRF 6→ 17%. Non-local failure ~13%.</w:t>
      </w:r>
    </w:p>
    <w:p w:rsidR="00000000" w:rsidDel="00000000" w:rsidP="00000000" w:rsidRDefault="00000000" w:rsidRPr="00000000" w14:paraId="000001CB">
      <w:pPr>
        <w:numPr>
          <w:ilvl w:val="1"/>
          <w:numId w:val="25"/>
        </w:numPr>
        <w:spacing w:line="240" w:lineRule="auto"/>
        <w:ind w:left="1440" w:hanging="360"/>
      </w:pPr>
      <w:r w:rsidDel="00000000" w:rsidR="00000000" w:rsidRPr="00000000">
        <w:rPr>
          <w:rFonts w:ascii="Cardo" w:cs="Cardo" w:eastAsia="Cardo" w:hAnsi="Cardo"/>
          <w:rtl w:val="0"/>
        </w:rPr>
        <w:t xml:space="preserve">6y OS ~67→ 48% (p=0.09 one-tailed).</w:t>
      </w:r>
    </w:p>
    <w:p w:rsidR="00000000" w:rsidDel="00000000" w:rsidP="00000000" w:rsidRDefault="00000000" w:rsidRPr="00000000" w14:paraId="000001CC">
      <w:pPr>
        <w:numPr>
          <w:ilvl w:val="0"/>
          <w:numId w:val="25"/>
        </w:numPr>
        <w:spacing w:line="240" w:lineRule="auto"/>
        <w:ind w:left="720" w:hanging="360"/>
        <w:rPr/>
      </w:pPr>
      <w:r w:rsidDel="00000000" w:rsidR="00000000" w:rsidRPr="00000000">
        <w:rPr>
          <w:rtl w:val="0"/>
        </w:rPr>
        <w:t xml:space="preserve">[</w:t>
      </w:r>
      <w:hyperlink r:id="rId115">
        <w:r w:rsidDel="00000000" w:rsidR="00000000" w:rsidRPr="00000000">
          <w:rPr>
            <w:rtl w:val="0"/>
          </w:rPr>
          <w:t xml:space="preserve">Sienel Eur J CTS '07</w:t>
        </w:r>
      </w:hyperlink>
      <w:r w:rsidDel="00000000" w:rsidR="00000000" w:rsidRPr="00000000">
        <w:rPr>
          <w:rtl w:val="0"/>
        </w:rPr>
        <w:t xml:space="preserve">]: Retro. </w:t>
      </w:r>
      <w:r w:rsidDel="00000000" w:rsidR="00000000" w:rsidRPr="00000000">
        <w:rPr>
          <w:b w:val="1"/>
          <w:rtl w:val="0"/>
        </w:rPr>
        <w:t xml:space="preserve">Segmentectomy vs. Lobectomy</w:t>
      </w:r>
      <w:r w:rsidDel="00000000" w:rsidR="00000000" w:rsidRPr="00000000">
        <w:rPr>
          <w:rtl w:val="0"/>
        </w:rPr>
        <w:t xml:space="preserve">. </w:t>
      </w:r>
    </w:p>
    <w:p w:rsidR="00000000" w:rsidDel="00000000" w:rsidP="00000000" w:rsidRDefault="00000000" w:rsidRPr="00000000" w14:paraId="000001CD">
      <w:pPr>
        <w:numPr>
          <w:ilvl w:val="1"/>
          <w:numId w:val="25"/>
        </w:numPr>
        <w:spacing w:line="240" w:lineRule="auto"/>
        <w:ind w:left="1440" w:hanging="360"/>
        <w:rPr>
          <w:u w:val="none"/>
        </w:rPr>
      </w:pPr>
      <w:r w:rsidDel="00000000" w:rsidR="00000000" w:rsidRPr="00000000">
        <w:rPr>
          <w:rFonts w:ascii="Gungsuh" w:cs="Gungsuh" w:eastAsia="Gungsuh" w:hAnsi="Gungsuh"/>
          <w:rtl w:val="0"/>
        </w:rPr>
        <w:t xml:space="preserve">199 patients. 1987-2002. T1N0 ≤ 2 cm. 49 segmentectomies, 150 lobectomies. MFU 4.5y.</w:t>
      </w:r>
    </w:p>
    <w:p w:rsidR="00000000" w:rsidDel="00000000" w:rsidP="00000000" w:rsidRDefault="00000000" w:rsidRPr="00000000" w14:paraId="000001CE">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Local recurrence 16→ 5%.</w:t>
      </w:r>
    </w:p>
    <w:p w:rsidR="00000000" w:rsidDel="00000000" w:rsidP="00000000" w:rsidRDefault="00000000" w:rsidRPr="00000000" w14:paraId="000001CF">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CRD 33→ 17%.</w:t>
      </w:r>
    </w:p>
    <w:p w:rsidR="00000000" w:rsidDel="00000000" w:rsidP="00000000" w:rsidRDefault="00000000" w:rsidRPr="00000000" w14:paraId="000001D0">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Local recurrence for S1-3 / S4-10 of ~23→ 5% (p=0.08)</w:t>
      </w:r>
    </w:p>
    <w:p w:rsidR="00000000" w:rsidDel="00000000" w:rsidP="00000000" w:rsidRDefault="00000000" w:rsidRPr="00000000" w14:paraId="000001D1">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Resection margin ± 1.0 cm of ~23→ 0% (p=0.06).</w:t>
      </w:r>
    </w:p>
    <w:p w:rsidR="00000000" w:rsidDel="00000000" w:rsidP="00000000" w:rsidRDefault="00000000" w:rsidRPr="00000000" w14:paraId="000001D2">
      <w:pPr>
        <w:numPr>
          <w:ilvl w:val="0"/>
          <w:numId w:val="25"/>
        </w:numPr>
        <w:spacing w:line="240" w:lineRule="auto"/>
        <w:ind w:left="720" w:hanging="360"/>
        <w:rPr/>
      </w:pPr>
      <w:r w:rsidDel="00000000" w:rsidR="00000000" w:rsidRPr="00000000">
        <w:rPr>
          <w:b w:val="1"/>
          <w:rtl w:val="0"/>
        </w:rPr>
        <w:t xml:space="preserve">JCOG </w:t>
      </w:r>
      <w:r w:rsidDel="00000000" w:rsidR="00000000" w:rsidRPr="00000000">
        <w:rPr>
          <w:b w:val="1"/>
          <w:rtl w:val="0"/>
        </w:rPr>
        <w:t xml:space="preserve">0802</w:t>
      </w:r>
      <w:r w:rsidDel="00000000" w:rsidR="00000000" w:rsidRPr="00000000">
        <w:rPr>
          <w:rtl w:val="0"/>
        </w:rPr>
        <w:t xml:space="preserve"> [</w:t>
      </w:r>
      <w:hyperlink r:id="rId116">
        <w:r w:rsidDel="00000000" w:rsidR="00000000" w:rsidRPr="00000000">
          <w:rPr>
            <w:rtl w:val="0"/>
          </w:rPr>
          <w:t xml:space="preserve">Suzuki JTCVS '19</w:t>
        </w:r>
      </w:hyperlink>
      <w:r w:rsidDel="00000000" w:rsidR="00000000" w:rsidRPr="00000000">
        <w:rPr>
          <w:rtl w:val="0"/>
        </w:rPr>
        <w:t xml:space="preserve">]: No</w:t>
      </w:r>
      <w:r w:rsidDel="00000000" w:rsidR="00000000" w:rsidRPr="00000000">
        <w:rPr>
          <w:rtl w:val="0"/>
        </w:rPr>
        <w:t xml:space="preserve">n-inferiority. </w:t>
      </w:r>
      <w:r w:rsidDel="00000000" w:rsidR="00000000" w:rsidRPr="00000000">
        <w:rPr>
          <w:b w:val="1"/>
          <w:rtl w:val="0"/>
        </w:rPr>
        <w:t xml:space="preserve">Segmentectomy vs. lobectomy</w:t>
      </w:r>
      <w:r w:rsidDel="00000000" w:rsidR="00000000" w:rsidRPr="00000000">
        <w:rPr>
          <w:rtl w:val="0"/>
        </w:rPr>
        <w:t xml:space="preserve">.</w:t>
      </w:r>
    </w:p>
    <w:p w:rsidR="00000000" w:rsidDel="00000000" w:rsidP="00000000" w:rsidRDefault="00000000" w:rsidRPr="00000000" w14:paraId="000001D3">
      <w:pPr>
        <w:spacing w:line="240" w:lineRule="auto"/>
        <w:ind w:left="720" w:firstLine="0"/>
        <w:rPr/>
      </w:pPr>
      <w:r w:rsidDel="00000000" w:rsidR="00000000" w:rsidRPr="00000000">
        <w:rPr>
          <w:rtl w:val="0"/>
        </w:rPr>
        <w:t xml:space="preserve">Segmentectomy was associated with significantly more air leaks.</w:t>
      </w:r>
    </w:p>
    <w:p w:rsidR="00000000" w:rsidDel="00000000" w:rsidP="00000000" w:rsidRDefault="00000000" w:rsidRPr="00000000" w14:paraId="000001D4">
      <w:pPr>
        <w:numPr>
          <w:ilvl w:val="1"/>
          <w:numId w:val="25"/>
        </w:numPr>
        <w:spacing w:line="240" w:lineRule="auto"/>
        <w:ind w:left="1440" w:hanging="360"/>
        <w:rPr>
          <w:u w:val="none"/>
        </w:rPr>
      </w:pPr>
      <w:r w:rsidDel="00000000" w:rsidR="00000000" w:rsidRPr="00000000">
        <w:rPr>
          <w:rFonts w:ascii="Gungsuh" w:cs="Gungsuh" w:eastAsia="Gungsuh" w:hAnsi="Gungsuh"/>
          <w:rtl w:val="0"/>
        </w:rPr>
        <w:t xml:space="preserve">1,106 pts. 2009-2014. T1N0 ≤ 2 cm. </w:t>
      </w:r>
    </w:p>
    <w:p w:rsidR="00000000" w:rsidDel="00000000" w:rsidP="00000000" w:rsidRDefault="00000000" w:rsidRPr="00000000" w14:paraId="000001D5">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LR 12→ 2%. </w:t>
      </w:r>
    </w:p>
    <w:p w:rsidR="00000000" w:rsidDel="00000000" w:rsidP="00000000" w:rsidRDefault="00000000" w:rsidRPr="00000000" w14:paraId="000001D6">
      <w:pPr>
        <w:numPr>
          <w:ilvl w:val="0"/>
          <w:numId w:val="25"/>
        </w:numPr>
        <w:spacing w:line="240" w:lineRule="auto"/>
        <w:ind w:left="720" w:hanging="360"/>
      </w:pPr>
      <w:r w:rsidDel="00000000" w:rsidR="00000000" w:rsidRPr="00000000">
        <w:rPr>
          <w:b w:val="1"/>
          <w:rtl w:val="0"/>
        </w:rPr>
        <w:t xml:space="preserve">SEER </w:t>
      </w:r>
      <w:r w:rsidDel="00000000" w:rsidR="00000000" w:rsidRPr="00000000">
        <w:rPr>
          <w:rtl w:val="0"/>
        </w:rPr>
        <w:t xml:space="preserve">[</w:t>
      </w:r>
      <w:hyperlink r:id="rId117">
        <w:r w:rsidDel="00000000" w:rsidR="00000000" w:rsidRPr="00000000">
          <w:rPr>
            <w:rtl w:val="0"/>
          </w:rPr>
          <w:t xml:space="preserve">Cao ATS '18</w:t>
        </w:r>
      </w:hyperlink>
      <w:r w:rsidDel="00000000" w:rsidR="00000000" w:rsidRPr="00000000">
        <w:rPr>
          <w:rtl w:val="0"/>
        </w:rPr>
        <w:t xml:space="preserve">]: </w:t>
      </w:r>
      <w:r w:rsidDel="00000000" w:rsidR="00000000" w:rsidRPr="00000000">
        <w:rPr>
          <w:b w:val="1"/>
          <w:rtl w:val="0"/>
        </w:rPr>
        <w:t xml:space="preserve">Wedge vs. Segmentectomy vs. Lobectomy for stage IA NSCLC</w:t>
      </w:r>
      <w:r w:rsidDel="00000000" w:rsidR="00000000" w:rsidRPr="00000000">
        <w:rPr>
          <w:rtl w:val="0"/>
        </w:rPr>
        <w:t xml:space="preserve">.</w:t>
      </w:r>
    </w:p>
    <w:p w:rsidR="00000000" w:rsidDel="00000000" w:rsidP="00000000" w:rsidRDefault="00000000" w:rsidRPr="00000000" w14:paraId="000001D7">
      <w:pPr>
        <w:numPr>
          <w:ilvl w:val="1"/>
          <w:numId w:val="25"/>
        </w:numPr>
        <w:spacing w:line="240" w:lineRule="auto"/>
        <w:ind w:left="1440" w:hanging="360"/>
      </w:pPr>
      <w:r w:rsidDel="00000000" w:rsidR="00000000" w:rsidRPr="00000000">
        <w:rPr>
          <w:rFonts w:ascii="Gungsuh" w:cs="Gungsuh" w:eastAsia="Gungsuh" w:hAnsi="Gungsuh"/>
          <w:rtl w:val="0"/>
        </w:rPr>
        <w:t xml:space="preserve">For tumors ≤ 1 cm, no differences in OS. </w:t>
      </w:r>
      <w:r w:rsidDel="00000000" w:rsidR="00000000" w:rsidRPr="00000000">
        <w:rPr>
          <w:i w:val="1"/>
          <w:rtl w:val="0"/>
        </w:rPr>
        <w:t xml:space="preserve">Wedge may be adequate for small tumors.</w:t>
      </w:r>
    </w:p>
    <w:p w:rsidR="00000000" w:rsidDel="00000000" w:rsidP="00000000" w:rsidRDefault="00000000" w:rsidRPr="00000000" w14:paraId="000001D8">
      <w:pPr>
        <w:numPr>
          <w:ilvl w:val="1"/>
          <w:numId w:val="25"/>
        </w:numPr>
        <w:spacing w:line="240" w:lineRule="auto"/>
        <w:ind w:left="1440" w:hanging="360"/>
      </w:pPr>
      <w:r w:rsidDel="00000000" w:rsidR="00000000" w:rsidRPr="00000000">
        <w:rPr>
          <w:rtl w:val="0"/>
        </w:rPr>
        <w:t xml:space="preserve">For tumors 1.1-2 cm, OS improved with non-wedge surgeries.</w:t>
      </w:r>
    </w:p>
    <w:p w:rsidR="00000000" w:rsidDel="00000000" w:rsidP="00000000" w:rsidRDefault="00000000" w:rsidRPr="00000000" w14:paraId="000001D9">
      <w:pPr>
        <w:numPr>
          <w:ilvl w:val="1"/>
          <w:numId w:val="25"/>
        </w:numPr>
        <w:spacing w:line="240" w:lineRule="auto"/>
        <w:ind w:left="1440" w:hanging="360"/>
      </w:pPr>
      <w:r w:rsidDel="00000000" w:rsidR="00000000" w:rsidRPr="00000000">
        <w:rPr>
          <w:rtl w:val="0"/>
        </w:rPr>
        <w:t xml:space="preserve">For tumors 2.1-3 cm, OS improved with lobectomy.</w:t>
      </w:r>
    </w:p>
    <w:p w:rsidR="00000000" w:rsidDel="00000000" w:rsidP="00000000" w:rsidRDefault="00000000" w:rsidRPr="00000000" w14:paraId="000001DA">
      <w:pPr>
        <w:numPr>
          <w:ilvl w:val="0"/>
          <w:numId w:val="25"/>
        </w:numPr>
        <w:spacing w:line="240" w:lineRule="auto"/>
        <w:ind w:left="720" w:hanging="360"/>
      </w:pPr>
      <w:r w:rsidDel="00000000" w:rsidR="00000000" w:rsidRPr="00000000">
        <w:rPr>
          <w:b w:val="1"/>
          <w:rtl w:val="0"/>
        </w:rPr>
        <w:t xml:space="preserve">CALGB 140503</w:t>
      </w:r>
      <w:r w:rsidDel="00000000" w:rsidR="00000000" w:rsidRPr="00000000">
        <w:rPr>
          <w:rtl w:val="0"/>
        </w:rPr>
        <w:t xml:space="preserve"> [</w:t>
      </w:r>
      <w:hyperlink r:id="rId118">
        <w:r w:rsidDel="00000000" w:rsidR="00000000" w:rsidRPr="00000000">
          <w:rPr>
            <w:rtl w:val="0"/>
          </w:rPr>
          <w:t xml:space="preserve">NCT00499330</w:t>
        </w:r>
      </w:hyperlink>
      <w:r w:rsidDel="00000000" w:rsidR="00000000" w:rsidRPr="00000000">
        <w:rPr>
          <w:rtl w:val="0"/>
        </w:rPr>
        <w:t xml:space="preserve">]: </w:t>
      </w:r>
      <w:r w:rsidDel="00000000" w:rsidR="00000000" w:rsidRPr="00000000">
        <w:rPr>
          <w:b w:val="1"/>
          <w:rtl w:val="0"/>
        </w:rPr>
        <w:t xml:space="preserve">Lobectomy vs. segmentectomy/wedge</w:t>
      </w:r>
      <w:r w:rsidDel="00000000" w:rsidR="00000000" w:rsidRPr="00000000">
        <w:rPr>
          <w:rtl w:val="0"/>
        </w:rPr>
        <w:t xml:space="preserve">.</w:t>
        <w:br w:type="textWrapping"/>
        <w:t xml:space="preserve">This trial is looking at appropriateness for wedge treatment of T1 peripheral lung lesions.</w:t>
      </w:r>
    </w:p>
    <w:p w:rsidR="00000000" w:rsidDel="00000000" w:rsidP="00000000" w:rsidRDefault="00000000" w:rsidRPr="00000000" w14:paraId="000001DB">
      <w:pPr>
        <w:numPr>
          <w:ilvl w:val="1"/>
          <w:numId w:val="25"/>
        </w:numPr>
        <w:spacing w:line="240" w:lineRule="auto"/>
        <w:ind w:left="1440" w:hanging="360"/>
      </w:pPr>
      <w:r w:rsidDel="00000000" w:rsidR="00000000" w:rsidRPr="00000000">
        <w:rPr>
          <w:rFonts w:ascii="Gungsuh" w:cs="Gungsuh" w:eastAsia="Gungsuh" w:hAnsi="Gungsuh"/>
          <w:rtl w:val="0"/>
        </w:rPr>
        <w:t xml:space="preserve">697 pts. Peripheral ≤ 2 cm presumed to be lung cancer. Center of tumor in outer third of lung. Tumor location suitable for lobar or sublobar resection. </w:t>
      </w:r>
    </w:p>
    <w:p w:rsidR="00000000" w:rsidDel="00000000" w:rsidP="00000000" w:rsidRDefault="00000000" w:rsidRPr="00000000" w14:paraId="000001DC">
      <w:pPr>
        <w:numPr>
          <w:ilvl w:val="1"/>
          <w:numId w:val="25"/>
        </w:numPr>
        <w:spacing w:line="240" w:lineRule="auto"/>
        <w:ind w:left="1440" w:hanging="360"/>
      </w:pPr>
      <w:r w:rsidDel="00000000" w:rsidR="00000000" w:rsidRPr="00000000">
        <w:rPr>
          <w:rtl w:val="0"/>
        </w:rPr>
        <w:t xml:space="preserve">61% randomized, as not cancer in 16% or N+ in 7%.</w:t>
      </w:r>
    </w:p>
    <w:p w:rsidR="00000000" w:rsidDel="00000000" w:rsidP="00000000" w:rsidRDefault="00000000" w:rsidRPr="00000000" w14:paraId="000001DD">
      <w:pPr>
        <w:numPr>
          <w:ilvl w:val="0"/>
          <w:numId w:val="25"/>
        </w:numPr>
        <w:spacing w:line="240" w:lineRule="auto"/>
        <w:ind w:left="720" w:hanging="360"/>
      </w:pPr>
      <w:r w:rsidDel="00000000" w:rsidR="00000000" w:rsidRPr="00000000">
        <w:rPr>
          <w:b w:val="1"/>
          <w:rtl w:val="0"/>
        </w:rPr>
        <w:t xml:space="preserve">Brachy in sublobar resection</w:t>
      </w:r>
      <w:r w:rsidDel="00000000" w:rsidR="00000000" w:rsidRPr="00000000">
        <w:rPr>
          <w:rtl w:val="0"/>
        </w:rPr>
        <w:t xml:space="preserve">: </w:t>
      </w:r>
    </w:p>
    <w:p w:rsidR="00000000" w:rsidDel="00000000" w:rsidP="00000000" w:rsidRDefault="00000000" w:rsidRPr="00000000" w14:paraId="000001DE">
      <w:pPr>
        <w:numPr>
          <w:ilvl w:val="1"/>
          <w:numId w:val="25"/>
        </w:numPr>
        <w:spacing w:line="240" w:lineRule="auto"/>
        <w:ind w:left="1440" w:hanging="360"/>
      </w:pPr>
      <w:hyperlink r:id="rId119">
        <w:r w:rsidDel="00000000" w:rsidR="00000000" w:rsidRPr="00000000">
          <w:rPr>
            <w:rtl w:val="0"/>
          </w:rPr>
          <w:t xml:space="preserve">Colonias </w:t>
        </w:r>
      </w:hyperlink>
      <w:r w:rsidDel="00000000" w:rsidR="00000000" w:rsidRPr="00000000">
        <w:rPr>
          <w:rtl w:val="0"/>
        </w:rPr>
        <w:t xml:space="preserve">from Allegheny: 145 pts treated with I-125 mesh. Stage I NSCLC. COPDers. LF 4%, LRR, 6%, DM 17%. This compares favorably with LF rates from </w:t>
      </w:r>
      <w:hyperlink r:id="rId120">
        <w:r w:rsidDel="00000000" w:rsidR="00000000" w:rsidRPr="00000000">
          <w:rPr>
            <w:rtl w:val="0"/>
          </w:rPr>
          <w:t xml:space="preserve">LCSG 821</w:t>
        </w:r>
      </w:hyperlink>
      <w:r w:rsidDel="00000000" w:rsidR="00000000" w:rsidRPr="00000000">
        <w:rPr>
          <w:rtl w:val="0"/>
        </w:rPr>
        <w:t xml:space="preserve"> of 18%. </w:t>
      </w:r>
    </w:p>
    <w:p w:rsidR="00000000" w:rsidDel="00000000" w:rsidP="00000000" w:rsidRDefault="00000000" w:rsidRPr="00000000" w14:paraId="000001DF">
      <w:pPr>
        <w:numPr>
          <w:ilvl w:val="1"/>
          <w:numId w:val="25"/>
        </w:numPr>
        <w:spacing w:line="240" w:lineRule="auto"/>
        <w:ind w:left="1440" w:hanging="360"/>
      </w:pPr>
      <w:hyperlink r:id="rId121">
        <w:r w:rsidDel="00000000" w:rsidR="00000000" w:rsidRPr="00000000">
          <w:rPr>
            <w:b w:val="1"/>
            <w:rtl w:val="0"/>
          </w:rPr>
          <w:t xml:space="preserve">ACOSOG Z4032 </w:t>
        </w:r>
      </w:hyperlink>
      <w:hyperlink r:id="rId122">
        <w:r w:rsidDel="00000000" w:rsidR="00000000" w:rsidRPr="00000000">
          <w:rPr>
            <w:rtl w:val="0"/>
          </w:rPr>
          <w:t xml:space="preserve">[Fernando JCO '14]</w:t>
        </w:r>
      </w:hyperlink>
      <w:r w:rsidDel="00000000" w:rsidR="00000000" w:rsidRPr="00000000">
        <w:rPr>
          <w:rtl w:val="0"/>
        </w:rPr>
        <w:t xml:space="preserve">: </w:t>
      </w:r>
      <w:r w:rsidDel="00000000" w:rsidR="00000000" w:rsidRPr="00000000">
        <w:rPr>
          <w:b w:val="1"/>
          <w:rtl w:val="0"/>
        </w:rPr>
        <w:t xml:space="preserve">Sublobar resection ± I-125 mesh</w:t>
      </w:r>
      <w:r w:rsidDel="00000000" w:rsidR="00000000" w:rsidRPr="00000000">
        <w:rPr>
          <w:rtl w:val="0"/>
        </w:rPr>
        <w:t xml:space="preserve">. </w:t>
      </w:r>
    </w:p>
    <w:p w:rsidR="00000000" w:rsidDel="00000000" w:rsidP="00000000" w:rsidRDefault="00000000" w:rsidRPr="00000000" w14:paraId="000001E0">
      <w:pPr>
        <w:numPr>
          <w:ilvl w:val="2"/>
          <w:numId w:val="25"/>
        </w:numPr>
        <w:spacing w:line="240" w:lineRule="auto"/>
        <w:ind w:left="2160" w:hanging="360"/>
      </w:pPr>
      <w:r w:rsidDel="00000000" w:rsidR="00000000" w:rsidRPr="00000000">
        <w:rPr>
          <w:rFonts w:ascii="Gungsuh" w:cs="Gungsuh" w:eastAsia="Gungsuh" w:hAnsi="Gungsuh"/>
          <w:rtl w:val="0"/>
        </w:rPr>
        <w:t xml:space="preserve">224 COPDers. NSCLC ≤ 3 cm. </w:t>
      </w:r>
    </w:p>
    <w:p w:rsidR="00000000" w:rsidDel="00000000" w:rsidP="00000000" w:rsidRDefault="00000000" w:rsidRPr="00000000" w14:paraId="000001E1">
      <w:pPr>
        <w:numPr>
          <w:ilvl w:val="2"/>
          <w:numId w:val="25"/>
        </w:numPr>
        <w:spacing w:line="240" w:lineRule="auto"/>
        <w:ind w:left="2160" w:hanging="360"/>
      </w:pPr>
      <w:r w:rsidDel="00000000" w:rsidR="00000000" w:rsidRPr="00000000">
        <w:rPr>
          <w:rtl w:val="0"/>
        </w:rPr>
        <w:t xml:space="preserve">5y LR ~8%. 3y OS ~71%.</w:t>
      </w:r>
    </w:p>
    <w:p w:rsidR="00000000" w:rsidDel="00000000" w:rsidP="00000000" w:rsidRDefault="00000000" w:rsidRPr="00000000" w14:paraId="000001E2">
      <w:pPr>
        <w:numPr>
          <w:ilvl w:val="2"/>
          <w:numId w:val="25"/>
        </w:numPr>
        <w:spacing w:line="240" w:lineRule="auto"/>
        <w:ind w:left="2160" w:hanging="360"/>
      </w:pPr>
      <w:r w:rsidDel="00000000" w:rsidR="00000000" w:rsidRPr="00000000">
        <w:rPr>
          <w:rtl w:val="0"/>
        </w:rPr>
        <w:t xml:space="preserve">Appears to be no benefit for BT when compromised margins.</w:t>
      </w:r>
    </w:p>
    <w:p w:rsidR="00000000" w:rsidDel="00000000" w:rsidP="00000000" w:rsidRDefault="00000000" w:rsidRPr="00000000" w14:paraId="000001E3">
      <w:pPr>
        <w:numPr>
          <w:ilvl w:val="2"/>
          <w:numId w:val="25"/>
        </w:numPr>
        <w:spacing w:line="240" w:lineRule="auto"/>
        <w:ind w:left="2160" w:hanging="360"/>
      </w:pPr>
      <w:r w:rsidDel="00000000" w:rsidR="00000000" w:rsidRPr="00000000">
        <w:rPr>
          <w:rtl w:val="0"/>
        </w:rPr>
        <w:t xml:space="preserve">90d Respiratory G3+ ~20%.</w:t>
      </w:r>
    </w:p>
    <w:p w:rsidR="00000000" w:rsidDel="00000000" w:rsidP="00000000" w:rsidRDefault="00000000" w:rsidRPr="00000000" w14:paraId="000001E4">
      <w:pPr>
        <w:numPr>
          <w:ilvl w:val="2"/>
          <w:numId w:val="25"/>
        </w:numPr>
        <w:spacing w:line="240" w:lineRule="auto"/>
        <w:ind w:left="2160" w:hanging="360"/>
      </w:pPr>
      <w:r w:rsidDel="00000000" w:rsidR="00000000" w:rsidRPr="00000000">
        <w:rPr>
          <w:rtl w:val="0"/>
        </w:rPr>
        <w:t xml:space="preserve">90d any G3+ ~30%.</w:t>
      </w:r>
    </w:p>
    <w:p w:rsidR="00000000" w:rsidDel="00000000" w:rsidP="00000000" w:rsidRDefault="00000000" w:rsidRPr="00000000" w14:paraId="000001E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only a 20% pCR after Ipi + Nivo [</w:t>
      </w:r>
      <w:hyperlink w:anchor="9bx2771urd5r">
        <w:r w:rsidDel="00000000" w:rsidR="00000000" w:rsidRPr="00000000">
          <w:rPr>
            <w:rFonts w:ascii="Times New Roman" w:cs="Times New Roman" w:eastAsia="Times New Roman" w:hAnsi="Times New Roman"/>
            <w:sz w:val="20"/>
            <w:szCs w:val="20"/>
            <w:rtl w:val="0"/>
          </w:rPr>
          <w:t xml:space="preserve">NEOSTAR</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E6">
      <w:pPr>
        <w:spacing w:line="240" w:lineRule="auto"/>
        <w:ind w:left="720" w:firstLine="0"/>
        <w:rPr/>
      </w:pPr>
      <w:r w:rsidDel="00000000" w:rsidR="00000000" w:rsidRPr="00000000">
        <w:rPr>
          <w:rtl w:val="0"/>
        </w:rPr>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Treatment paradigm</w:t>
            </w:r>
          </w:p>
          <w:p w:rsidR="00000000" w:rsidDel="00000000" w:rsidP="00000000" w:rsidRDefault="00000000" w:rsidRPr="00000000" w14:paraId="000001E8">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Unresectable</w:t>
            </w:r>
            <w:r w:rsidDel="00000000" w:rsidR="00000000" w:rsidRPr="00000000">
              <w:rPr>
                <w:rFonts w:ascii="Cardo" w:cs="Cardo" w:eastAsia="Cardo" w:hAnsi="Cardo"/>
                <w:sz w:val="20"/>
                <w:szCs w:val="20"/>
                <w:rtl w:val="0"/>
              </w:rPr>
              <w:t xml:space="preserve">: CCRT→ Durvalumab (Cat 1).</w:t>
            </w:r>
          </w:p>
          <w:p w:rsidR="00000000" w:rsidDel="00000000" w:rsidP="00000000" w:rsidRDefault="00000000" w:rsidRPr="00000000" w14:paraId="000001E9">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Resectable</w:t>
            </w:r>
            <w:r w:rsidDel="00000000" w:rsidR="00000000" w:rsidRPr="00000000">
              <w:rPr>
                <w:rtl w:val="0"/>
              </w:rPr>
            </w:r>
          </w:p>
          <w:p w:rsidR="00000000" w:rsidDel="00000000" w:rsidP="00000000" w:rsidRDefault="00000000" w:rsidRPr="00000000" w14:paraId="000001EA">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Incidental stage III at surgery→ Chemo ± RT for N2 or SM+.</w:t>
            </w:r>
          </w:p>
          <w:p w:rsidR="00000000" w:rsidDel="00000000" w:rsidP="00000000" w:rsidRDefault="00000000" w:rsidRPr="00000000" w14:paraId="000001EB">
            <w:pPr>
              <w:numPr>
                <w:ilvl w:val="2"/>
                <w:numId w:val="7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 adjuvant chemo for ≥ 4 cm, give for N1 disease (e.g. CE 100 q2w x4c).</w:t>
            </w:r>
          </w:p>
          <w:p w:rsidR="00000000" w:rsidDel="00000000" w:rsidP="00000000" w:rsidRDefault="00000000" w:rsidRPr="00000000" w14:paraId="000001EC">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Known stage III: NAC/CCRT→ Surgery ± PORT (if not received neoadjuvantly) for N2 or SM+.</w:t>
            </w:r>
          </w:p>
          <w:p w:rsidR="00000000" w:rsidDel="00000000" w:rsidP="00000000" w:rsidRDefault="00000000" w:rsidRPr="00000000" w14:paraId="000001ED">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Resectability should be determined upfront (prior to initiation of CCRT).</w:t>
            </w:r>
          </w:p>
          <w:p w:rsidR="00000000" w:rsidDel="00000000" w:rsidP="00000000" w:rsidRDefault="00000000" w:rsidRPr="00000000" w14:paraId="000001EE">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Order of treatment: Chemo→ RT unless positive margin. CCRT→ chemo for positive margin. For positive margin but no concurrent, R2 gets 66 Gy while R1 gets 60 Gy. </w:t>
            </w:r>
          </w:p>
        </w:tc>
      </w:tr>
    </w:tbl>
    <w:p w:rsidR="00000000" w:rsidDel="00000000" w:rsidP="00000000" w:rsidRDefault="00000000" w:rsidRPr="00000000" w14:paraId="000001E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0">
      <w:pPr>
        <w:pStyle w:val="Heading2"/>
        <w:rPr/>
      </w:pPr>
      <w:bookmarkStart w:colFirst="0" w:colLast="0" w:name="_l1upef32bg54" w:id="14"/>
      <w:bookmarkEnd w:id="14"/>
      <w:hyperlink w:anchor="_opxxqv56465m">
        <w:r w:rsidDel="00000000" w:rsidR="00000000" w:rsidRPr="00000000">
          <w:rPr>
            <w:rtl w:val="0"/>
          </w:rPr>
          <w:t xml:space="preserve">Determining Resectability</w:t>
        </w:r>
      </w:hyperlink>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See [</w:t>
      </w:r>
      <w:hyperlink r:id="rId123">
        <w:r w:rsidDel="00000000" w:rsidR="00000000" w:rsidRPr="00000000">
          <w:rPr>
            <w:rtl w:val="0"/>
          </w:rPr>
          <w:t xml:space="preserve">Zaorsky</w:t>
        </w:r>
      </w:hyperlink>
      <w:r w:rsidDel="00000000" w:rsidR="00000000" w:rsidRPr="00000000">
        <w:rPr>
          <w:rtl w:val="0"/>
        </w:rPr>
        <w:t xml:space="preserve">] diagram which points out the importance of FEV1 &gt; 50%.</w:t>
      </w:r>
      <w:r w:rsidDel="00000000" w:rsidR="00000000" w:rsidRPr="00000000">
        <w:rPr>
          <w:rtl w:val="0"/>
        </w:rPr>
      </w:r>
    </w:p>
    <w:p w:rsidR="00000000" w:rsidDel="00000000" w:rsidP="00000000" w:rsidRDefault="00000000" w:rsidRPr="00000000" w14:paraId="000001F2">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Carefully select pts that can be completed resected: T3N1, or T4 disease due to multiple tumor nodules in one lung.</w:t>
      </w:r>
      <w:r w:rsidDel="00000000" w:rsidR="00000000" w:rsidRPr="00000000">
        <w:rPr>
          <w:rtl w:val="0"/>
        </w:rPr>
      </w:r>
    </w:p>
    <w:p w:rsidR="00000000" w:rsidDel="00000000" w:rsidP="00000000" w:rsidRDefault="00000000" w:rsidRPr="00000000" w14:paraId="000001F3">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Unresectable</w:t>
      </w:r>
      <w:r w:rsidDel="00000000" w:rsidR="00000000" w:rsidRPr="00000000">
        <w:rPr>
          <w:rFonts w:ascii="Times New Roman" w:cs="Times New Roman" w:eastAsia="Times New Roman" w:hAnsi="Times New Roman"/>
          <w:sz w:val="20"/>
          <w:szCs w:val="20"/>
          <w:rtl w:val="0"/>
        </w:rPr>
        <w:t xml:space="preserve">: T4 (great vessel encasement, VB invasion, carina/trachea), N3, multilevel or bulky N2, ECE, malignant effusion, progression of disease during or after induction chemotherapy. </w:t>
      </w:r>
    </w:p>
    <w:p w:rsidR="00000000" w:rsidDel="00000000" w:rsidP="00000000" w:rsidRDefault="00000000" w:rsidRPr="00000000" w14:paraId="000001F4">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Tumor beyond hemithorax (including SCV node).</w:t>
      </w:r>
    </w:p>
    <w:p w:rsidR="00000000" w:rsidDel="00000000" w:rsidP="00000000" w:rsidRDefault="00000000" w:rsidRPr="00000000" w14:paraId="000001F5">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cN2 patients may be candidates if single station &lt; 3 cm with planned lobectomy.</w:t>
      </w:r>
    </w:p>
    <w:p w:rsidR="00000000" w:rsidDel="00000000" w:rsidP="00000000" w:rsidRDefault="00000000" w:rsidRPr="00000000" w14:paraId="000001F6">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Relative C/I to surgery</w:t>
      </w:r>
      <w:r w:rsidDel="00000000" w:rsidR="00000000" w:rsidRPr="00000000">
        <w:rPr>
          <w:rFonts w:ascii="Times New Roman" w:cs="Times New Roman" w:eastAsia="Times New Roman" w:hAnsi="Times New Roman"/>
          <w:sz w:val="20"/>
          <w:szCs w:val="20"/>
          <w:rtl w:val="0"/>
        </w:rPr>
        <w:t xml:space="preserve">: brachial plexopathy, recurrent laryngeal nerve paralysis, subclavian artery, vertebral body, esophagus, mediastinal lymph nodes, DM.</w:t>
      </w:r>
      <w:r w:rsidDel="00000000" w:rsidR="00000000" w:rsidRPr="00000000">
        <w:rPr>
          <w:rtl w:val="0"/>
        </w:rPr>
      </w:r>
    </w:p>
    <w:bookmarkStart w:colFirst="0" w:colLast="0" w:name="3e7lasvskpqm" w:id="15"/>
    <w:bookmarkEnd w:id="15"/>
    <w:p w:rsidR="00000000" w:rsidDel="00000000" w:rsidP="00000000" w:rsidRDefault="00000000" w:rsidRPr="00000000" w14:paraId="000001F7">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Medically inoperable</w:t>
      </w:r>
      <w:r w:rsidDel="00000000" w:rsidR="00000000" w:rsidRPr="00000000">
        <w:rPr>
          <w:rFonts w:ascii="Times New Roman" w:cs="Times New Roman" w:eastAsia="Times New Roman" w:hAnsi="Times New Roman"/>
          <w:sz w:val="20"/>
          <w:szCs w:val="20"/>
          <w:rtl w:val="0"/>
        </w:rPr>
        <w:t xml:space="preserve">: Varied definition.</w:t>
      </w:r>
    </w:p>
    <w:p w:rsidR="00000000" w:rsidDel="00000000" w:rsidP="00000000" w:rsidRDefault="00000000" w:rsidRPr="00000000" w14:paraId="000001F8">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b w:val="1"/>
          <w:sz w:val="20"/>
          <w:szCs w:val="20"/>
          <w:rtl w:val="0"/>
        </w:rPr>
        <w:t xml:space="preserve">High risk generally FEV1 ≤ 50%</w:t>
      </w:r>
      <w:r w:rsidDel="00000000" w:rsidR="00000000" w:rsidRPr="00000000">
        <w:rPr>
          <w:rFonts w:ascii="Times New Roman" w:cs="Times New Roman" w:eastAsia="Times New Roman" w:hAnsi="Times New Roman"/>
          <w:sz w:val="20"/>
          <w:szCs w:val="20"/>
          <w:rtl w:val="0"/>
        </w:rPr>
        <w:t xml:space="preserve"> (FEV &lt; 1.2L) or </w:t>
      </w:r>
      <w:r w:rsidDel="00000000" w:rsidR="00000000" w:rsidRPr="00000000">
        <w:rPr>
          <w:rFonts w:ascii="Gungsuh" w:cs="Gungsuh" w:eastAsia="Gungsuh" w:hAnsi="Gungsuh"/>
          <w:b w:val="1"/>
          <w:sz w:val="20"/>
          <w:szCs w:val="20"/>
          <w:rtl w:val="0"/>
        </w:rPr>
        <w:t xml:space="preserve">DLCO ≤ 50%</w:t>
      </w:r>
      <w:r w:rsidDel="00000000" w:rsidR="00000000" w:rsidRPr="00000000">
        <w:rPr>
          <w:rFonts w:ascii="Times New Roman" w:cs="Times New Roman" w:eastAsia="Times New Roman" w:hAnsi="Times New Roman"/>
          <w:sz w:val="20"/>
          <w:szCs w:val="20"/>
          <w:rtl w:val="0"/>
        </w:rPr>
        <w:t xml:space="preserve"> predicted.</w:t>
      </w:r>
    </w:p>
    <w:p w:rsidR="00000000" w:rsidDel="00000000" w:rsidP="00000000" w:rsidRDefault="00000000" w:rsidRPr="00000000" w14:paraId="000001F9">
      <w:pPr>
        <w:numPr>
          <w:ilvl w:val="2"/>
          <w:numId w:val="7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Desire FEV1 ≥ 1.2-2L or &gt; 75% predicted, DLCO &gt; 60%, and predicted post-op FEV1 &gt; 0.8 L.</w:t>
      </w:r>
    </w:p>
    <w:p w:rsidR="00000000" w:rsidDel="00000000" w:rsidP="00000000" w:rsidRDefault="00000000" w:rsidRPr="00000000" w14:paraId="000001FA">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Inoperable generally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b w:val="1"/>
          <w:sz w:val="20"/>
          <w:szCs w:val="20"/>
          <w:rtl w:val="0"/>
        </w:rPr>
        <w:t xml:space="preserve">FEV1 ≤ 40% </w:t>
      </w:r>
      <w:r w:rsidDel="00000000" w:rsidR="00000000" w:rsidRPr="00000000">
        <w:rPr>
          <w:rFonts w:ascii="Times New Roman" w:cs="Times New Roman" w:eastAsia="Times New Roman" w:hAnsi="Times New Roman"/>
          <w:sz w:val="20"/>
          <w:szCs w:val="20"/>
          <w:rtl w:val="0"/>
        </w:rPr>
        <w:t xml:space="preserve">(or &lt; 30% postop) or </w:t>
      </w:r>
      <w:r w:rsidDel="00000000" w:rsidR="00000000" w:rsidRPr="00000000">
        <w:rPr>
          <w:rFonts w:ascii="Times New Roman" w:cs="Times New Roman" w:eastAsia="Times New Roman" w:hAnsi="Times New Roman"/>
          <w:b w:val="1"/>
          <w:sz w:val="20"/>
          <w:szCs w:val="20"/>
          <w:rtl w:val="0"/>
        </w:rPr>
        <w:t xml:space="preserve">FEV &lt; 1L</w:t>
      </w:r>
      <w:r w:rsidDel="00000000" w:rsidR="00000000" w:rsidRPr="00000000">
        <w:rPr>
          <w:rFonts w:ascii="Times New Roman" w:cs="Times New Roman" w:eastAsia="Times New Roman" w:hAnsi="Times New Roman"/>
          <w:sz w:val="20"/>
          <w:szCs w:val="20"/>
          <w:rtl w:val="0"/>
        </w:rPr>
        <w:t xml:space="preserve"> for lobectomy (</w:t>
      </w:r>
      <w:r w:rsidDel="00000000" w:rsidR="00000000" w:rsidRPr="00000000">
        <w:rPr>
          <w:rFonts w:ascii="Times New Roman" w:cs="Times New Roman" w:eastAsia="Times New Roman" w:hAnsi="Times New Roman"/>
          <w:b w:val="1"/>
          <w:sz w:val="20"/>
          <w:szCs w:val="20"/>
          <w:rtl w:val="0"/>
        </w:rPr>
        <w:t xml:space="preserve">&lt; 2L</w:t>
      </w:r>
      <w:r w:rsidDel="00000000" w:rsidR="00000000" w:rsidRPr="00000000">
        <w:rPr>
          <w:rFonts w:ascii="Gungsuh" w:cs="Gungsuh" w:eastAsia="Gungsuh" w:hAnsi="Gungsuh"/>
          <w:sz w:val="20"/>
          <w:szCs w:val="20"/>
          <w:rtl w:val="0"/>
        </w:rPr>
        <w:t xml:space="preserve"> for pneumonectomy), DLCO ≤ 50%, FVC &lt; 70% but less restrictive if wedge/segmentectomy is planned. </w:t>
      </w:r>
    </w:p>
    <w:p w:rsidR="00000000" w:rsidDel="00000000" w:rsidP="00000000" w:rsidRDefault="00000000" w:rsidRPr="00000000" w14:paraId="000001FB">
      <w:pPr>
        <w:numPr>
          <w:ilvl w:val="2"/>
          <w:numId w:val="7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If FEV1 ≤ 40%. ~LC 89% w SABR. 30 day mortality 0 for SABR and 10% for surgery.</w:t>
      </w:r>
    </w:p>
    <w:p w:rsidR="00000000" w:rsidDel="00000000" w:rsidP="00000000" w:rsidRDefault="00000000" w:rsidRPr="00000000" w14:paraId="000001FC">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Resectable</w:t>
      </w:r>
      <w:r w:rsidDel="00000000" w:rsidR="00000000" w:rsidRPr="00000000">
        <w:rPr>
          <w:rFonts w:ascii="Cardo" w:cs="Cardo" w:eastAsia="Cardo" w:hAnsi="Cardo"/>
          <w:sz w:val="20"/>
          <w:szCs w:val="20"/>
          <w:rtl w:val="0"/>
        </w:rPr>
        <w:t xml:space="preserve">: Pre-op CCRT→ surgery 2-4 weeks afterwards→ Chemo. </w:t>
      </w:r>
    </w:p>
    <w:p w:rsidR="00000000" w:rsidDel="00000000" w:rsidP="00000000" w:rsidRDefault="00000000" w:rsidRPr="00000000" w14:paraId="000001FD">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Let's assume surgery first… Then what? </w:t>
      </w:r>
    </w:p>
    <w:p w:rsidR="00000000" w:rsidDel="00000000" w:rsidP="00000000" w:rsidRDefault="00000000" w:rsidRPr="00000000" w14:paraId="000001FE">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Many trials support adjuvant chemo for &gt; 4 cm or LN+ tumors.</w:t>
      </w:r>
    </w:p>
    <w:p w:rsidR="00000000" w:rsidDel="00000000" w:rsidP="00000000" w:rsidRDefault="00000000" w:rsidRPr="00000000" w14:paraId="000001FF">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Recall: There is a</w:t>
      </w:r>
      <w:r w:rsidDel="00000000" w:rsidR="00000000" w:rsidRPr="00000000">
        <w:rPr>
          <w:rFonts w:ascii="Times New Roman" w:cs="Times New Roman" w:eastAsia="Times New Roman" w:hAnsi="Times New Roman"/>
          <w:b w:val="1"/>
          <w:sz w:val="20"/>
          <w:szCs w:val="20"/>
          <w:rtl w:val="0"/>
        </w:rPr>
        <w:t xml:space="preserve"> 5% </w:t>
      </w:r>
      <w:r w:rsidDel="00000000" w:rsidR="00000000" w:rsidRPr="00000000">
        <w:rPr>
          <w:rFonts w:ascii="Times New Roman" w:cs="Times New Roman" w:eastAsia="Times New Roman" w:hAnsi="Times New Roman"/>
          <w:sz w:val="20"/>
          <w:szCs w:val="20"/>
          <w:rtl w:val="0"/>
        </w:rPr>
        <w:t xml:space="preserve">5y OS benefit with chemo in II/III disease [LACE]. </w:t>
      </w:r>
    </w:p>
    <w:p w:rsidR="00000000" w:rsidDel="00000000" w:rsidP="00000000" w:rsidRDefault="00000000" w:rsidRPr="00000000" w14:paraId="00000200">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1i9rpr50g4po" w:id="16"/>
          <w:bookmarkEnd w:id="16"/>
          <w:p w:rsidR="00000000" w:rsidDel="00000000" w:rsidP="00000000" w:rsidRDefault="00000000" w:rsidRPr="00000000" w14:paraId="0000020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COPD prognosis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202">
            <w:pPr>
              <w:numPr>
                <w:ilvl w:val="0"/>
                <w:numId w:val="2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5y OS for FEV1 &lt; 1 L = 50%</w:t>
            </w:r>
            <w:r w:rsidDel="00000000" w:rsidR="00000000" w:rsidRPr="00000000">
              <w:rPr>
                <w:rFonts w:ascii="Times New Roman" w:cs="Times New Roman" w:eastAsia="Times New Roman" w:hAnsi="Times New Roman"/>
                <w:color w:val="cccccc"/>
                <w:sz w:val="20"/>
                <w:szCs w:val="20"/>
                <w:rtl w:val="0"/>
              </w:rPr>
              <w:t xml:space="preserve"> [Source: Toronto Notes '14].</w:t>
            </w:r>
            <w:r w:rsidDel="00000000" w:rsidR="00000000" w:rsidRPr="00000000">
              <w:rPr>
                <w:rtl w:val="0"/>
              </w:rPr>
            </w:r>
          </w:p>
          <w:p w:rsidR="00000000" w:rsidDel="00000000" w:rsidP="00000000" w:rsidRDefault="00000000" w:rsidRPr="00000000" w14:paraId="00000203">
            <w:pPr>
              <w:numPr>
                <w:ilvl w:val="0"/>
                <w:numId w:val="2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5y OS for FEV1 &lt; 0.75 L = 33%</w:t>
            </w:r>
            <w:r w:rsidDel="00000000" w:rsidR="00000000" w:rsidRPr="00000000">
              <w:rPr>
                <w:rFonts w:ascii="Times New Roman" w:cs="Times New Roman" w:eastAsia="Times New Roman" w:hAnsi="Times New Roman"/>
                <w:color w:val="cccccc"/>
                <w:sz w:val="20"/>
                <w:szCs w:val="20"/>
                <w:rtl w:val="0"/>
              </w:rPr>
              <w:t xml:space="preserve"> [Source: Toronto Notes '14].</w:t>
            </w:r>
            <w:r w:rsidDel="00000000" w:rsidR="00000000" w:rsidRPr="00000000">
              <w:rPr>
                <w:rtl w:val="0"/>
              </w:rPr>
            </w:r>
          </w:p>
        </w:tc>
      </w:tr>
    </w:tbl>
    <w:p w:rsidR="00000000" w:rsidDel="00000000" w:rsidP="00000000" w:rsidRDefault="00000000" w:rsidRPr="00000000" w14:paraId="00000204">
      <w:pPr>
        <w:spacing w:line="240" w:lineRule="auto"/>
        <w:rPr/>
        <w:sectPr>
          <w:headerReference r:id="rId124" w:type="default"/>
          <w:pgSz w:h="15840" w:w="12240"/>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205">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6">
      <w:pPr>
        <w:pStyle w:val="Heading2"/>
        <w:spacing w:line="240" w:lineRule="auto"/>
        <w:rPr/>
      </w:pPr>
      <w:bookmarkStart w:colFirst="0" w:colLast="0" w:name="_juvtmxe2el27" w:id="17"/>
      <w:bookmarkEnd w:id="17"/>
      <w:r w:rsidDel="00000000" w:rsidR="00000000" w:rsidRPr="00000000">
        <w:rPr>
          <w:rtl w:val="0"/>
        </w:rPr>
        <w:t xml:space="preserve">RFA</w:t>
      </w:r>
    </w:p>
    <w:p w:rsidR="00000000" w:rsidDel="00000000" w:rsidP="00000000" w:rsidRDefault="00000000" w:rsidRPr="00000000" w14:paraId="00000207">
      <w:pPr>
        <w:numPr>
          <w:ilvl w:val="0"/>
          <w:numId w:val="33"/>
        </w:numPr>
        <w:spacing w:line="240" w:lineRule="auto"/>
        <w:ind w:left="720" w:hanging="360"/>
        <w:rPr>
          <w:rFonts w:ascii="Times New Roman" w:cs="Times New Roman" w:eastAsia="Times New Roman" w:hAnsi="Times New Roman"/>
          <w:sz w:val="20"/>
          <w:szCs w:val="20"/>
        </w:rPr>
      </w:pPr>
      <w:hyperlink r:id="rId125">
        <w:r w:rsidDel="00000000" w:rsidR="00000000" w:rsidRPr="00000000">
          <w:rPr>
            <w:rFonts w:ascii="Times New Roman" w:cs="Times New Roman" w:eastAsia="Times New Roman" w:hAnsi="Times New Roman"/>
            <w:b w:val="1"/>
            <w:sz w:val="20"/>
            <w:szCs w:val="20"/>
            <w:rtl w:val="0"/>
          </w:rPr>
          <w:t xml:space="preserve">ACCP and STS RFA Consensus Statement </w:t>
        </w:r>
      </w:hyperlink>
      <w:hyperlink r:id="rId126">
        <w:r w:rsidDel="00000000" w:rsidR="00000000" w:rsidRPr="00000000">
          <w:rPr>
            <w:rFonts w:ascii="Times New Roman" w:cs="Times New Roman" w:eastAsia="Times New Roman" w:hAnsi="Times New Roman"/>
            <w:sz w:val="20"/>
            <w:szCs w:val="20"/>
            <w:rtl w:val="0"/>
          </w:rPr>
          <w:t xml:space="preserve">[Chest '12]</w:t>
        </w:r>
      </w:hyperlink>
      <w:r w:rsidDel="00000000" w:rsidR="00000000" w:rsidRPr="00000000">
        <w:rPr>
          <w:rFonts w:ascii="Times New Roman" w:cs="Times New Roman" w:eastAsia="Times New Roman" w:hAnsi="Times New Roman"/>
          <w:sz w:val="20"/>
          <w:szCs w:val="20"/>
          <w:rtl w:val="0"/>
        </w:rPr>
        <w:t xml:space="preserve">: American College of Chest Physicians (ACCP) and the Society of Thoracic Surgeons (STS) report recommends RFA as reasonable treatment option only for those high-risk patients with peripheral lesions who are not candidates for SBRT or sublobar resection, or have failed prior SBRT.</w:t>
      </w:r>
    </w:p>
    <w:p w:rsidR="00000000" w:rsidDel="00000000" w:rsidP="00000000" w:rsidRDefault="00000000" w:rsidRPr="00000000" w14:paraId="00000208">
      <w:pPr>
        <w:numPr>
          <w:ilvl w:val="0"/>
          <w:numId w:val="3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Japan </w:t>
      </w:r>
      <w:hyperlink r:id="rId127">
        <w:r w:rsidDel="00000000" w:rsidR="00000000" w:rsidRPr="00000000">
          <w:rPr>
            <w:rFonts w:ascii="Times New Roman" w:cs="Times New Roman" w:eastAsia="Times New Roman" w:hAnsi="Times New Roman"/>
            <w:sz w:val="20"/>
            <w:szCs w:val="20"/>
            <w:rtl w:val="0"/>
          </w:rPr>
          <w:t xml:space="preserve">[Hiraki Radiology '06]</w:t>
        </w:r>
      </w:hyperlink>
      <w:r w:rsidDel="00000000" w:rsidR="00000000" w:rsidRPr="00000000">
        <w:rPr>
          <w:rFonts w:ascii="Times New Roman" w:cs="Times New Roman" w:eastAsia="Times New Roman" w:hAnsi="Times New Roman"/>
          <w:sz w:val="20"/>
          <w:szCs w:val="20"/>
          <w:rtl w:val="0"/>
        </w:rPr>
        <w:t xml:space="preserve">: 224 RFAs in 142 pts. 50% PTX, with 10% of those receiving chest tubes. 19% pleural effusions. </w:t>
      </w:r>
    </w:p>
    <w:p w:rsidR="00000000" w:rsidDel="00000000" w:rsidP="00000000" w:rsidRDefault="00000000" w:rsidRPr="00000000" w14:paraId="00000209">
      <w:pPr>
        <w:numPr>
          <w:ilvl w:val="0"/>
          <w:numId w:val="3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Simon [</w:t>
      </w:r>
      <w:hyperlink r:id="rId128">
        <w:r w:rsidDel="00000000" w:rsidR="00000000" w:rsidRPr="00000000">
          <w:rPr>
            <w:rFonts w:ascii="Times New Roman" w:cs="Times New Roman" w:eastAsia="Times New Roman" w:hAnsi="Times New Roman"/>
            <w:sz w:val="20"/>
            <w:szCs w:val="20"/>
            <w:rtl w:val="0"/>
          </w:rPr>
          <w:t xml:space="preserve">Radiology '07</w:t>
        </w:r>
      </w:hyperlink>
      <w:r w:rsidDel="00000000" w:rsidR="00000000" w:rsidRPr="00000000">
        <w:rPr>
          <w:rFonts w:ascii="Times New Roman" w:cs="Times New Roman" w:eastAsia="Times New Roman" w:hAnsi="Times New Roman"/>
          <w:sz w:val="20"/>
          <w:szCs w:val="20"/>
          <w:rtl w:val="0"/>
        </w:rPr>
        <w:t xml:space="preserve">]: RFA Procedure-specific mortality rate of 2.6%.</w:t>
      </w:r>
    </w:p>
    <w:p w:rsidR="00000000" w:rsidDel="00000000" w:rsidP="00000000" w:rsidRDefault="00000000" w:rsidRPr="00000000" w14:paraId="0000020A">
      <w:pPr>
        <w:pStyle w:val="Heading2"/>
        <w:rPr/>
      </w:pPr>
      <w:bookmarkStart w:colFirst="0" w:colLast="0" w:name="_t66cttumjs95" w:id="18"/>
      <w:bookmarkEnd w:id="18"/>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r6yxnlb4f49j" w:id="19"/>
          <w:bookmarkEnd w:id="19"/>
          <w:p w:rsidR="00000000" w:rsidDel="00000000" w:rsidP="00000000" w:rsidRDefault="00000000" w:rsidRPr="00000000" w14:paraId="0000020B">
            <w:pPr>
              <w:spacing w:line="240" w:lineRule="auto"/>
              <w:rPr>
                <w:i w:val="1"/>
              </w:rPr>
            </w:pPr>
            <w:r w:rsidDel="00000000" w:rsidR="00000000" w:rsidRPr="00000000">
              <w:rPr>
                <w:b w:val="1"/>
                <w:rtl w:val="0"/>
              </w:rPr>
              <w:t xml:space="preserve">ASCO/ASTRO Guideline: </w:t>
            </w:r>
            <w:hyperlink r:id="rId129">
              <w:r w:rsidDel="00000000" w:rsidR="00000000" w:rsidRPr="00000000">
                <w:rPr>
                  <w:b w:val="1"/>
                  <w:rtl w:val="0"/>
                </w:rPr>
                <w:t xml:space="preserve">Stereotactic Body Radiotherapy for Early-Stage NSCLC </w:t>
              </w:r>
            </w:hyperlink>
            <w:r w:rsidDel="00000000" w:rsidR="00000000" w:rsidRPr="00000000">
              <w:rPr>
                <w:i w:val="1"/>
                <w:rtl w:val="0"/>
              </w:rPr>
              <w:t xml:space="preserve">November 6, 2017</w:t>
            </w:r>
          </w:p>
          <w:p w:rsidR="00000000" w:rsidDel="00000000" w:rsidP="00000000" w:rsidRDefault="00000000" w:rsidRPr="00000000" w14:paraId="0000020C">
            <w:pPr>
              <w:rPr>
                <w:i w:val="1"/>
              </w:rPr>
            </w:pPr>
            <w:r w:rsidDel="00000000" w:rsidR="00000000" w:rsidRPr="00000000">
              <w:rPr>
                <w:rtl w:val="0"/>
              </w:rPr>
              <w:t xml:space="preserve">See [</w:t>
            </w:r>
            <w:hyperlink r:id="rId130">
              <w:r w:rsidDel="00000000" w:rsidR="00000000" w:rsidRPr="00000000">
                <w:rPr>
                  <w:rtl w:val="0"/>
                </w:rPr>
                <w:t xml:space="preserve">Zaorsky</w:t>
              </w:r>
            </w:hyperlink>
            <w:r w:rsidDel="00000000" w:rsidR="00000000" w:rsidRPr="00000000">
              <w:rPr>
                <w:rtl w:val="0"/>
              </w:rPr>
              <w:t xml:space="preserve">] diagram which points out the importance of FEV1 &gt; 50% for [</w:t>
            </w:r>
            <w:hyperlink w:anchor="3e7lasvskpqm">
              <w:r w:rsidDel="00000000" w:rsidR="00000000" w:rsidRPr="00000000">
                <w:rPr>
                  <w:rtl w:val="0"/>
                </w:rPr>
                <w:t xml:space="preserve">surgical candidacy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D">
            <w:pPr>
              <w:numPr>
                <w:ilvl w:val="0"/>
                <w:numId w:val="64"/>
              </w:numPr>
              <w:spacing w:line="240" w:lineRule="auto"/>
              <w:ind w:left="720" w:hanging="360"/>
            </w:pPr>
            <w:r w:rsidDel="00000000" w:rsidR="00000000" w:rsidRPr="00000000">
              <w:rPr>
                <w:rtl w:val="0"/>
              </w:rPr>
              <w:t xml:space="preserve">SBRT is standard of care for medically inoperable NSCLC (T1-2).</w:t>
            </w:r>
          </w:p>
          <w:p w:rsidR="00000000" w:rsidDel="00000000" w:rsidP="00000000" w:rsidRDefault="00000000" w:rsidRPr="00000000" w14:paraId="0000020E">
            <w:pPr>
              <w:numPr>
                <w:ilvl w:val="0"/>
                <w:numId w:val="64"/>
              </w:numPr>
              <w:spacing w:line="240" w:lineRule="auto"/>
              <w:ind w:left="720" w:hanging="360"/>
            </w:pPr>
            <w:r w:rsidDel="00000000" w:rsidR="00000000" w:rsidRPr="00000000">
              <w:rPr>
                <w:rtl w:val="0"/>
              </w:rPr>
              <w:t xml:space="preserve">Any patient being considered for SBRT should be evaluated by a thoracic surgeon to reduce specialty bias.</w:t>
            </w:r>
          </w:p>
          <w:p w:rsidR="00000000" w:rsidDel="00000000" w:rsidP="00000000" w:rsidRDefault="00000000" w:rsidRPr="00000000" w14:paraId="0000020F">
            <w:pPr>
              <w:numPr>
                <w:ilvl w:val="0"/>
                <w:numId w:val="64"/>
              </w:numPr>
              <w:spacing w:line="240" w:lineRule="auto"/>
              <w:ind w:left="720" w:hanging="360"/>
            </w:pPr>
            <w:r w:rsidDel="00000000" w:rsidR="00000000" w:rsidRPr="00000000">
              <w:rPr>
                <w:rFonts w:ascii="Gungsuh" w:cs="Gungsuh" w:eastAsia="Gungsuh" w:hAnsi="Gungsuh"/>
                <w:rtl w:val="0"/>
              </w:rPr>
              <w:t xml:space="preserve">Local control for BED10 ≥ 100 (e.g. 60/8, 50/5, 48/4) is over 90% at 5 years.</w:t>
            </w:r>
          </w:p>
          <w:p w:rsidR="00000000" w:rsidDel="00000000" w:rsidP="00000000" w:rsidRDefault="00000000" w:rsidRPr="00000000" w14:paraId="00000210">
            <w:pPr>
              <w:numPr>
                <w:ilvl w:val="1"/>
                <w:numId w:val="64"/>
              </w:numPr>
              <w:spacing w:line="240" w:lineRule="auto"/>
              <w:ind w:left="1440" w:hanging="360"/>
            </w:pPr>
            <w:r w:rsidDel="00000000" w:rsidR="00000000" w:rsidRPr="00000000">
              <w:rPr>
                <w:rtl w:val="0"/>
              </w:rPr>
              <w:t xml:space="preserve">RTOG 02-36: 5y LR 7%, 5y involved lobar recurrence 20%, 5y DM ~30%, 5y LRR ~40%, 5y OS 40%. </w:t>
              <w:br w:type="textWrapping"/>
              <w:t xml:space="preserve">5y values to quote: The "~10, 20, 30, 40%" rule as above. 5y DFS only 26%.</w:t>
            </w:r>
          </w:p>
          <w:p w:rsidR="00000000" w:rsidDel="00000000" w:rsidP="00000000" w:rsidRDefault="00000000" w:rsidRPr="00000000" w14:paraId="00000211">
            <w:pPr>
              <w:numPr>
                <w:ilvl w:val="0"/>
                <w:numId w:val="64"/>
              </w:numPr>
              <w:spacing w:line="240" w:lineRule="auto"/>
              <w:ind w:left="720" w:hanging="360"/>
            </w:pPr>
            <w:r w:rsidDel="00000000" w:rsidR="00000000" w:rsidRPr="00000000">
              <w:rPr>
                <w:rtl w:val="0"/>
              </w:rPr>
              <w:t xml:space="preserve">SBRT for operable candidates on clinical trial only.</w:t>
            </w:r>
          </w:p>
          <w:p w:rsidR="00000000" w:rsidDel="00000000" w:rsidP="00000000" w:rsidRDefault="00000000" w:rsidRPr="00000000" w14:paraId="00000212">
            <w:pPr>
              <w:numPr>
                <w:ilvl w:val="0"/>
                <w:numId w:val="64"/>
              </w:numPr>
              <w:spacing w:line="240" w:lineRule="auto"/>
              <w:ind w:left="720" w:hanging="360"/>
            </w:pPr>
            <w:r w:rsidDel="00000000" w:rsidR="00000000" w:rsidRPr="00000000">
              <w:rPr>
                <w:rtl w:val="0"/>
              </w:rPr>
              <w:t xml:space="preserve">Lobectomy standard of care, though sublobar resection may be considered in select cases.</w:t>
            </w:r>
          </w:p>
          <w:p w:rsidR="00000000" w:rsidDel="00000000" w:rsidP="00000000" w:rsidRDefault="00000000" w:rsidRPr="00000000" w14:paraId="00000213">
            <w:pPr>
              <w:numPr>
                <w:ilvl w:val="0"/>
                <w:numId w:val="64"/>
              </w:numPr>
              <w:spacing w:line="240" w:lineRule="auto"/>
              <w:ind w:left="720" w:hanging="360"/>
            </w:pPr>
            <w:r w:rsidDel="00000000" w:rsidR="00000000" w:rsidRPr="00000000">
              <w:rPr>
                <w:rtl w:val="0"/>
              </w:rPr>
              <w:t xml:space="preserve">SBRT is an appropriate option for tumors &gt; 5 cm in diameter with an acceptable therapeutic ratio.</w:t>
            </w:r>
          </w:p>
          <w:p w:rsidR="00000000" w:rsidDel="00000000" w:rsidP="00000000" w:rsidRDefault="00000000" w:rsidRPr="00000000" w14:paraId="00000214">
            <w:pPr>
              <w:spacing w:line="240" w:lineRule="auto"/>
              <w:rPr/>
            </w:pPr>
            <w:r w:rsidDel="00000000" w:rsidR="00000000" w:rsidRPr="00000000">
              <w:rPr>
                <w:rtl w:val="0"/>
              </w:rPr>
            </w:r>
          </w:p>
          <w:bookmarkStart w:colFirst="0" w:colLast="0" w:name="3hkmkuz2stjz" w:id="20"/>
          <w:bookmarkEnd w:id="20"/>
          <w:p w:rsidR="00000000" w:rsidDel="00000000" w:rsidP="00000000" w:rsidRDefault="00000000" w:rsidRPr="00000000" w14:paraId="00000215">
            <w:pPr>
              <w:spacing w:line="240" w:lineRule="auto"/>
              <w:rPr/>
            </w:pPr>
            <w:r w:rsidDel="00000000" w:rsidR="00000000" w:rsidRPr="00000000">
              <w:rPr>
                <w:b w:val="1"/>
                <w:rtl w:val="0"/>
              </w:rPr>
              <w:t xml:space="preserve">ESTRO/ACROP consensus guidelines for SBRT of peripherally located Early-Stage NSCL</w:t>
            </w:r>
            <w:r w:rsidDel="00000000" w:rsidR="00000000" w:rsidRPr="00000000">
              <w:rPr>
                <w:b w:val="1"/>
                <w:rtl w:val="0"/>
              </w:rPr>
              <w:t xml:space="preserve">C </w:t>
            </w:r>
            <w:r w:rsidDel="00000000" w:rsidR="00000000" w:rsidRPr="00000000">
              <w:rPr>
                <w:rtl w:val="0"/>
              </w:rPr>
              <w:t xml:space="preserve">[</w:t>
            </w:r>
            <w:hyperlink r:id="rId131">
              <w:r w:rsidDel="00000000" w:rsidR="00000000" w:rsidRPr="00000000">
                <w:rPr>
                  <w:rtl w:val="0"/>
                </w:rPr>
                <w:t xml:space="preserve">Guckenberger RTO '17</w:t>
              </w:r>
            </w:hyperlink>
            <w:r w:rsidDel="00000000" w:rsidR="00000000" w:rsidRPr="00000000">
              <w:rPr>
                <w:rtl w:val="0"/>
              </w:rPr>
              <w:t xml:space="preserve">]</w:t>
            </w:r>
          </w:p>
          <w:p w:rsidR="00000000" w:rsidDel="00000000" w:rsidP="00000000" w:rsidRDefault="00000000" w:rsidRPr="00000000" w14:paraId="00000216">
            <w:pPr>
              <w:numPr>
                <w:ilvl w:val="0"/>
                <w:numId w:val="54"/>
              </w:numPr>
              <w:spacing w:line="240" w:lineRule="auto"/>
              <w:ind w:left="720" w:hanging="360"/>
              <w:rPr>
                <w:u w:val="none"/>
              </w:rPr>
            </w:pPr>
            <w:r w:rsidDel="00000000" w:rsidR="00000000" w:rsidRPr="00000000">
              <w:rPr>
                <w:rtl w:val="0"/>
              </w:rPr>
              <w:t xml:space="preserve">45/3 favored for peripherally located lesions while 48/4 favored with broad chest wall contact.</w:t>
            </w:r>
          </w:p>
          <w:p w:rsidR="00000000" w:rsidDel="00000000" w:rsidP="00000000" w:rsidRDefault="00000000" w:rsidRPr="00000000" w14:paraId="00000217">
            <w:pPr>
              <w:numPr>
                <w:ilvl w:val="0"/>
                <w:numId w:val="54"/>
              </w:numPr>
              <w:spacing w:line="240" w:lineRule="auto"/>
              <w:ind w:left="720" w:hanging="360"/>
              <w:rPr>
                <w:u w:val="none"/>
              </w:rPr>
            </w:pPr>
            <w:r w:rsidDel="00000000" w:rsidR="00000000" w:rsidRPr="00000000">
              <w:rPr>
                <w:rtl w:val="0"/>
              </w:rPr>
              <w:t xml:space="preserve">PTV D95-99; Dmax &lt; 125 - 150%.</w:t>
            </w:r>
          </w:p>
          <w:p w:rsidR="00000000" w:rsidDel="00000000" w:rsidP="00000000" w:rsidRDefault="00000000" w:rsidRPr="00000000" w14:paraId="00000218">
            <w:pPr>
              <w:numPr>
                <w:ilvl w:val="0"/>
                <w:numId w:val="54"/>
              </w:numPr>
              <w:spacing w:line="240" w:lineRule="auto"/>
              <w:ind w:left="720" w:hanging="360"/>
              <w:rPr>
                <w:u w:val="none"/>
              </w:rPr>
            </w:pPr>
            <w:r w:rsidDel="00000000" w:rsidR="00000000" w:rsidRPr="00000000">
              <w:rPr>
                <w:rtl w:val="0"/>
              </w:rPr>
              <w:t xml:space="preserve">For patients free from severe comorbidities and favorable OS expectancy, 54/3 should be considered. </w:t>
            </w:r>
            <w:r w:rsidDel="00000000" w:rsidR="00000000" w:rsidRPr="00000000">
              <w:rPr>
                <w:i w:val="1"/>
                <w:rtl w:val="0"/>
              </w:rPr>
              <w:t xml:space="preserve">Although this was used in RTOG 0236, this </w:t>
            </w:r>
            <w:r w:rsidDel="00000000" w:rsidR="00000000" w:rsidRPr="00000000">
              <w:rPr>
                <w:i w:val="1"/>
                <w:rtl w:val="0"/>
              </w:rPr>
              <w:t xml:space="preserve"> is above the range that [</w:t>
            </w:r>
            <w:hyperlink w:anchor="g64ukngzwack">
              <w:r w:rsidDel="00000000" w:rsidR="00000000" w:rsidRPr="00000000">
                <w:rPr>
                  <w:i w:val="1"/>
                  <w:rtl w:val="0"/>
                </w:rPr>
                <w:t xml:space="preserve">HyTEC</w:t>
              </w:r>
            </w:hyperlink>
            <w:r w:rsidDel="00000000" w:rsidR="00000000" w:rsidRPr="00000000">
              <w:rPr>
                <w:i w:val="1"/>
                <w:rtl w:val="0"/>
              </w:rPr>
              <w:t xml:space="preserve">] recommends.</w:t>
            </w:r>
            <w:r w:rsidDel="00000000" w:rsidR="00000000" w:rsidRPr="00000000">
              <w:rPr>
                <w:rtl w:val="0"/>
              </w:rPr>
            </w:r>
          </w:p>
        </w:tc>
      </w:tr>
    </w:tbl>
    <w:p w:rsidR="00000000" w:rsidDel="00000000" w:rsidP="00000000" w:rsidRDefault="00000000" w:rsidRPr="00000000" w14:paraId="00000219">
      <w:pPr>
        <w:pStyle w:val="Heading2"/>
        <w:rPr/>
      </w:pPr>
      <w:bookmarkStart w:colFirst="0" w:colLast="0" w:name="_r4iuy8i6tg20" w:id="21"/>
      <w:bookmarkEnd w:id="21"/>
      <w:r w:rsidDel="00000000" w:rsidR="00000000" w:rsidRPr="00000000">
        <w:rPr>
          <w:rtl w:val="0"/>
        </w:rPr>
      </w:r>
    </w:p>
    <w:p w:rsidR="00000000" w:rsidDel="00000000" w:rsidP="00000000" w:rsidRDefault="00000000" w:rsidRPr="00000000" w14:paraId="0000021A">
      <w:pPr>
        <w:pStyle w:val="Heading2"/>
        <w:rPr/>
      </w:pPr>
      <w:bookmarkStart w:colFirst="0" w:colLast="0" w:name="_p20pk5rzxumi" w:id="22"/>
      <w:bookmarkEnd w:id="22"/>
      <w:hyperlink w:anchor="_opxxqv56465m">
        <w:r w:rsidDel="00000000" w:rsidR="00000000" w:rsidRPr="00000000">
          <w:rPr>
            <w:rtl w:val="0"/>
          </w:rPr>
          <w:t xml:space="preserve">SABR</w:t>
        </w:r>
      </w:hyperlink>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See Summary Box above.</w:t>
      </w:r>
      <w:r w:rsidDel="00000000" w:rsidR="00000000" w:rsidRPr="00000000">
        <w:rPr>
          <w:rtl w:val="0"/>
        </w:rPr>
      </w:r>
    </w:p>
    <w:p w:rsidR="00000000" w:rsidDel="00000000" w:rsidP="00000000" w:rsidRDefault="00000000" w:rsidRPr="00000000" w14:paraId="0000021C">
      <w:pPr>
        <w:numPr>
          <w:ilvl w:val="0"/>
          <w:numId w:val="25"/>
        </w:numPr>
        <w:spacing w:line="240" w:lineRule="auto"/>
        <w:ind w:left="720" w:hanging="360"/>
      </w:pPr>
      <w:r w:rsidDel="00000000" w:rsidR="00000000" w:rsidRPr="00000000">
        <w:rPr>
          <w:rtl w:val="0"/>
        </w:rPr>
        <w:t xml:space="preserve">Radiation alone is inferior to surgery. 5y OS poor at 10-15%, 30% die from DM. LC ~50-60% [</w:t>
      </w:r>
      <w:hyperlink r:id="rId132">
        <w:r w:rsidDel="00000000" w:rsidR="00000000" w:rsidRPr="00000000">
          <w:rPr>
            <w:rtl w:val="0"/>
          </w:rPr>
          <w:t xml:space="preserve">Sibley Cancer '98</w:t>
        </w:r>
      </w:hyperlink>
      <w:r w:rsidDel="00000000" w:rsidR="00000000" w:rsidRPr="00000000">
        <w:rPr>
          <w:rtl w:val="0"/>
        </w:rPr>
        <w:t xml:space="preserve">]</w:t>
      </w:r>
    </w:p>
    <w:p w:rsidR="00000000" w:rsidDel="00000000" w:rsidP="00000000" w:rsidRDefault="00000000" w:rsidRPr="00000000" w14:paraId="0000021D">
      <w:pPr>
        <w:numPr>
          <w:ilvl w:val="0"/>
          <w:numId w:val="25"/>
        </w:numPr>
        <w:spacing w:line="240" w:lineRule="auto"/>
        <w:ind w:left="720" w:hanging="360"/>
      </w:pPr>
      <w:r w:rsidDel="00000000" w:rsidR="00000000" w:rsidRPr="00000000">
        <w:rPr>
          <w:rtl w:val="0"/>
        </w:rPr>
        <w:t xml:space="preserve">Older radiation plans: LC rates as high as 66%, BED ~80. We now want at least 100 BED [</w:t>
      </w:r>
      <w:hyperlink w:anchor="4elbijb8sf9m">
        <w:r w:rsidDel="00000000" w:rsidR="00000000" w:rsidRPr="00000000">
          <w:rPr>
            <w:rtl w:val="0"/>
          </w:rPr>
          <w:t xml:space="preserve">Onishi</w:t>
        </w:r>
      </w:hyperlink>
      <w:r w:rsidDel="00000000" w:rsidR="00000000" w:rsidRPr="00000000">
        <w:rPr>
          <w:rtl w:val="0"/>
        </w:rPr>
        <w:t xml:space="preserve">].</w:t>
      </w:r>
    </w:p>
    <w:p w:rsidR="00000000" w:rsidDel="00000000" w:rsidP="00000000" w:rsidRDefault="00000000" w:rsidRPr="00000000" w14:paraId="0000021E">
      <w:pPr>
        <w:numPr>
          <w:ilvl w:val="0"/>
          <w:numId w:val="25"/>
        </w:numPr>
        <w:spacing w:line="240" w:lineRule="auto"/>
        <w:ind w:left="720" w:hanging="360"/>
      </w:pPr>
      <w:r w:rsidDel="00000000" w:rsidR="00000000" w:rsidRPr="00000000">
        <w:rPr>
          <w:rFonts w:ascii="Cardo" w:cs="Cardo" w:eastAsia="Cardo" w:hAnsi="Cardo"/>
          <w:rtl w:val="0"/>
        </w:rPr>
        <w:t xml:space="preserve">Older radiation plans: Rx 60 Gy to center of tumor, Rx to 95% (57 Gy)→ LC 50-60%, MS 15-17 mo, CCRT 5y OS 13-16%.</w:t>
      </w:r>
    </w:p>
    <w:p w:rsidR="00000000" w:rsidDel="00000000" w:rsidP="00000000" w:rsidRDefault="00000000" w:rsidRPr="00000000" w14:paraId="0000021F">
      <w:pPr>
        <w:numPr>
          <w:ilvl w:val="0"/>
          <w:numId w:val="25"/>
        </w:numPr>
        <w:spacing w:line="240" w:lineRule="auto"/>
        <w:ind w:left="720" w:hanging="360"/>
      </w:pPr>
      <w:r w:rsidDel="00000000" w:rsidR="00000000" w:rsidRPr="00000000">
        <w:rPr>
          <w:b w:val="1"/>
          <w:rtl w:val="0"/>
        </w:rPr>
        <w:t xml:space="preserve">CALGB 39904</w:t>
      </w:r>
      <w:r w:rsidDel="00000000" w:rsidR="00000000" w:rsidRPr="00000000">
        <w:rPr>
          <w:rtl w:val="0"/>
        </w:rPr>
        <w:t xml:space="preserve"> [</w:t>
      </w:r>
      <w:hyperlink r:id="rId133">
        <w:r w:rsidDel="00000000" w:rsidR="00000000" w:rsidRPr="00000000">
          <w:rPr>
            <w:rtl w:val="0"/>
          </w:rPr>
          <w:t xml:space="preserve">Bogart JCO '10]</w:t>
        </w:r>
      </w:hyperlink>
      <w:r w:rsidDel="00000000" w:rsidR="00000000" w:rsidRPr="00000000">
        <w:rPr>
          <w:rtl w:val="0"/>
        </w:rPr>
        <w:t xml:space="preserve">:</w:t>
      </w:r>
      <w:r w:rsidDel="00000000" w:rsidR="00000000" w:rsidRPr="00000000">
        <w:rPr>
          <w:b w:val="1"/>
          <w:rtl w:val="0"/>
        </w:rPr>
        <w:t xml:space="preserve"> 70 Gy in 29 to 17 fractions</w:t>
      </w:r>
      <w:r w:rsidDel="00000000" w:rsidR="00000000" w:rsidRPr="00000000">
        <w:rPr>
          <w:rtl w:val="0"/>
        </w:rPr>
        <w:t xml:space="preserve"> (2.41 Gy to 4.11 Gy).</w:t>
        <w:br w:type="textWrapping"/>
        <w:t xml:space="preserve">This trial may provide useful dose options for palliation. </w:t>
      </w:r>
    </w:p>
    <w:p w:rsidR="00000000" w:rsidDel="00000000" w:rsidP="00000000" w:rsidRDefault="00000000" w:rsidRPr="00000000" w14:paraId="00000220">
      <w:pPr>
        <w:numPr>
          <w:ilvl w:val="1"/>
          <w:numId w:val="25"/>
        </w:numPr>
        <w:spacing w:line="240" w:lineRule="auto"/>
        <w:ind w:left="1440" w:hanging="360"/>
      </w:pPr>
      <w:r w:rsidDel="00000000" w:rsidR="00000000" w:rsidRPr="00000000">
        <w:rPr>
          <w:rFonts w:ascii="Gungsuh" w:cs="Gungsuh" w:eastAsia="Gungsuh" w:hAnsi="Gungsuh"/>
          <w:rtl w:val="0"/>
        </w:rPr>
        <w:t xml:space="preserve">39 pts. Stage I. ≤ 4 cm. Central allowed. High risk COPD: FEV1 &lt; 40%, predicted DLCO &lt; 50%, predicted PCO2 &gt; 45 mmHg, VO2 max &lt; 15 mL (kg/min), or on oxygen. </w:t>
      </w:r>
    </w:p>
    <w:p w:rsidR="00000000" w:rsidDel="00000000" w:rsidP="00000000" w:rsidRDefault="00000000" w:rsidRPr="00000000" w14:paraId="00000221">
      <w:pPr>
        <w:numPr>
          <w:ilvl w:val="1"/>
          <w:numId w:val="25"/>
        </w:numPr>
        <w:spacing w:line="240" w:lineRule="auto"/>
        <w:ind w:left="1440" w:hanging="360"/>
      </w:pPr>
      <w:r w:rsidDel="00000000" w:rsidR="00000000" w:rsidRPr="00000000">
        <w:rPr>
          <w:rtl w:val="0"/>
        </w:rPr>
        <w:t xml:space="preserve">4y LC 92.3% (n=3), 4y DM 18% (n=7).</w:t>
      </w:r>
    </w:p>
    <w:p w:rsidR="00000000" w:rsidDel="00000000" w:rsidP="00000000" w:rsidRDefault="00000000" w:rsidRPr="00000000" w14:paraId="00000222">
      <w:pPr>
        <w:numPr>
          <w:ilvl w:val="1"/>
          <w:numId w:val="25"/>
        </w:numPr>
        <w:spacing w:line="240" w:lineRule="auto"/>
        <w:ind w:left="1440" w:hanging="360"/>
      </w:pPr>
      <w:r w:rsidDel="00000000" w:rsidR="00000000" w:rsidRPr="00000000">
        <w:rPr>
          <w:rtl w:val="0"/>
        </w:rPr>
        <w:t xml:space="preserve">No late G3 or G4, but two acute G3 dyspnea and pain.</w:t>
      </w:r>
    </w:p>
    <w:p w:rsidR="00000000" w:rsidDel="00000000" w:rsidP="00000000" w:rsidRDefault="00000000" w:rsidRPr="00000000" w14:paraId="00000223">
      <w:pPr>
        <w:numPr>
          <w:ilvl w:val="0"/>
          <w:numId w:val="25"/>
        </w:numPr>
        <w:spacing w:line="240" w:lineRule="auto"/>
        <w:ind w:left="720" w:hanging="360"/>
      </w:pPr>
      <w:r w:rsidDel="00000000" w:rsidR="00000000" w:rsidRPr="00000000">
        <w:rPr>
          <w:b w:val="1"/>
          <w:rtl w:val="0"/>
        </w:rPr>
        <w:t xml:space="preserve">Synchronous early stage NSCLC treated definitively have favorable outcomes</w:t>
      </w:r>
      <w:r w:rsidDel="00000000" w:rsidR="00000000" w:rsidRPr="00000000">
        <w:rPr>
          <w:rtl w:val="0"/>
        </w:rPr>
        <w:t xml:space="preserve"> [</w:t>
      </w:r>
      <w:hyperlink r:id="rId134">
        <w:r w:rsidDel="00000000" w:rsidR="00000000" w:rsidRPr="00000000">
          <w:rPr>
            <w:rtl w:val="0"/>
          </w:rPr>
          <w:t xml:space="preserve">Ayoub IJROBP '20</w:t>
        </w:r>
      </w:hyperlink>
      <w:r w:rsidDel="00000000" w:rsidR="00000000" w:rsidRPr="00000000">
        <w:rPr>
          <w:rtl w:val="0"/>
        </w:rPr>
        <w:t xml:space="preserve">]: Retro.</w:t>
      </w:r>
    </w:p>
    <w:p w:rsidR="00000000" w:rsidDel="00000000" w:rsidP="00000000" w:rsidRDefault="00000000" w:rsidRPr="00000000" w14:paraId="00000224">
      <w:pPr>
        <w:numPr>
          <w:ilvl w:val="1"/>
          <w:numId w:val="25"/>
        </w:numPr>
        <w:spacing w:line="240" w:lineRule="auto"/>
        <w:ind w:left="1440" w:hanging="360"/>
      </w:pPr>
      <w:r w:rsidDel="00000000" w:rsidR="00000000" w:rsidRPr="00000000">
        <w:rPr>
          <w:rtl w:val="0"/>
        </w:rPr>
        <w:t xml:space="preserve">912 patients, 82 (9%) of whom presented with synchronous tumors. MFU nearly 5y.</w:t>
      </w:r>
    </w:p>
    <w:p w:rsidR="00000000" w:rsidDel="00000000" w:rsidP="00000000" w:rsidRDefault="00000000" w:rsidRPr="00000000" w14:paraId="00000225">
      <w:pPr>
        <w:numPr>
          <w:ilvl w:val="1"/>
          <w:numId w:val="25"/>
        </w:numPr>
        <w:spacing w:line="240" w:lineRule="auto"/>
        <w:ind w:left="1440" w:hanging="360"/>
      </w:pPr>
      <w:r w:rsidDel="00000000" w:rsidR="00000000" w:rsidRPr="00000000">
        <w:rPr>
          <w:rtl w:val="0"/>
        </w:rPr>
        <w:t xml:space="preserve">5y Involved lobar recurrences of 20%, 5y DM of 30%, 5y OS of 50%, which is similar to [</w:t>
      </w:r>
      <w:hyperlink w:anchor="a7j9wvgpo9h0">
        <w:r w:rsidDel="00000000" w:rsidR="00000000" w:rsidRPr="00000000">
          <w:rPr>
            <w:rtl w:val="0"/>
          </w:rPr>
          <w:t xml:space="preserve">RTOG 02-36</w:t>
        </w:r>
      </w:hyperlink>
      <w:r w:rsidDel="00000000" w:rsidR="00000000" w:rsidRPr="00000000">
        <w:rPr>
          <w:rtl w:val="0"/>
        </w:rPr>
        <w:t xml:space="preserve">]. </w:t>
      </w:r>
    </w:p>
    <w:p w:rsidR="00000000" w:rsidDel="00000000" w:rsidP="00000000" w:rsidRDefault="00000000" w:rsidRPr="00000000" w14:paraId="00000226">
      <w:pPr>
        <w:numPr>
          <w:ilvl w:val="1"/>
          <w:numId w:val="25"/>
        </w:numPr>
        <w:spacing w:line="240" w:lineRule="auto"/>
        <w:ind w:left="1440" w:hanging="360"/>
      </w:pPr>
      <w:r w:rsidDel="00000000" w:rsidR="00000000" w:rsidRPr="00000000">
        <w:rPr>
          <w:rtl w:val="0"/>
        </w:rPr>
        <w:t xml:space="preserve">Ipsilateral synchronous disease was associated with greater regional and distant failure</w:t>
      </w:r>
      <w:r w:rsidDel="00000000" w:rsidR="00000000" w:rsidRPr="00000000">
        <w:rPr>
          <w:rtl w:val="0"/>
        </w:rPr>
      </w:r>
    </w:p>
    <w:p w:rsidR="00000000" w:rsidDel="00000000" w:rsidP="00000000" w:rsidRDefault="00000000" w:rsidRPr="00000000" w14:paraId="0000022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SABR plans: 60 Gy to periphery and Rx to 80% (75 Gy </w:t>
      </w:r>
      <w:r w:rsidDel="00000000" w:rsidR="00000000" w:rsidRPr="00000000">
        <w:rPr>
          <w:rtl w:val="0"/>
        </w:rPr>
        <w:t xml:space="preserve">in the middle</w:t>
      </w:r>
      <w:r w:rsidDel="00000000" w:rsidR="00000000" w:rsidRPr="00000000">
        <w:rPr>
          <w:rFonts w:ascii="Times New Roman" w:cs="Times New Roman" w:eastAsia="Times New Roman" w:hAnsi="Times New Roman"/>
          <w:sz w:val="20"/>
          <w:szCs w:val="20"/>
          <w:rtl w:val="0"/>
        </w:rPr>
        <w:t xml:space="preserve">). RTOG protocols even Rx to 60% IDL (100 Gy center).</w:t>
      </w:r>
    </w:p>
    <w:p w:rsidR="00000000" w:rsidDel="00000000" w:rsidP="00000000" w:rsidRDefault="00000000" w:rsidRPr="00000000" w14:paraId="0000022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 Japan always prescribed 100% to isocenter: LC only 86%! Instead Rx to 69% IDL, for example.</w:t>
      </w:r>
    </w:p>
    <w:p w:rsidR="00000000" w:rsidDel="00000000" w:rsidP="00000000" w:rsidRDefault="00000000" w:rsidRPr="00000000" w14:paraId="0000022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Heterogeneity corrections! If not utilized, </w:t>
      </w:r>
      <w:r w:rsidDel="00000000" w:rsidR="00000000" w:rsidRPr="00000000">
        <w:rPr>
          <w:rtl w:val="0"/>
        </w:rPr>
        <w:t xml:space="preserve">then the planning</w:t>
      </w:r>
      <w:r w:rsidDel="00000000" w:rsidR="00000000" w:rsidRPr="00000000">
        <w:rPr>
          <w:rFonts w:ascii="Times New Roman" w:cs="Times New Roman" w:eastAsia="Times New Roman" w:hAnsi="Times New Roman"/>
          <w:sz w:val="20"/>
          <w:szCs w:val="20"/>
          <w:rtl w:val="0"/>
        </w:rPr>
        <w:t xml:space="preserve"> system will weight air pockets in lung as normal tissue and there is in reality less dose buildup and therefore less overall dose is delivered to tumor. This is the reason by RTOG 02-36 was actually 54 Gy/3 even though it was planned to 60 Gy/3 [</w:t>
      </w:r>
      <w:hyperlink r:id="rId135">
        <w:r w:rsidDel="00000000" w:rsidR="00000000" w:rsidRPr="00000000">
          <w:rPr>
            <w:rFonts w:ascii="Times New Roman" w:cs="Times New Roman" w:eastAsia="Times New Roman" w:hAnsi="Times New Roman"/>
            <w:sz w:val="20"/>
            <w:szCs w:val="20"/>
            <w:rtl w:val="0"/>
          </w:rPr>
          <w:t xml:space="preserve">Xiao IJROBP '09</w:t>
        </w:r>
      </w:hyperlink>
      <w:r w:rsidDel="00000000" w:rsidR="00000000" w:rsidRPr="00000000">
        <w:rPr>
          <w:rFonts w:ascii="Times New Roman" w:cs="Times New Roman" w:eastAsia="Times New Roman" w:hAnsi="Times New Roman"/>
          <w:sz w:val="20"/>
          <w:szCs w:val="20"/>
          <w:rtl w:val="0"/>
        </w:rPr>
        <w:t xml:space="preserve">].</w:t>
      </w:r>
    </w:p>
    <w:bookmarkStart w:colFirst="0" w:colLast="0" w:name="862515115833" w:id="23"/>
    <w:bookmarkEnd w:id="23"/>
    <w:p w:rsidR="00000000" w:rsidDel="00000000" w:rsidP="00000000" w:rsidRDefault="00000000" w:rsidRPr="00000000" w14:paraId="0000022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SBRT Nomogram: Predicting 5y PFS and OS for NSCLC</w:t>
      </w:r>
      <w:r w:rsidDel="00000000" w:rsidR="00000000" w:rsidRPr="00000000">
        <w:rPr>
          <w:rFonts w:ascii="Times New Roman" w:cs="Times New Roman" w:eastAsia="Times New Roman" w:hAnsi="Times New Roman"/>
          <w:sz w:val="20"/>
          <w:szCs w:val="20"/>
          <w:rtl w:val="0"/>
        </w:rPr>
        <w:t xml:space="preserve"> [</w:t>
      </w:r>
      <w:hyperlink r:id="rId136">
        <w:r w:rsidDel="00000000" w:rsidR="00000000" w:rsidRPr="00000000">
          <w:rPr>
            <w:rFonts w:ascii="Times New Roman" w:cs="Times New Roman" w:eastAsia="Times New Roman" w:hAnsi="Times New Roman"/>
            <w:sz w:val="20"/>
            <w:szCs w:val="20"/>
            <w:rtl w:val="0"/>
          </w:rPr>
          <w:t xml:space="preserve">Kang IJROBP '19</w:t>
        </w:r>
      </w:hyperlink>
      <w:r w:rsidDel="00000000" w:rsidR="00000000" w:rsidRPr="00000000">
        <w:rPr>
          <w:rFonts w:ascii="Times New Roman" w:cs="Times New Roman" w:eastAsia="Times New Roman" w:hAnsi="Times New Roman"/>
          <w:sz w:val="20"/>
          <w:szCs w:val="20"/>
          <w:rtl w:val="0"/>
        </w:rPr>
        <w:t xml:space="preserve">]:</w:t>
        <w:br w:type="textWrapping"/>
        <w:t xml:space="preserve">Significant predictors for OS and PFS includes age, gender, Charlson comorbidity index, DLCO, systemic-immune inflammation index (SII), and tumor size. ECOG predicted for OS as well.</w:t>
      </w:r>
    </w:p>
    <w:p w:rsidR="00000000" w:rsidDel="00000000" w:rsidP="00000000" w:rsidRDefault="00000000" w:rsidRPr="00000000" w14:paraId="0000022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D95 BED10 &lt; 113 Gy and tumor size &gt; 2.45 cm were predictive of time to progression.</w:t>
      </w:r>
    </w:p>
    <w:p w:rsidR="00000000" w:rsidDel="00000000" w:rsidP="00000000" w:rsidRDefault="00000000" w:rsidRPr="00000000" w14:paraId="0000022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with plans who do not meet </w:t>
      </w:r>
      <w:r w:rsidDel="00000000" w:rsidR="00000000" w:rsidRPr="00000000">
        <w:rPr>
          <w:rtl w:val="0"/>
        </w:rPr>
        <w:t xml:space="preserve">these</w:t>
      </w:r>
      <w:r w:rsidDel="00000000" w:rsidR="00000000" w:rsidRPr="00000000">
        <w:rPr>
          <w:rFonts w:ascii="Times New Roman" w:cs="Times New Roman" w:eastAsia="Times New Roman" w:hAnsi="Times New Roman"/>
          <w:sz w:val="20"/>
          <w:szCs w:val="20"/>
          <w:rtl w:val="0"/>
        </w:rPr>
        <w:t xml:space="preserve"> criteria may benefit from systemic therapy, as there is ~30% chance of DM in these groups. </w:t>
      </w:r>
    </w:p>
    <w:p w:rsidR="00000000" w:rsidDel="00000000" w:rsidP="00000000" w:rsidRDefault="00000000" w:rsidRPr="00000000" w14:paraId="0000022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715 early stage NSCLC pts (T1-T3N0). 2004-2015. Median 2 cm (85% ≤ 3 cm). Only 7 pts &gt; 5 cm. MFU 5y. </w:t>
      </w:r>
    </w:p>
    <w:p w:rsidR="00000000" w:rsidDel="00000000" w:rsidP="00000000" w:rsidRDefault="00000000" w:rsidRPr="00000000" w14:paraId="0000022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SII = (Plt X PMN) / Lymphocytes. Independently associated with OS in the past.</w:t>
      </w:r>
    </w:p>
    <w:p w:rsidR="00000000" w:rsidDel="00000000" w:rsidP="00000000" w:rsidRDefault="00000000" w:rsidRPr="00000000" w14:paraId="0000022F">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57 mo. OS at 1 / 3 / 5y of 90→ 65→ 49%.</w:t>
      </w:r>
    </w:p>
    <w:p w:rsidR="00000000" w:rsidDel="00000000" w:rsidP="00000000" w:rsidRDefault="00000000" w:rsidRPr="00000000" w14:paraId="00000230">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40 mo. PFS at 1 / 3 / 5y of 79→ 53→ 30%. </w:t>
      </w:r>
    </w:p>
    <w:p w:rsidR="00000000" w:rsidDel="00000000" w:rsidP="00000000" w:rsidRDefault="00000000" w:rsidRPr="00000000" w14:paraId="00000231">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MTTP 14 mo. </w:t>
      </w:r>
    </w:p>
    <w:p w:rsidR="00000000" w:rsidDel="00000000" w:rsidP="00000000" w:rsidRDefault="00000000" w:rsidRPr="00000000" w14:paraId="00000232">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Concordance indexes for OS / PFS / TTP of 0.72→ 0.66→ 0.59. Therefore, TTP is more likely due to random chance as it is closer to 0.5 than to 1. Models generally considered good when exceeding 0.7, excellent if exceeding 0.8. </w:t>
      </w:r>
    </w:p>
    <w:p w:rsidR="00000000" w:rsidDel="00000000" w:rsidP="00000000" w:rsidRDefault="00000000" w:rsidRPr="00000000" w14:paraId="00000233">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Optimal values for predicting progression: tumor size &lt; 2.45 cm and PTV D95 BED10 of 113 Gy. </w:t>
      </w:r>
    </w:p>
    <w:p w:rsidR="00000000" w:rsidDel="00000000" w:rsidP="00000000" w:rsidRDefault="00000000" w:rsidRPr="00000000" w14:paraId="00000234">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2y LR for tumors ± 2.45 cm of 6→ 11%. 5y LR for tumors ± 2.45 cm of 10→ 15%. </w:t>
      </w:r>
    </w:p>
    <w:p w:rsidR="00000000" w:rsidDel="00000000" w:rsidP="00000000" w:rsidRDefault="00000000" w:rsidRPr="00000000" w14:paraId="0000023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DM for tumors ± 2.45 cm of 12→ 19%. 5y DM for tumors ± 2.45 cm of 19→ 27%. </w:t>
      </w:r>
    </w:p>
    <w:p w:rsidR="00000000" w:rsidDel="00000000" w:rsidP="00000000" w:rsidRDefault="00000000" w:rsidRPr="00000000" w14:paraId="0000023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LR for PTV D95 BED10 ± 113 Gy of 5→ 9%. 5y LR for PTV D95 BED10 ± 113 Gy of 8→ 13%. </w:t>
      </w:r>
    </w:p>
    <w:p w:rsidR="00000000" w:rsidDel="00000000" w:rsidP="00000000" w:rsidRDefault="00000000" w:rsidRPr="00000000" w14:paraId="0000023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DM for PTV D95 BED10 ± 113 Gy of 12→ 20%. 5y DM for PTV D95 BED10 ± 113 Gy of 19→ 28%. </w:t>
      </w:r>
    </w:p>
    <w:bookmarkStart w:colFirst="0" w:colLast="0" w:name="a7j9wvgpo9h0" w:id="24"/>
    <w:bookmarkEnd w:id="24"/>
    <w:p w:rsidR="00000000" w:rsidDel="00000000" w:rsidP="00000000" w:rsidRDefault="00000000" w:rsidRPr="00000000" w14:paraId="0000023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0236 </w:t>
      </w:r>
      <w:r w:rsidDel="00000000" w:rsidR="00000000" w:rsidRPr="00000000">
        <w:rPr>
          <w:sz w:val="20"/>
          <w:szCs w:val="20"/>
          <w:rtl w:val="0"/>
        </w:rPr>
        <w:t xml:space="preserve">[</w:t>
      </w:r>
      <w:hyperlink r:id="rId137">
        <w:r w:rsidDel="00000000" w:rsidR="00000000" w:rsidRPr="00000000">
          <w:rPr>
            <w:sz w:val="20"/>
            <w:szCs w:val="20"/>
            <w:rtl w:val="0"/>
          </w:rPr>
          <w:t xml:space="preserve">Protocol</w:t>
        </w:r>
      </w:hyperlink>
      <w:r w:rsidDel="00000000" w:rsidR="00000000" w:rsidRPr="00000000">
        <w:rPr>
          <w:sz w:val="20"/>
          <w:szCs w:val="20"/>
          <w:rtl w:val="0"/>
        </w:rPr>
        <w:t xml:space="preserve">, </w:t>
      </w:r>
      <w:hyperlink r:id="rId138">
        <w:r w:rsidDel="00000000" w:rsidR="00000000" w:rsidRPr="00000000">
          <w:rPr>
            <w:rFonts w:ascii="Times New Roman" w:cs="Times New Roman" w:eastAsia="Times New Roman" w:hAnsi="Times New Roman"/>
            <w:sz w:val="20"/>
            <w:szCs w:val="20"/>
            <w:rtl w:val="0"/>
          </w:rPr>
          <w:t xml:space="preserve">Timmerman JCO '10, </w:t>
        </w:r>
      </w:hyperlink>
      <w:hyperlink r:id="rId139">
        <w:r w:rsidDel="00000000" w:rsidR="00000000" w:rsidRPr="00000000">
          <w:rPr>
            <w:rFonts w:ascii="Times New Roman" w:cs="Times New Roman" w:eastAsia="Times New Roman" w:hAnsi="Times New Roman"/>
            <w:sz w:val="20"/>
            <w:szCs w:val="20"/>
            <w:rtl w:val="0"/>
          </w:rPr>
          <w:t xml:space="preserve">'14</w:t>
        </w:r>
      </w:hyperlink>
      <w:r w:rsidDel="00000000" w:rsidR="00000000" w:rsidRPr="00000000">
        <w:rPr>
          <w:rFonts w:ascii="Times New Roman" w:cs="Times New Roman" w:eastAsia="Times New Roman" w:hAnsi="Times New Roman"/>
          <w:sz w:val="20"/>
          <w:szCs w:val="20"/>
          <w:rtl w:val="0"/>
        </w:rPr>
        <w:t xml:space="preserve">,</w:t>
      </w:r>
      <w:hyperlink r:id="rId140">
        <w:r w:rsidDel="00000000" w:rsidR="00000000" w:rsidRPr="00000000">
          <w:rPr>
            <w:rFonts w:ascii="Times New Roman" w:cs="Times New Roman" w:eastAsia="Times New Roman" w:hAnsi="Times New Roman"/>
            <w:sz w:val="20"/>
            <w:szCs w:val="20"/>
            <w:rtl w:val="0"/>
          </w:rPr>
          <w:t xml:space="preserve"> '18</w:t>
        </w:r>
      </w:hyperlink>
      <w:r w:rsidDel="00000000" w:rsidR="00000000" w:rsidRPr="00000000">
        <w:rPr>
          <w:rFonts w:ascii="Times New Roman" w:cs="Times New Roman" w:eastAsia="Times New Roman" w:hAnsi="Times New Roman"/>
          <w:sz w:val="20"/>
          <w:szCs w:val="20"/>
          <w:rtl w:val="0"/>
        </w:rPr>
        <w:t xml:space="preserve">]: Phase II. Equivalent of </w:t>
      </w:r>
      <w:r w:rsidDel="00000000" w:rsidR="00000000" w:rsidRPr="00000000">
        <w:rPr>
          <w:rFonts w:ascii="Times New Roman" w:cs="Times New Roman" w:eastAsia="Times New Roman" w:hAnsi="Times New Roman"/>
          <w:b w:val="1"/>
          <w:sz w:val="20"/>
          <w:szCs w:val="20"/>
          <w:rtl w:val="0"/>
        </w:rPr>
        <w:t xml:space="preserve">54/3 biw</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br w:type="textWrapping"/>
        <w:t xml:space="preserve">1st time SABR done! No EBUS req'd. Sobering trial: 5y DFS only 26%, with intralobar 20% and LRR 40%, DM in 30%.</w:t>
      </w:r>
    </w:p>
    <w:p w:rsidR="00000000" w:rsidDel="00000000" w:rsidP="00000000" w:rsidRDefault="00000000" w:rsidRPr="00000000" w14:paraId="0000023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 3+ toxicity of 30%, twice as high as RTOG 06-18 likely due to non-operable candidates in this study.</w:t>
      </w:r>
    </w:p>
    <w:p w:rsidR="00000000" w:rsidDel="00000000" w:rsidP="00000000" w:rsidRDefault="00000000" w:rsidRPr="00000000" w14:paraId="0000023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55 pts. ≤ 5 cm, &gt; 2 cm from PBT. PET/CT utilized for screening and staging. </w:t>
      </w:r>
    </w:p>
    <w:p w:rsidR="00000000" w:rsidDel="00000000" w:rsidP="00000000" w:rsidRDefault="00000000" w:rsidRPr="00000000" w14:paraId="0000023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 CTV. PTV = at most 0.5 cm axial and 1 cm sup/inf</w:t>
      </w:r>
      <w:r w:rsidDel="00000000" w:rsidR="00000000" w:rsidRPr="00000000">
        <w:rPr>
          <w:rtl w:val="0"/>
        </w:rPr>
        <w:t xml:space="preserve">, while 0.5 cm isometric if 4D/ITV.</w:t>
      </w:r>
      <w:r w:rsidDel="00000000" w:rsidR="00000000" w:rsidRPr="00000000">
        <w:rPr>
          <w:rtl w:val="0"/>
        </w:rPr>
      </w:r>
    </w:p>
    <w:p w:rsidR="00000000" w:rsidDel="00000000" w:rsidP="00000000" w:rsidRDefault="00000000" w:rsidRPr="00000000" w14:paraId="0000023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given BIW w at least 40h separation. Dex 4 mg prior to each treatment.</w:t>
      </w:r>
    </w:p>
    <w:p w:rsidR="00000000" w:rsidDel="00000000" w:rsidP="00000000" w:rsidRDefault="00000000" w:rsidRPr="00000000" w14:paraId="0000023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OS &gt; 50% with most ppl dying of other comorbidities. MS 48 mo.</w:t>
      </w:r>
    </w:p>
    <w:p w:rsidR="00000000" w:rsidDel="00000000" w:rsidP="00000000" w:rsidRDefault="00000000" w:rsidRPr="00000000" w14:paraId="0000023E">
      <w:pPr>
        <w:numPr>
          <w:ilvl w:val="1"/>
          <w:numId w:val="25"/>
        </w:numPr>
        <w:spacing w:line="240" w:lineRule="auto"/>
        <w:ind w:left="1440" w:hanging="360"/>
      </w:pPr>
      <w:r w:rsidDel="00000000" w:rsidR="00000000" w:rsidRPr="00000000">
        <w:rPr>
          <w:b w:val="1"/>
          <w:rtl w:val="0"/>
        </w:rPr>
        <w:t xml:space="preserve">3y LC 98%</w:t>
      </w:r>
      <w:r w:rsidDel="00000000" w:rsidR="00000000" w:rsidRPr="00000000">
        <w:rPr>
          <w:rtl w:val="0"/>
        </w:rPr>
        <w:t xml:space="preserve">, involved lobar control 91%.</w:t>
      </w:r>
    </w:p>
    <w:p w:rsidR="00000000" w:rsidDel="00000000" w:rsidP="00000000" w:rsidRDefault="00000000" w:rsidRPr="00000000" w14:paraId="0000023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LR 2%, 3y involved lobar recurrence 9%, 3y DM 22%, 3y LRR 13%, 3y OS 56%.</w:t>
      </w:r>
    </w:p>
    <w:p w:rsidR="00000000" w:rsidDel="00000000" w:rsidP="00000000" w:rsidRDefault="00000000" w:rsidRPr="00000000" w14:paraId="00000240">
      <w:pPr>
        <w:numPr>
          <w:ilvl w:val="1"/>
          <w:numId w:val="25"/>
        </w:numPr>
        <w:spacing w:line="240" w:lineRule="auto"/>
        <w:ind w:left="1440" w:hanging="360"/>
        <w:rPr>
          <w:u w:val="none"/>
        </w:rPr>
      </w:pPr>
      <w:r w:rsidDel="00000000" w:rsidR="00000000" w:rsidRPr="00000000">
        <w:rPr>
          <w:rtl w:val="0"/>
        </w:rPr>
        <w:t xml:space="preserve">5y DFS only 26%.</w:t>
      </w:r>
      <w:r w:rsidDel="00000000" w:rsidR="00000000" w:rsidRPr="00000000">
        <w:rPr>
          <w:rtl w:val="0"/>
        </w:rPr>
      </w:r>
    </w:p>
    <w:p w:rsidR="00000000" w:rsidDel="00000000" w:rsidP="00000000" w:rsidRDefault="00000000" w:rsidRPr="00000000" w14:paraId="0000024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5y LR 7%</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5y involved lobar recurrence 20%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5y DM ~30%, 5y LRR 40%</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5y OS 40%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"10, 20, 30, 40s"</w:t>
      </w:r>
    </w:p>
    <w:p w:rsidR="00000000" w:rsidDel="00000000" w:rsidP="00000000" w:rsidRDefault="00000000" w:rsidRPr="00000000" w14:paraId="0000024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G3/4 Toxicity 31%; G3 27% (n=15), G4 4% (n=2). </w:t>
      </w:r>
      <w:r w:rsidDel="00000000" w:rsidR="00000000" w:rsidRPr="00000000">
        <w:rPr>
          <w:rtl w:val="0"/>
        </w:rPr>
      </w:r>
    </w:p>
    <w:p w:rsidR="00000000" w:rsidDel="00000000" w:rsidP="00000000" w:rsidRDefault="00000000" w:rsidRPr="00000000" w14:paraId="0000024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something bothersome like CW pain or SOB. Only 2.3% incidence of RP req steroids.</w:t>
      </w:r>
      <w:r w:rsidDel="00000000" w:rsidR="00000000" w:rsidRPr="00000000">
        <w:rPr>
          <w:rtl w:val="0"/>
        </w:rPr>
      </w:r>
    </w:p>
    <w:bookmarkStart w:colFirst="0" w:colLast="0" w:name="a3yfypawrt4n" w:id="25"/>
    <w:bookmarkEnd w:id="25"/>
    <w:p w:rsidR="00000000" w:rsidDel="00000000" w:rsidP="00000000" w:rsidRDefault="00000000" w:rsidRPr="00000000" w14:paraId="0000024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RTOG 0618 </w:t>
      </w:r>
      <w:r w:rsidDel="00000000" w:rsidR="00000000" w:rsidRPr="00000000">
        <w:rPr>
          <w:rtl w:val="0"/>
        </w:rPr>
        <w:t xml:space="preserve">[</w:t>
      </w:r>
      <w:hyperlink r:id="rId141">
        <w:r w:rsidDel="00000000" w:rsidR="00000000" w:rsidRPr="00000000">
          <w:rPr>
            <w:rtl w:val="0"/>
          </w:rPr>
          <w:t xml:space="preserve">Protocol</w:t>
        </w:r>
      </w:hyperlink>
      <w:r w:rsidDel="00000000" w:rsidR="00000000" w:rsidRPr="00000000">
        <w:rPr>
          <w:rtl w:val="0"/>
        </w:rPr>
        <w:t xml:space="preserve">, </w:t>
      </w:r>
      <w:hyperlink r:id="rId142">
        <w:r w:rsidDel="00000000" w:rsidR="00000000" w:rsidRPr="00000000">
          <w:rPr>
            <w:rtl w:val="0"/>
          </w:rPr>
          <w:t xml:space="preserve">Timmerman JCO '13</w:t>
        </w:r>
      </w:hyperlink>
      <w:r w:rsidDel="00000000" w:rsidR="00000000" w:rsidRPr="00000000">
        <w:rPr>
          <w:rtl w:val="0"/>
        </w:rPr>
        <w:t xml:space="preserve">, </w:t>
      </w:r>
      <w:hyperlink r:id="rId143">
        <w:r w:rsidDel="00000000" w:rsidR="00000000" w:rsidRPr="00000000">
          <w:rPr>
            <w:rtl w:val="0"/>
          </w:rPr>
          <w:t xml:space="preserve">'18</w:t>
        </w:r>
      </w:hyperlink>
      <w:r w:rsidDel="00000000" w:rsidR="00000000" w:rsidRPr="00000000">
        <w:rPr>
          <w:rtl w:val="0"/>
        </w:rPr>
        <w:t xml:space="preserve">]: Phase II. </w:t>
      </w:r>
      <w:r w:rsidDel="00000000" w:rsidR="00000000" w:rsidRPr="00000000">
        <w:rPr>
          <w:b w:val="1"/>
          <w:rtl w:val="0"/>
        </w:rPr>
        <w:t xml:space="preserve">54/3</w:t>
      </w:r>
      <w:r w:rsidDel="00000000" w:rsidR="00000000" w:rsidRPr="00000000">
        <w:rPr>
          <w:rtl w:val="0"/>
        </w:rPr>
        <w:t xml:space="preserve"> </w:t>
      </w:r>
      <w:r w:rsidDel="00000000" w:rsidR="00000000" w:rsidRPr="00000000">
        <w:rPr>
          <w:b w:val="1"/>
          <w:rtl w:val="0"/>
        </w:rPr>
        <w:t xml:space="preserve">biw</w:t>
      </w:r>
      <w:r w:rsidDel="00000000" w:rsidR="00000000" w:rsidRPr="00000000">
        <w:rPr>
          <w:rtl w:val="0"/>
        </w:rPr>
        <w:t xml:space="preserve">. </w:t>
      </w:r>
    </w:p>
    <w:p w:rsidR="00000000" w:rsidDel="00000000" w:rsidP="00000000" w:rsidRDefault="00000000" w:rsidRPr="00000000" w14:paraId="00000245">
      <w:pPr>
        <w:spacing w:line="240" w:lineRule="auto"/>
        <w:ind w:left="720" w:firstLine="0"/>
        <w:rPr>
          <w:rFonts w:ascii="Times New Roman" w:cs="Times New Roman" w:eastAsia="Times New Roman" w:hAnsi="Times New Roman"/>
          <w:sz w:val="20"/>
          <w:szCs w:val="20"/>
        </w:rPr>
      </w:pPr>
      <w:r w:rsidDel="00000000" w:rsidR="00000000" w:rsidRPr="00000000">
        <w:rPr>
          <w:u w:val="single"/>
          <w:rtl w:val="0"/>
        </w:rPr>
        <w:t xml:space="preserve">O</w:t>
      </w:r>
      <w:r w:rsidDel="00000000" w:rsidR="00000000" w:rsidRPr="00000000">
        <w:rPr>
          <w:rFonts w:ascii="Times New Roman" w:cs="Times New Roman" w:eastAsia="Times New Roman" w:hAnsi="Times New Roman"/>
          <w:sz w:val="20"/>
          <w:szCs w:val="20"/>
          <w:u w:val="single"/>
          <w:rtl w:val="0"/>
        </w:rPr>
        <w:t xml:space="preserve">perable</w:t>
      </w:r>
      <w:r w:rsidDel="00000000" w:rsidR="00000000" w:rsidRPr="00000000">
        <w:rPr>
          <w:rFonts w:ascii="Times New Roman" w:cs="Times New Roman" w:eastAsia="Times New Roman" w:hAnsi="Times New Roman"/>
          <w:sz w:val="20"/>
          <w:szCs w:val="20"/>
          <w:rtl w:val="0"/>
        </w:rPr>
        <w:t xml:space="preserve"> patients. </w:t>
      </w:r>
    </w:p>
    <w:p w:rsidR="00000000" w:rsidDel="00000000" w:rsidP="00000000" w:rsidRDefault="00000000" w:rsidRPr="00000000" w14:paraId="0000024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SBRT has high tumor control and low toxicity.</w:t>
        <w:br w:type="textWrapping"/>
        <w:t xml:space="preserve">G3 toxicity in 15%, twice as low as RTOG 02-36 likely due to healthier, operable patients without as many COPD issues.</w:t>
      </w:r>
    </w:p>
    <w:p w:rsidR="00000000" w:rsidDel="00000000" w:rsidP="00000000" w:rsidRDefault="00000000" w:rsidRPr="00000000" w14:paraId="0000024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33 pts, 26 evaluable. Bx proven peripheral T1-T3 (≤ 5 cm). </w:t>
      </w:r>
      <w:r w:rsidDel="00000000" w:rsidR="00000000" w:rsidRPr="00000000">
        <w:rPr>
          <w:rFonts w:ascii="Times New Roman" w:cs="Times New Roman" w:eastAsia="Times New Roman" w:hAnsi="Times New Roman"/>
          <w:sz w:val="20"/>
          <w:szCs w:val="20"/>
          <w:rtl w:val="0"/>
        </w:rPr>
        <w:t xml:space="preserve">Medically operable.</w:t>
      </w:r>
      <w:r w:rsidDel="00000000" w:rsidR="00000000" w:rsidRPr="00000000">
        <w:rPr>
          <w:rFonts w:ascii="Times New Roman" w:cs="Times New Roman" w:eastAsia="Times New Roman" w:hAnsi="Times New Roman"/>
          <w:sz w:val="20"/>
          <w:szCs w:val="20"/>
          <w:rtl w:val="0"/>
        </w:rPr>
        <w:t xml:space="preserve"> MFU 2y. </w:t>
      </w:r>
    </w:p>
    <w:p w:rsidR="00000000" w:rsidDel="00000000" w:rsidP="00000000" w:rsidRDefault="00000000" w:rsidRPr="00000000" w14:paraId="0000024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LF 8%. 2y lobar failure 20%, 2y LRF 32%, 2y DM 15%. </w:t>
        <w:br w:type="textWrapping"/>
      </w:r>
      <w:r w:rsidDel="00000000" w:rsidR="00000000" w:rsidRPr="00000000">
        <w:rPr>
          <w:rFonts w:ascii="Times New Roman" w:cs="Times New Roman" w:eastAsia="Times New Roman" w:hAnsi="Times New Roman"/>
          <w:sz w:val="20"/>
          <w:szCs w:val="20"/>
          <w:rtl w:val="0"/>
        </w:rPr>
        <w:t xml:space="preserve">Only 26 pts evaluable, therefore there are estimated 2y rates.</w:t>
      </w:r>
    </w:p>
    <w:p w:rsidR="00000000" w:rsidDel="00000000" w:rsidP="00000000" w:rsidRDefault="00000000" w:rsidRPr="00000000" w14:paraId="0000024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two local failures, only one was eligible for and underwent salvage lobectomy.</w:t>
      </w:r>
    </w:p>
    <w:p w:rsidR="00000000" w:rsidDel="00000000" w:rsidP="00000000" w:rsidRDefault="00000000" w:rsidRPr="00000000" w14:paraId="0000024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4y LF 4%. No patients with lobar failure. 4y LRF 12%. 4y DM 12%. 4y DF and OS &gt; 50%.</w:t>
      </w:r>
    </w:p>
    <w:p w:rsidR="00000000" w:rsidDel="00000000" w:rsidP="00000000" w:rsidRDefault="00000000" w:rsidRPr="00000000" w14:paraId="0000024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AE in 15% (n=4) with 0 G4/5. </w:t>
      </w:r>
    </w:p>
    <w:bookmarkStart w:colFirst="0" w:colLast="0" w:name="5rnt76y2woga" w:id="26"/>
    <w:bookmarkEnd w:id="26"/>
    <w:p w:rsidR="00000000" w:rsidDel="00000000" w:rsidP="00000000" w:rsidRDefault="00000000" w:rsidRPr="00000000" w14:paraId="0000024C">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MISSILE</w:t>
      </w:r>
      <w:r w:rsidDel="00000000" w:rsidR="00000000" w:rsidRPr="00000000">
        <w:rPr>
          <w:rFonts w:ascii="Times New Roman" w:cs="Times New Roman" w:eastAsia="Times New Roman" w:hAnsi="Times New Roman"/>
          <w:sz w:val="20"/>
          <w:szCs w:val="20"/>
          <w:rtl w:val="0"/>
        </w:rPr>
        <w:t xml:space="preserve"> [</w:t>
      </w:r>
      <w:hyperlink r:id="rId144">
        <w:r w:rsidDel="00000000" w:rsidR="00000000" w:rsidRPr="00000000">
          <w:rPr>
            <w:rFonts w:ascii="Times New Roman" w:cs="Times New Roman" w:eastAsia="Times New Roman" w:hAnsi="Times New Roman"/>
            <w:sz w:val="20"/>
            <w:szCs w:val="20"/>
            <w:rtl w:val="0"/>
          </w:rPr>
          <w:t xml:space="preserve">Palma JAMA Onc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SBRT→ lobectomy or sublobar resection</w:t>
      </w:r>
      <w:r w:rsidDel="00000000" w:rsidR="00000000" w:rsidRPr="00000000">
        <w:rPr>
          <w:rFonts w:ascii="Times New Roman" w:cs="Times New Roman" w:eastAsia="Times New Roman" w:hAnsi="Times New Roman"/>
          <w:sz w:val="20"/>
          <w:szCs w:val="20"/>
          <w:rtl w:val="0"/>
        </w:rPr>
        <w:t xml:space="preserve"> after 10 weeks.</w:t>
        <w:br w:type="textWrapping"/>
        <w:t xml:space="preserve">pCR rate was lower than expected, but th</w:t>
      </w:r>
      <w:r w:rsidDel="00000000" w:rsidR="00000000" w:rsidRPr="00000000">
        <w:rPr>
          <w:rtl w:val="0"/>
        </w:rPr>
        <w:t xml:space="preserve">is trial </w:t>
      </w:r>
      <w:r w:rsidDel="00000000" w:rsidR="00000000" w:rsidRPr="00000000">
        <w:rPr>
          <w:rFonts w:ascii="Times New Roman" w:cs="Times New Roman" w:eastAsia="Times New Roman" w:hAnsi="Times New Roman"/>
          <w:sz w:val="20"/>
          <w:szCs w:val="20"/>
          <w:rtl w:val="0"/>
        </w:rPr>
        <w:t xml:space="preserve">only allowed 10 weeks until surgery.</w:t>
      </w:r>
    </w:p>
    <w:p w:rsidR="00000000" w:rsidDel="00000000" w:rsidP="00000000" w:rsidRDefault="00000000" w:rsidRPr="00000000" w14:paraId="0000024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40 pts. T1-2N0M0. Operable NSCLC. </w:t>
      </w:r>
    </w:p>
    <w:p w:rsidR="00000000" w:rsidDel="00000000" w:rsidP="00000000" w:rsidRDefault="00000000" w:rsidRPr="00000000" w14:paraId="0000024E">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pCR 60%. </w:t>
      </w:r>
    </w:p>
    <w:p w:rsidR="00000000" w:rsidDel="00000000" w:rsidP="00000000" w:rsidRDefault="00000000" w:rsidRPr="00000000" w14:paraId="0000024F">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2y OS 77%, LC 100%, RC 53%, DM 24%. </w:t>
      </w:r>
    </w:p>
    <w:p w:rsidR="00000000" w:rsidDel="00000000" w:rsidP="00000000" w:rsidRDefault="00000000" w:rsidRPr="00000000" w14:paraId="00000250">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G3-4 toxicity in 18%. </w:t>
      </w:r>
      <w:r w:rsidDel="00000000" w:rsidR="00000000" w:rsidRPr="00000000">
        <w:rPr>
          <w:rtl w:val="0"/>
        </w:rPr>
      </w:r>
    </w:p>
    <w:bookmarkStart w:colFirst="0" w:colLast="0" w:name="yy4w2zafo8vx" w:id="27"/>
    <w:bookmarkEnd w:id="27"/>
    <w:p w:rsidR="00000000" w:rsidDel="00000000" w:rsidP="00000000" w:rsidRDefault="00000000" w:rsidRPr="00000000" w14:paraId="0000025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0915</w:t>
      </w:r>
      <w:r w:rsidDel="00000000" w:rsidR="00000000" w:rsidRPr="00000000">
        <w:rPr>
          <w:b w:val="1"/>
          <w:rtl w:val="0"/>
        </w:rPr>
        <w:t xml:space="preserve"> </w:t>
      </w:r>
      <w:r w:rsidDel="00000000" w:rsidR="00000000" w:rsidRPr="00000000">
        <w:rPr>
          <w:rtl w:val="0"/>
        </w:rPr>
        <w:t xml:space="preserve">[</w:t>
      </w:r>
      <w:hyperlink r:id="rId145">
        <w:r w:rsidDel="00000000" w:rsidR="00000000" w:rsidRPr="00000000">
          <w:rPr>
            <w:rtl w:val="0"/>
          </w:rPr>
          <w:t xml:space="preserve">Protocol</w:t>
        </w:r>
      </w:hyperlink>
      <w:r w:rsidDel="00000000" w:rsidR="00000000" w:rsidRPr="00000000">
        <w:rPr>
          <w:rtl w:val="0"/>
        </w:rPr>
        <w:t xml:space="preserve">, </w:t>
      </w:r>
      <w:hyperlink r:id="rId146">
        <w:r w:rsidDel="00000000" w:rsidR="00000000" w:rsidRPr="00000000">
          <w:rPr>
            <w:rFonts w:ascii="Times New Roman" w:cs="Times New Roman" w:eastAsia="Times New Roman" w:hAnsi="Times New Roman"/>
            <w:sz w:val="20"/>
            <w:szCs w:val="20"/>
            <w:rtl w:val="0"/>
          </w:rPr>
          <w:t xml:space="preserve">Videtic IJROBP '15</w:t>
        </w:r>
      </w:hyperlink>
      <w:r w:rsidDel="00000000" w:rsidR="00000000" w:rsidRPr="00000000">
        <w:rPr>
          <w:rFonts w:ascii="Times New Roman" w:cs="Times New Roman" w:eastAsia="Times New Roman" w:hAnsi="Times New Roman"/>
          <w:sz w:val="20"/>
          <w:szCs w:val="20"/>
          <w:rtl w:val="0"/>
        </w:rPr>
        <w:t xml:space="preserve">, </w:t>
      </w:r>
      <w:hyperlink r:id="rId147">
        <w:r w:rsidDel="00000000" w:rsidR="00000000" w:rsidRPr="00000000">
          <w:rPr>
            <w:rFonts w:ascii="Times New Roman" w:cs="Times New Roman" w:eastAsia="Times New Roman" w:hAnsi="Times New Roman"/>
            <w:sz w:val="20"/>
            <w:szCs w:val="20"/>
            <w:rtl w:val="0"/>
          </w:rPr>
          <w:t xml:space="preserve">'17</w:t>
        </w:r>
      </w:hyperlink>
      <w:r w:rsidDel="00000000" w:rsidR="00000000" w:rsidRPr="00000000">
        <w:rPr>
          <w:rFonts w:ascii="Times New Roman" w:cs="Times New Roman" w:eastAsia="Times New Roman" w:hAnsi="Times New Roman"/>
          <w:sz w:val="20"/>
          <w:szCs w:val="20"/>
          <w:rtl w:val="0"/>
        </w:rPr>
        <w:t xml:space="preserve">, </w:t>
      </w:r>
      <w:hyperlink r:id="rId148">
        <w:r w:rsidDel="00000000" w:rsidR="00000000" w:rsidRPr="00000000">
          <w:rPr>
            <w:rFonts w:ascii="Times New Roman" w:cs="Times New Roman" w:eastAsia="Times New Roman" w:hAnsi="Times New Roman"/>
            <w:sz w:val="20"/>
            <w:szCs w:val="20"/>
            <w:rtl w:val="0"/>
          </w:rPr>
          <w:t xml:space="preserve">'19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34/1 </w:t>
      </w:r>
      <w:r w:rsidDel="00000000" w:rsidR="00000000" w:rsidRPr="00000000">
        <w:rPr>
          <w:rFonts w:ascii="Times New Roman" w:cs="Times New Roman" w:eastAsia="Times New Roman" w:hAnsi="Times New Roman"/>
          <w:sz w:val="20"/>
          <w:szCs w:val="20"/>
          <w:rtl w:val="0"/>
        </w:rPr>
        <w:t xml:space="preserve">(BED 150) </w:t>
      </w:r>
      <w:r w:rsidDel="00000000" w:rsidR="00000000" w:rsidRPr="00000000">
        <w:rPr>
          <w:rFonts w:ascii="Times New Roman" w:cs="Times New Roman" w:eastAsia="Times New Roman" w:hAnsi="Times New Roman"/>
          <w:b w:val="1"/>
          <w:sz w:val="20"/>
          <w:szCs w:val="20"/>
          <w:rtl w:val="0"/>
        </w:rPr>
        <w:t xml:space="preserve">vs 48/4</w:t>
      </w:r>
      <w:r w:rsidDel="00000000" w:rsidR="00000000" w:rsidRPr="00000000">
        <w:rPr>
          <w:rFonts w:ascii="Times New Roman" w:cs="Times New Roman" w:eastAsia="Times New Roman" w:hAnsi="Times New Roman"/>
          <w:sz w:val="20"/>
          <w:szCs w:val="20"/>
          <w:rtl w:val="0"/>
        </w:rPr>
        <w:t xml:space="preserve"> (BED 105).</w:t>
        <w:br w:type="textWrapping"/>
        <w:t xml:space="preserve">All things considered, there appears to be increased late toxicity with 48/4 compared to 34/1.</w:t>
      </w:r>
    </w:p>
    <w:p w:rsidR="00000000" w:rsidDel="00000000" w:rsidP="00000000" w:rsidRDefault="00000000" w:rsidRPr="00000000" w14:paraId="0000025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84 pts. ≤ 5 cm NSCLC, &gt; 2 cm from TBT. Powered to detect AE &gt; 17%. MFU </w:t>
      </w:r>
      <w:r w:rsidDel="00000000" w:rsidR="00000000" w:rsidRPr="00000000">
        <w:rPr>
          <w:rtl w:val="0"/>
        </w:rPr>
        <w:t xml:space="preserve">~5y.</w:t>
      </w:r>
      <w:r w:rsidDel="00000000" w:rsidR="00000000" w:rsidRPr="00000000">
        <w:rPr>
          <w:rtl w:val="0"/>
        </w:rPr>
      </w:r>
    </w:p>
    <w:p w:rsidR="00000000" w:rsidDel="00000000" w:rsidP="00000000" w:rsidRDefault="00000000" w:rsidRPr="00000000" w14:paraId="0000025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LC ~97→ 93% [NS]. 5y LC ~89→ 93% [NS]. </w:t>
      </w:r>
    </w:p>
    <w:p w:rsidR="00000000" w:rsidDel="00000000" w:rsidP="00000000" w:rsidRDefault="00000000" w:rsidRPr="00000000" w14:paraId="0000025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~61→ 78% [NS]. 5y OS ~30→ 41% [NS]. MS ~4.1→ 4.6y [NS] </w:t>
      </w:r>
    </w:p>
    <w:p w:rsidR="00000000" w:rsidDel="00000000" w:rsidP="00000000" w:rsidRDefault="00000000" w:rsidRPr="00000000" w14:paraId="0000025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DFS ~56→ 71% [NS].</w:t>
      </w:r>
    </w:p>
    <w:p w:rsidR="00000000" w:rsidDel="00000000" w:rsidP="00000000" w:rsidRDefault="00000000" w:rsidRPr="00000000" w14:paraId="0000025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~13% . </w:t>
      </w:r>
      <w:r w:rsidDel="00000000" w:rsidR="00000000" w:rsidRPr="00000000">
        <w:rPr>
          <w:rFonts w:ascii="Times New Roman" w:cs="Times New Roman" w:eastAsia="Times New Roman" w:hAnsi="Times New Roman"/>
          <w:sz w:val="20"/>
          <w:szCs w:val="20"/>
          <w:rtl w:val="0"/>
        </w:rPr>
        <w:t xml:space="preserve">One death in each arm, but not definitively due to SBRT.</w:t>
      </w:r>
    </w:p>
    <w:p w:rsidR="00000000" w:rsidDel="00000000" w:rsidP="00000000" w:rsidRDefault="00000000" w:rsidRPr="00000000" w14:paraId="00000257">
      <w:pPr>
        <w:numPr>
          <w:ilvl w:val="2"/>
          <w:numId w:val="25"/>
        </w:numPr>
        <w:spacing w:line="240" w:lineRule="auto"/>
        <w:ind w:left="216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~33% died from other causes. ~33% died from unknown causes.</w:t>
      </w:r>
      <w:r w:rsidDel="00000000" w:rsidR="00000000" w:rsidRPr="00000000">
        <w:rPr>
          <w:rtl w:val="0"/>
        </w:rPr>
      </w:r>
    </w:p>
    <w:p w:rsidR="00000000" w:rsidDel="00000000" w:rsidP="00000000" w:rsidRDefault="00000000" w:rsidRPr="00000000" w14:paraId="0000025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Late </w:t>
      </w:r>
      <w:r w:rsidDel="00000000" w:rsidR="00000000" w:rsidRPr="00000000">
        <w:rPr>
          <w:rFonts w:ascii="Cardo" w:cs="Cardo" w:eastAsia="Cardo" w:hAnsi="Cardo"/>
          <w:sz w:val="20"/>
          <w:szCs w:val="20"/>
          <w:rtl w:val="0"/>
        </w:rPr>
        <w:t xml:space="preserve">G3+ 3→ 11%. </w:t>
      </w:r>
    </w:p>
    <w:p w:rsidR="00000000" w:rsidDel="00000000" w:rsidP="00000000" w:rsidRDefault="00000000" w:rsidRPr="00000000" w14:paraId="0000025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 primary 15%. </w:t>
      </w:r>
    </w:p>
    <w:p w:rsidR="00000000" w:rsidDel="00000000" w:rsidP="00000000" w:rsidRDefault="00000000" w:rsidRPr="00000000" w14:paraId="0000025A">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Roswell Park </w:t>
      </w:r>
      <w:r w:rsidDel="00000000" w:rsidR="00000000" w:rsidRPr="00000000">
        <w:rPr>
          <w:rFonts w:ascii="Times New Roman" w:cs="Times New Roman" w:eastAsia="Times New Roman" w:hAnsi="Times New Roman"/>
          <w:sz w:val="20"/>
          <w:szCs w:val="20"/>
          <w:rtl w:val="0"/>
        </w:rPr>
        <w:t xml:space="preserve">[</w:t>
      </w:r>
      <w:hyperlink r:id="rId149">
        <w:r w:rsidDel="00000000" w:rsidR="00000000" w:rsidRPr="00000000">
          <w:rPr>
            <w:rFonts w:ascii="Times New Roman" w:cs="Times New Roman" w:eastAsia="Times New Roman" w:hAnsi="Times New Roman"/>
            <w:sz w:val="20"/>
            <w:szCs w:val="20"/>
            <w:rtl w:val="0"/>
          </w:rPr>
          <w:t xml:space="preserve">Singh IJROBP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30/1 vs. 60/3</w:t>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150">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Within the confines of another phase 2 trial, there appear to be no major differences in toxicity or disease outcomes for 1 fraction versus 3 fractions of lung SBRT.</w:t>
      </w:r>
    </w:p>
    <w:p w:rsidR="00000000" w:rsidDel="00000000" w:rsidP="00000000" w:rsidRDefault="00000000" w:rsidRPr="00000000" w14:paraId="0000025B">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98 patients. 2008-2015. T1-2N0M0 NSCLC. MFU 4.5y.</w:t>
      </w:r>
    </w:p>
    <w:p w:rsidR="00000000" w:rsidDel="00000000" w:rsidP="00000000" w:rsidRDefault="00000000" w:rsidRPr="00000000" w14:paraId="0000025C">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GTV = CTV. Add 5 mm for PTV if 4D. </w:t>
      </w:r>
    </w:p>
    <w:p w:rsidR="00000000" w:rsidDel="00000000" w:rsidP="00000000" w:rsidRDefault="00000000" w:rsidRPr="00000000" w14:paraId="0000025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G3+ ~15%. No G4+ toxicity. </w:t>
      </w:r>
    </w:p>
    <w:p w:rsidR="00000000" w:rsidDel="00000000" w:rsidP="00000000" w:rsidRDefault="00000000" w:rsidRPr="00000000" w14:paraId="0000025E">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2y LC ~95%. No differences in overall survival.</w:t>
      </w:r>
    </w:p>
    <w:p w:rsidR="00000000" w:rsidDel="00000000" w:rsidP="00000000" w:rsidRDefault="00000000" w:rsidRPr="00000000" w14:paraId="0000025F">
      <w:pPr>
        <w:spacing w:line="240" w:lineRule="auto"/>
        <w:rPr>
          <w:b w:val="1"/>
        </w:rPr>
      </w:pPr>
      <w:r w:rsidDel="00000000" w:rsidR="00000000" w:rsidRPr="00000000">
        <w:rPr>
          <w:rtl w:val="0"/>
        </w:rPr>
      </w:r>
    </w:p>
    <w:p w:rsidR="00000000" w:rsidDel="00000000" w:rsidP="00000000" w:rsidRDefault="00000000" w:rsidRPr="00000000" w14:paraId="00000260">
      <w:pPr>
        <w:pStyle w:val="Heading3"/>
        <w:spacing w:line="240" w:lineRule="auto"/>
        <w:rPr/>
      </w:pPr>
      <w:bookmarkStart w:colFirst="0" w:colLast="0" w:name="_canzrk46c7jc" w:id="28"/>
      <w:bookmarkEnd w:id="28"/>
      <w:hyperlink w:anchor="_p20pk5rzxumi">
        <w:r w:rsidDel="00000000" w:rsidR="00000000" w:rsidRPr="00000000">
          <w:rPr>
            <w:u w:val="single"/>
            <w:rtl w:val="0"/>
          </w:rPr>
          <w:t xml:space="preserve">Treating without a biopsy</w:t>
        </w:r>
      </w:hyperlink>
      <w:r w:rsidDel="00000000" w:rsidR="00000000" w:rsidRPr="00000000">
        <w:rPr>
          <w:rtl w:val="0"/>
        </w:rPr>
      </w:r>
    </w:p>
    <w:p w:rsidR="00000000" w:rsidDel="00000000" w:rsidP="00000000" w:rsidRDefault="00000000" w:rsidRPr="00000000" w14:paraId="00000261">
      <w:pPr>
        <w:numPr>
          <w:ilvl w:val="0"/>
          <w:numId w:val="25"/>
        </w:numPr>
        <w:spacing w:line="240" w:lineRule="auto"/>
        <w:ind w:left="720" w:hanging="360"/>
      </w:pPr>
      <w:r w:rsidDel="00000000" w:rsidR="00000000" w:rsidRPr="00000000">
        <w:rPr>
          <w:u w:val="single"/>
          <w:rtl w:val="0"/>
        </w:rPr>
        <w:t xml:space="preserve">ATS Surgical guidelines</w:t>
      </w:r>
      <w:r w:rsidDel="00000000" w:rsidR="00000000" w:rsidRPr="00000000">
        <w:rPr>
          <w:rtl w:val="0"/>
        </w:rPr>
        <w:t xml:space="preserve">: </w:t>
      </w:r>
      <w:r w:rsidDel="00000000" w:rsidR="00000000" w:rsidRPr="00000000">
        <w:rPr>
          <w:b w:val="1"/>
          <w:rtl w:val="0"/>
        </w:rPr>
        <w:t xml:space="preserve">If cancer probability is &gt; 65%, surgeons can proceed with oncologic surgery </w:t>
      </w:r>
      <w:r w:rsidDel="00000000" w:rsidR="00000000" w:rsidRPr="00000000">
        <w:rPr>
          <w:b w:val="1"/>
          <w:i w:val="1"/>
          <w:rtl w:val="0"/>
        </w:rPr>
        <w:t xml:space="preserve">without</w:t>
      </w:r>
      <w:r w:rsidDel="00000000" w:rsidR="00000000" w:rsidRPr="00000000">
        <w:rPr>
          <w:b w:val="1"/>
          <w:rtl w:val="0"/>
        </w:rPr>
        <w:t xml:space="preserve"> bx</w:t>
      </w:r>
      <w:r w:rsidDel="00000000" w:rsidR="00000000" w:rsidRPr="00000000">
        <w:rPr>
          <w:rtl w:val="0"/>
        </w:rPr>
        <w:t xml:space="preserve">.</w:t>
      </w:r>
    </w:p>
    <w:p w:rsidR="00000000" w:rsidDel="00000000" w:rsidP="00000000" w:rsidRDefault="00000000" w:rsidRPr="00000000" w14:paraId="00000262">
      <w:pPr>
        <w:numPr>
          <w:ilvl w:val="0"/>
          <w:numId w:val="25"/>
        </w:numPr>
        <w:spacing w:line="240" w:lineRule="auto"/>
        <w:ind w:left="720" w:hanging="360"/>
      </w:pPr>
      <w:r w:rsidDel="00000000" w:rsidR="00000000" w:rsidRPr="00000000">
        <w:rPr>
          <w:rtl w:val="0"/>
        </w:rPr>
        <w:t xml:space="preserve">Three models for calculating probability of malignancy: Download the Pulmonary Nodule Risk smartphone app.</w:t>
      </w:r>
    </w:p>
    <w:p w:rsidR="00000000" w:rsidDel="00000000" w:rsidP="00000000" w:rsidRDefault="00000000" w:rsidRPr="00000000" w14:paraId="00000263">
      <w:pPr>
        <w:numPr>
          <w:ilvl w:val="1"/>
          <w:numId w:val="25"/>
        </w:numPr>
        <w:spacing w:line="240" w:lineRule="auto"/>
        <w:ind w:left="1440" w:hanging="360"/>
      </w:pPr>
      <w:r w:rsidDel="00000000" w:rsidR="00000000" w:rsidRPr="00000000">
        <w:rPr>
          <w:rtl w:val="0"/>
        </w:rPr>
        <w:t xml:space="preserve">Probability following PET/CT: [</w:t>
      </w:r>
      <w:hyperlink r:id="rId151">
        <w:r w:rsidDel="00000000" w:rsidR="00000000" w:rsidRPr="00000000">
          <w:rPr>
            <w:rtl w:val="0"/>
          </w:rPr>
          <w:t xml:space="preserve">Herder]</w:t>
        </w:r>
      </w:hyperlink>
      <w:r w:rsidDel="00000000" w:rsidR="00000000" w:rsidRPr="00000000">
        <w:rPr>
          <w:rtl w:val="0"/>
        </w:rPr>
        <w:t xml:space="preserve">.</w:t>
      </w:r>
    </w:p>
    <w:p w:rsidR="00000000" w:rsidDel="00000000" w:rsidP="00000000" w:rsidRDefault="00000000" w:rsidRPr="00000000" w14:paraId="00000264">
      <w:pPr>
        <w:numPr>
          <w:ilvl w:val="1"/>
          <w:numId w:val="25"/>
        </w:numPr>
        <w:spacing w:line="240" w:lineRule="auto"/>
        <w:ind w:left="1440" w:hanging="360"/>
      </w:pPr>
      <w:r w:rsidDel="00000000" w:rsidR="00000000" w:rsidRPr="00000000">
        <w:rPr>
          <w:rtl w:val="0"/>
        </w:rPr>
        <w:t xml:space="preserve">Probability following CT: Brock and [</w:t>
      </w:r>
      <w:hyperlink r:id="rId152">
        <w:r w:rsidDel="00000000" w:rsidR="00000000" w:rsidRPr="00000000">
          <w:rPr>
            <w:rtl w:val="0"/>
          </w:rPr>
          <w:t xml:space="preserve">Mayo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5">
      <w:pPr>
        <w:numPr>
          <w:ilvl w:val="0"/>
          <w:numId w:val="25"/>
        </w:numPr>
        <w:spacing w:line="240" w:lineRule="auto"/>
        <w:ind w:left="720" w:hanging="360"/>
      </w:pPr>
      <w:r w:rsidDel="00000000" w:rsidR="00000000" w:rsidRPr="00000000">
        <w:rPr>
          <w:b w:val="1"/>
          <w:rtl w:val="0"/>
        </w:rPr>
        <w:t xml:space="preserve">When Is Bx-Proven Dx Necessary Before SBRT for Lung Cancer? A Decision Analysis</w:t>
      </w:r>
      <w:r w:rsidDel="00000000" w:rsidR="00000000" w:rsidRPr="00000000">
        <w:rPr>
          <w:rtl w:val="0"/>
        </w:rPr>
        <w:t xml:space="preserve"> [</w:t>
      </w:r>
      <w:hyperlink r:id="rId153">
        <w:r w:rsidDel="00000000" w:rsidR="00000000" w:rsidRPr="00000000">
          <w:rPr>
            <w:rtl w:val="0"/>
          </w:rPr>
          <w:t xml:space="preserve">Louie Chest '14</w:t>
        </w:r>
      </w:hyperlink>
      <w:r w:rsidDel="00000000" w:rsidR="00000000" w:rsidRPr="00000000">
        <w:rPr>
          <w:rtl w:val="0"/>
        </w:rPr>
        <w:t xml:space="preserve">]: </w:t>
      </w:r>
    </w:p>
    <w:p w:rsidR="00000000" w:rsidDel="00000000" w:rsidP="00000000" w:rsidRDefault="00000000" w:rsidRPr="00000000" w14:paraId="00000266">
      <w:pPr>
        <w:numPr>
          <w:ilvl w:val="1"/>
          <w:numId w:val="25"/>
        </w:numPr>
        <w:spacing w:line="240" w:lineRule="auto"/>
        <w:ind w:left="1440" w:hanging="360"/>
      </w:pPr>
      <w:r w:rsidDel="00000000" w:rsidR="00000000" w:rsidRPr="00000000">
        <w:rPr>
          <w:rFonts w:ascii="Gungsuh" w:cs="Gungsuh" w:eastAsia="Gungsuh" w:hAnsi="Gungsuh"/>
          <w:rtl w:val="0"/>
        </w:rPr>
        <w:t xml:space="preserve">3 approaches to nodules  ≥ 1 cm: Survey, PET(+)→ bx vs. SABR. </w:t>
      </w:r>
    </w:p>
    <w:p w:rsidR="00000000" w:rsidDel="00000000" w:rsidP="00000000" w:rsidRDefault="00000000" w:rsidRPr="00000000" w14:paraId="00000267">
      <w:pPr>
        <w:numPr>
          <w:ilvl w:val="1"/>
          <w:numId w:val="25"/>
        </w:numPr>
        <w:spacing w:line="240" w:lineRule="auto"/>
        <w:ind w:left="1440" w:hanging="360"/>
      </w:pPr>
      <w:r w:rsidDel="00000000" w:rsidR="00000000" w:rsidRPr="00000000">
        <w:rPr>
          <w:b w:val="1"/>
          <w:rtl w:val="0"/>
        </w:rPr>
        <w:t xml:space="preserve">If probability is &gt; 85%, SABR</w:t>
      </w:r>
      <w:r w:rsidDel="00000000" w:rsidR="00000000" w:rsidRPr="00000000">
        <w:rPr>
          <w:rtl w:val="0"/>
        </w:rPr>
        <w:t xml:space="preserve">. 17-85%, bx if PET+. If probability &lt; 17%, observation.</w:t>
      </w:r>
    </w:p>
    <w:p w:rsidR="00000000" w:rsidDel="00000000" w:rsidP="00000000" w:rsidRDefault="00000000" w:rsidRPr="00000000" w14:paraId="00000268">
      <w:pPr>
        <w:numPr>
          <w:ilvl w:val="0"/>
          <w:numId w:val="25"/>
        </w:numPr>
        <w:spacing w:line="240" w:lineRule="auto"/>
        <w:ind w:left="720" w:hanging="360"/>
      </w:pPr>
      <w:r w:rsidDel="00000000" w:rsidR="00000000" w:rsidRPr="00000000">
        <w:rPr>
          <w:b w:val="1"/>
          <w:rtl w:val="0"/>
        </w:rPr>
        <w:t xml:space="preserve">RT for Lung Ca Collaborative Group for SBRT without path</w:t>
      </w:r>
      <w:r w:rsidDel="00000000" w:rsidR="00000000" w:rsidRPr="00000000">
        <w:rPr>
          <w:rtl w:val="0"/>
        </w:rPr>
        <w:t xml:space="preserve"> [</w:t>
      </w:r>
      <w:hyperlink r:id="rId154">
        <w:r w:rsidDel="00000000" w:rsidR="00000000" w:rsidRPr="00000000">
          <w:rPr>
            <w:rtl w:val="0"/>
          </w:rPr>
          <w:t xml:space="preserve">Berman TLCR '19</w:t>
        </w:r>
      </w:hyperlink>
      <w:r w:rsidDel="00000000" w:rsidR="00000000" w:rsidRPr="00000000">
        <w:rPr>
          <w:rtl w:val="0"/>
        </w:rPr>
        <w:t xml:space="preserve">]:</w:t>
      </w:r>
    </w:p>
    <w:p w:rsidR="00000000" w:rsidDel="00000000" w:rsidP="00000000" w:rsidRDefault="00000000" w:rsidRPr="00000000" w14:paraId="00000269">
      <w:pPr>
        <w:numPr>
          <w:ilvl w:val="1"/>
          <w:numId w:val="25"/>
        </w:numPr>
        <w:spacing w:line="240" w:lineRule="auto"/>
        <w:ind w:left="1440" w:hanging="360"/>
      </w:pPr>
      <w:r w:rsidDel="00000000" w:rsidR="00000000" w:rsidRPr="00000000">
        <w:rPr>
          <w:rtl w:val="0"/>
        </w:rPr>
        <w:t xml:space="preserve">Obtain PET/CT for lesions &gt; 3 cm. Treat if positive.</w:t>
      </w:r>
    </w:p>
    <w:p w:rsidR="00000000" w:rsidDel="00000000" w:rsidP="00000000" w:rsidRDefault="00000000" w:rsidRPr="00000000" w14:paraId="0000026A">
      <w:pPr>
        <w:numPr>
          <w:ilvl w:val="2"/>
          <w:numId w:val="25"/>
        </w:numPr>
        <w:spacing w:line="240" w:lineRule="auto"/>
        <w:ind w:left="2160" w:hanging="360"/>
      </w:pPr>
      <w:r w:rsidDel="00000000" w:rsidR="00000000" w:rsidRPr="00000000">
        <w:rPr>
          <w:rtl w:val="0"/>
        </w:rPr>
        <w:t xml:space="preserve">MRI brain for lesions 3-5 cm (6% risk if cN0).</w:t>
      </w:r>
      <w:r w:rsidDel="00000000" w:rsidR="00000000" w:rsidRPr="00000000">
        <w:rPr>
          <w:i w:val="1"/>
          <w:rtl w:val="0"/>
        </w:rPr>
        <w:t xml:space="preserve"> If PET and pN0, may omit unless &gt; 5cm.</w:t>
      </w:r>
    </w:p>
    <w:p w:rsidR="00000000" w:rsidDel="00000000" w:rsidP="00000000" w:rsidRDefault="00000000" w:rsidRPr="00000000" w14:paraId="0000026B">
      <w:pPr>
        <w:numPr>
          <w:ilvl w:val="1"/>
          <w:numId w:val="25"/>
        </w:numPr>
        <w:spacing w:line="240" w:lineRule="auto"/>
        <w:ind w:left="1440" w:hanging="360"/>
      </w:pPr>
      <w:r w:rsidDel="00000000" w:rsidR="00000000" w:rsidRPr="00000000">
        <w:rPr>
          <w:rFonts w:ascii="Gungsuh" w:cs="Gungsuh" w:eastAsia="Gungsuh" w:hAnsi="Gungsuh"/>
          <w:rtl w:val="0"/>
        </w:rPr>
        <w:t xml:space="preserve">For lesions ≤ 3 cm, calculate probability with [</w:t>
      </w:r>
      <w:hyperlink r:id="rId155">
        <w:r w:rsidDel="00000000" w:rsidR="00000000" w:rsidRPr="00000000">
          <w:rPr>
            <w:rtl w:val="0"/>
          </w:rPr>
          <w:t xml:space="preserve">Mayo</w:t>
        </w:r>
      </w:hyperlink>
      <w:r w:rsidDel="00000000" w:rsidR="00000000" w:rsidRPr="00000000">
        <w:rPr>
          <w:rtl w:val="0"/>
        </w:rPr>
        <w:t xml:space="preserve">]. If 65-85%, get PET/CT. If &gt; 85%, treat.</w:t>
      </w:r>
    </w:p>
    <w:p w:rsidR="00000000" w:rsidDel="00000000" w:rsidP="00000000" w:rsidRDefault="00000000" w:rsidRPr="00000000" w14:paraId="0000026C">
      <w:pPr>
        <w:numPr>
          <w:ilvl w:val="2"/>
          <w:numId w:val="25"/>
        </w:numPr>
        <w:spacing w:line="240" w:lineRule="auto"/>
        <w:ind w:left="2160" w:hanging="360"/>
      </w:pPr>
      <w:r w:rsidDel="00000000" w:rsidR="00000000" w:rsidRPr="00000000">
        <w:rPr>
          <w:rFonts w:ascii="Gungsuh" w:cs="Gungsuh" w:eastAsia="Gungsuh" w:hAnsi="Gungsuh"/>
          <w:rtl w:val="0"/>
        </w:rPr>
        <w:t xml:space="preserve">If SUV ≥ 2, then empiric SBRT is reasonable.</w:t>
      </w:r>
    </w:p>
    <w:p w:rsidR="00000000" w:rsidDel="00000000" w:rsidP="00000000" w:rsidRDefault="00000000" w:rsidRPr="00000000" w14:paraId="0000026D">
      <w:pPr>
        <w:numPr>
          <w:ilvl w:val="2"/>
          <w:numId w:val="25"/>
        </w:numPr>
        <w:spacing w:line="240" w:lineRule="auto"/>
        <w:ind w:left="2160" w:hanging="360"/>
      </w:pPr>
      <w:r w:rsidDel="00000000" w:rsidR="00000000" w:rsidRPr="00000000">
        <w:rPr>
          <w:rtl w:val="0"/>
        </w:rPr>
        <w:t xml:space="preserve">If non-avid, scan in three months and calculate projected VDT:</w:t>
      </w:r>
    </w:p>
    <w:p w:rsidR="00000000" w:rsidDel="00000000" w:rsidP="00000000" w:rsidRDefault="00000000" w:rsidRPr="00000000" w14:paraId="0000026E">
      <w:pPr>
        <w:spacing w:line="240" w:lineRule="auto"/>
        <w:ind w:left="2160" w:firstLine="0"/>
        <w:rPr/>
      </w:pPr>
      <w:r w:rsidDel="00000000" w:rsidR="00000000" w:rsidRPr="00000000">
        <w:rPr>
          <w:rtl w:val="0"/>
        </w:rPr>
        <w:t xml:space="preserve"> If projected VDT &lt; 400 days, or new solid component in previously non-solid nodule, then the argument for SBRT strengthened.</w:t>
      </w:r>
    </w:p>
    <w:p w:rsidR="00000000" w:rsidDel="00000000" w:rsidP="00000000" w:rsidRDefault="00000000" w:rsidRPr="00000000" w14:paraId="0000026F">
      <w:pPr>
        <w:pStyle w:val="Heading4"/>
        <w:spacing w:after="0" w:before="0" w:line="240" w:lineRule="auto"/>
        <w:jc w:val="left"/>
        <w:rPr>
          <w:rFonts w:ascii="Times New Roman" w:cs="Times New Roman" w:eastAsia="Times New Roman" w:hAnsi="Times New Roman"/>
          <w:b w:val="1"/>
          <w:color w:val="000000"/>
          <w:sz w:val="20"/>
          <w:szCs w:val="20"/>
        </w:rPr>
      </w:pPr>
      <w:bookmarkStart w:colFirst="0" w:colLast="0" w:name="_h5oxmq8uahsj" w:id="29"/>
      <w:bookmarkEnd w:id="29"/>
      <w:r w:rsidDel="00000000" w:rsidR="00000000" w:rsidRPr="00000000">
        <w:rPr>
          <w:rtl w:val="0"/>
        </w:rPr>
      </w:r>
    </w:p>
    <w:p w:rsidR="00000000" w:rsidDel="00000000" w:rsidP="00000000" w:rsidRDefault="00000000" w:rsidRPr="00000000" w14:paraId="00000270">
      <w:pPr>
        <w:pStyle w:val="Heading3"/>
        <w:rPr/>
      </w:pPr>
      <w:bookmarkStart w:colFirst="0" w:colLast="0" w:name="_dbzp3svougkc" w:id="30"/>
      <w:bookmarkEnd w:id="30"/>
      <w:hyperlink w:anchor="_p20pk5rzxumi">
        <w:r w:rsidDel="00000000" w:rsidR="00000000" w:rsidRPr="00000000">
          <w:rPr>
            <w:u w:val="single"/>
            <w:rtl w:val="0"/>
          </w:rPr>
          <w:t xml:space="preserve">SABR vs. older techniques</w:t>
        </w:r>
      </w:hyperlink>
      <w:r w:rsidDel="00000000" w:rsidR="00000000" w:rsidRPr="00000000">
        <w:rPr>
          <w:rtl w:val="0"/>
        </w:rPr>
      </w:r>
    </w:p>
    <w:p w:rsidR="00000000" w:rsidDel="00000000" w:rsidP="00000000" w:rsidRDefault="00000000" w:rsidRPr="00000000" w14:paraId="0000027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population based studies suggest SABR </w:t>
      </w:r>
      <w:r w:rsidDel="00000000" w:rsidR="00000000" w:rsidRPr="00000000">
        <w:rPr>
          <w:rtl w:val="0"/>
        </w:rPr>
        <w:t xml:space="preserve">has a better</w:t>
      </w:r>
      <w:r w:rsidDel="00000000" w:rsidR="00000000" w:rsidRPr="00000000">
        <w:rPr>
          <w:rFonts w:ascii="Times New Roman" w:cs="Times New Roman" w:eastAsia="Times New Roman" w:hAnsi="Times New Roman"/>
          <w:sz w:val="20"/>
          <w:szCs w:val="20"/>
          <w:rtl w:val="0"/>
        </w:rPr>
        <w:t xml:space="preserve"> OS.</w:t>
      </w:r>
    </w:p>
    <w:p w:rsidR="00000000" w:rsidDel="00000000" w:rsidP="00000000" w:rsidRDefault="00000000" w:rsidRPr="00000000" w14:paraId="00000272">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SPACE</w:t>
      </w:r>
      <w:r w:rsidDel="00000000" w:rsidR="00000000" w:rsidRPr="00000000">
        <w:rPr>
          <w:rFonts w:ascii="Times New Roman" w:cs="Times New Roman" w:eastAsia="Times New Roman" w:hAnsi="Times New Roman"/>
          <w:sz w:val="20"/>
          <w:szCs w:val="20"/>
          <w:rtl w:val="0"/>
        </w:rPr>
        <w:t xml:space="preserve"> (Sweden) [</w:t>
      </w:r>
      <w:hyperlink r:id="rId156">
        <w:r w:rsidDel="00000000" w:rsidR="00000000" w:rsidRPr="00000000">
          <w:rPr>
            <w:rFonts w:ascii="Times New Roman" w:cs="Times New Roman" w:eastAsia="Times New Roman" w:hAnsi="Times New Roman"/>
            <w:sz w:val="20"/>
            <w:szCs w:val="20"/>
            <w:rtl w:val="0"/>
          </w:rPr>
          <w:t xml:space="preserve">Nyman RTO '16</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70/35 </w:t>
      </w:r>
      <w:r w:rsidDel="00000000" w:rsidR="00000000" w:rsidRPr="00000000">
        <w:rPr>
          <w:rFonts w:ascii="Times New Roman" w:cs="Times New Roman" w:eastAsia="Times New Roman" w:hAnsi="Times New Roman"/>
          <w:sz w:val="20"/>
          <w:szCs w:val="20"/>
          <w:rtl w:val="0"/>
        </w:rPr>
        <w:t xml:space="preserve">(2 cm margin) </w:t>
      </w:r>
      <w:r w:rsidDel="00000000" w:rsidR="00000000" w:rsidRPr="00000000">
        <w:rPr>
          <w:rFonts w:ascii="Times New Roman" w:cs="Times New Roman" w:eastAsia="Times New Roman" w:hAnsi="Times New Roman"/>
          <w:b w:val="1"/>
          <w:sz w:val="20"/>
          <w:szCs w:val="20"/>
          <w:rtl w:val="0"/>
        </w:rPr>
        <w:t xml:space="preserve">vs. 66/3</w:t>
      </w:r>
      <w:r w:rsidDel="00000000" w:rsidR="00000000" w:rsidRPr="00000000">
        <w:rPr>
          <w:rFonts w:ascii="Times New Roman" w:cs="Times New Roman" w:eastAsia="Times New Roman" w:hAnsi="Times New Roman"/>
          <w:sz w:val="20"/>
          <w:szCs w:val="20"/>
          <w:rtl w:val="0"/>
        </w:rPr>
        <w:t xml:space="preserve"> (0.5-1 cm margin to </w:t>
      </w:r>
      <w:r w:rsidDel="00000000" w:rsidR="00000000" w:rsidRPr="00000000">
        <w:rPr>
          <w:rFonts w:ascii="Times New Roman" w:cs="Times New Roman" w:eastAsia="Times New Roman" w:hAnsi="Times New Roman"/>
          <w:i w:val="1"/>
          <w:sz w:val="20"/>
          <w:szCs w:val="20"/>
          <w:rtl w:val="0"/>
        </w:rPr>
        <w:t xml:space="preserve">isocenter</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Even long courses have good LC! No difference in OS or PFS, despite larger tumors in the SBRT arm. </w:t>
      </w:r>
      <w:r w:rsidDel="00000000" w:rsidR="00000000" w:rsidRPr="00000000">
        <w:rPr>
          <w:rtl w:val="0"/>
        </w:rPr>
        <w:t xml:space="preserve">Toxicity is higher</w:t>
      </w:r>
      <w:r w:rsidDel="00000000" w:rsidR="00000000" w:rsidRPr="00000000">
        <w:rPr>
          <w:rFonts w:ascii="Times New Roman" w:cs="Times New Roman" w:eastAsia="Times New Roman" w:hAnsi="Times New Roman"/>
          <w:sz w:val="20"/>
          <w:szCs w:val="20"/>
          <w:rtl w:val="0"/>
        </w:rPr>
        <w:t xml:space="preserve"> with conventional</w:t>
      </w:r>
      <w:r w:rsidDel="00000000" w:rsidR="00000000" w:rsidRPr="00000000">
        <w:rPr>
          <w:rtl w:val="0"/>
        </w:rPr>
        <w:t xml:space="preserve">, again, despite larger tumors in the SBRT arm</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27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 pts. T1-2aN0M0, medically inop, Bx proven or growing on CT with positive PET. MFU 3y.</w:t>
      </w:r>
    </w:p>
    <w:p w:rsidR="00000000" w:rsidDel="00000000" w:rsidP="00000000" w:rsidRDefault="00000000" w:rsidRPr="00000000" w14:paraId="00000274">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RT dose to isocenter, therefore 45/3 to PTV was given. </w:t>
      </w:r>
    </w:p>
    <w:p w:rsidR="00000000" w:rsidDel="00000000" w:rsidP="00000000" w:rsidRDefault="00000000" w:rsidRPr="00000000" w14:paraId="00000275">
      <w:pPr>
        <w:numPr>
          <w:ilvl w:val="2"/>
          <w:numId w:val="25"/>
        </w:numPr>
        <w:spacing w:line="240" w:lineRule="auto"/>
        <w:ind w:left="2160" w:hanging="360"/>
        <w:rPr>
          <w:u w:val="none"/>
        </w:rPr>
      </w:pPr>
      <w:r w:rsidDel="00000000" w:rsidR="00000000" w:rsidRPr="00000000">
        <w:rPr>
          <w:rFonts w:ascii="Cardo" w:cs="Cardo" w:eastAsia="Cardo" w:hAnsi="Cardo"/>
          <w:rtl w:val="0"/>
        </w:rPr>
        <w:t xml:space="preserve">T2 tumors 25→ 50%. </w:t>
      </w:r>
      <w:r w:rsidDel="00000000" w:rsidR="00000000" w:rsidRPr="00000000">
        <w:rPr>
          <w:i w:val="1"/>
          <w:rtl w:val="0"/>
        </w:rPr>
        <w:t xml:space="preserve">SABR is more likely T2, AC, COPD, therefore no difference in OS.</w:t>
      </w:r>
    </w:p>
    <w:p w:rsidR="00000000" w:rsidDel="00000000" w:rsidP="00000000" w:rsidRDefault="00000000" w:rsidRPr="00000000" w14:paraId="0000027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PFS ~60%. Similar 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LF 15%, 3y NF 8%, 3y DM 25%.</w:t>
      </w:r>
    </w:p>
    <w:p w:rsidR="00000000" w:rsidDel="00000000" w:rsidP="00000000" w:rsidRDefault="00000000" w:rsidRPr="00000000" w14:paraId="0000027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Esophagitis (any grade) 30→ 8%.</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7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Pneumonitis (any grade) 34→ 19%.</w:t>
      </w:r>
    </w:p>
    <w:bookmarkStart w:colFirst="0" w:colLast="0" w:name="2jnczabvubqg" w:id="31"/>
    <w:bookmarkEnd w:id="31"/>
    <w:p w:rsidR="00000000" w:rsidDel="00000000" w:rsidP="00000000" w:rsidRDefault="00000000" w:rsidRPr="00000000" w14:paraId="0000027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CHISEL / TROG 09</w:t>
      </w:r>
      <w:r w:rsidDel="00000000" w:rsidR="00000000" w:rsidRPr="00000000">
        <w:rPr>
          <w:b w:val="1"/>
          <w:rtl w:val="0"/>
        </w:rPr>
        <w:t xml:space="preserve">.02</w:t>
      </w:r>
      <w:r w:rsidDel="00000000" w:rsidR="00000000" w:rsidRPr="00000000">
        <w:rPr>
          <w:rFonts w:ascii="Times New Roman" w:cs="Times New Roman" w:eastAsia="Times New Roman" w:hAnsi="Times New Roman"/>
          <w:sz w:val="20"/>
          <w:szCs w:val="20"/>
          <w:rtl w:val="0"/>
        </w:rPr>
        <w:t xml:space="preserve"> (Australia) [</w:t>
      </w:r>
      <w:hyperlink r:id="rId157">
        <w:r w:rsidDel="00000000" w:rsidR="00000000" w:rsidRPr="00000000">
          <w:rPr>
            <w:rFonts w:ascii="Times New Roman" w:cs="Times New Roman" w:eastAsia="Times New Roman" w:hAnsi="Times New Roman"/>
            <w:sz w:val="20"/>
            <w:szCs w:val="20"/>
            <w:rtl w:val="0"/>
          </w:rPr>
          <w:t xml:space="preserve">Protocol (</w:t>
        </w:r>
      </w:hyperlink>
      <w:hyperlink r:id="rId158">
        <w:r w:rsidDel="00000000" w:rsidR="00000000" w:rsidRPr="00000000">
          <w:rPr>
            <w:rtl w:val="0"/>
          </w:rPr>
          <w:t xml:space="preserve">Supplement) B</w:t>
        </w:r>
      </w:hyperlink>
      <w:hyperlink r:id="rId159">
        <w:r w:rsidDel="00000000" w:rsidR="00000000" w:rsidRPr="00000000">
          <w:rPr>
            <w:rFonts w:ascii="Times New Roman" w:cs="Times New Roman" w:eastAsia="Times New Roman" w:hAnsi="Times New Roman"/>
            <w:sz w:val="20"/>
            <w:szCs w:val="20"/>
            <w:rtl w:val="0"/>
          </w:rPr>
          <w:t xml:space="preserve">all Lanc Onc '19]</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 1:2.</w:t>
      </w:r>
      <w:r w:rsidDel="00000000" w:rsidR="00000000" w:rsidRPr="00000000">
        <w:rPr>
          <w:rFonts w:ascii="Times New Roman" w:cs="Times New Roman" w:eastAsia="Times New Roman" w:hAnsi="Times New Roman"/>
          <w:b w:val="1"/>
          <w:sz w:val="20"/>
          <w:szCs w:val="20"/>
          <w:rtl w:val="0"/>
        </w:rPr>
        <w:t xml:space="preserve"> Conventional RT vs. SBRT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7B">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TBL </w:t>
      </w:r>
      <w:hyperlink r:id="rId160">
        <w:r w:rsidDel="00000000" w:rsidR="00000000" w:rsidRPr="00000000">
          <w:rPr>
            <w:vertAlign w:val="superscript"/>
            <w:rtl w:val="0"/>
          </w:rPr>
          <w:t xml:space="preserve">QS</w:t>
        </w:r>
      </w:hyperlink>
      <w:r w:rsidDel="00000000" w:rsidR="00000000" w:rsidRPr="00000000">
        <w:rPr>
          <w:rtl w:val="0"/>
        </w:rPr>
        <w:t xml:space="preserve">: SBRT has chiseled out a role in peripheral early-stage NSCLC by improving local control when compared to conventional radiation, translating to longer survival when the treated cancer is a patient’s biggest problem</w:t>
      </w:r>
      <w:r w:rsidDel="00000000" w:rsidR="00000000" w:rsidRPr="00000000">
        <w:rPr>
          <w:rtl w:val="0"/>
        </w:rPr>
      </w:r>
    </w:p>
    <w:p w:rsidR="00000000" w:rsidDel="00000000" w:rsidP="00000000" w:rsidRDefault="00000000" w:rsidRPr="00000000" w14:paraId="0000027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 pts. &gt; 2 cm from bifurcation of lobar bronchus. Primary endpoint = LF. MFU at least 2y.</w:t>
      </w:r>
    </w:p>
    <w:p w:rsidR="00000000" w:rsidDel="00000000" w:rsidP="00000000" w:rsidRDefault="00000000" w:rsidRPr="00000000" w14:paraId="0000027D">
      <w:pPr>
        <w:numPr>
          <w:ilvl w:val="2"/>
          <w:numId w:val="25"/>
        </w:numPr>
        <w:spacing w:line="240" w:lineRule="auto"/>
        <w:ind w:left="2160" w:hanging="360"/>
        <w:rPr>
          <w:u w:val="none"/>
        </w:rPr>
      </w:pPr>
      <w:r w:rsidDel="00000000" w:rsidR="00000000" w:rsidRPr="00000000">
        <w:rPr>
          <w:rtl w:val="0"/>
        </w:rPr>
        <w:t xml:space="preserve">RT:</w:t>
      </w:r>
      <w:r w:rsidDel="00000000" w:rsidR="00000000" w:rsidRPr="00000000">
        <w:rPr>
          <w:b w:val="1"/>
          <w:rtl w:val="0"/>
        </w:rPr>
        <w:t xml:space="preserve"> </w:t>
      </w:r>
      <w:r w:rsidDel="00000000" w:rsidR="00000000" w:rsidRPr="00000000">
        <w:rPr>
          <w:rtl w:val="0"/>
        </w:rPr>
        <w:t xml:space="preserve">(66/33 or 50/20) vs. (54/3 or 48/4).</w:t>
      </w:r>
    </w:p>
    <w:p w:rsidR="00000000" w:rsidDel="00000000" w:rsidP="00000000" w:rsidRDefault="00000000" w:rsidRPr="00000000" w14:paraId="0000027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w:t>
      </w:r>
      <w:r w:rsidDel="00000000" w:rsidR="00000000" w:rsidRPr="00000000">
        <w:rPr>
          <w:rtl w:val="0"/>
        </w:rPr>
        <w:t xml:space="preserve">C 69</w:t>
      </w:r>
      <w:r w:rsidDel="00000000" w:rsidR="00000000" w:rsidRPr="00000000">
        <w:rPr>
          <w:rFonts w:ascii="Cardo" w:cs="Cardo" w:eastAsia="Cardo" w:hAnsi="Cardo"/>
          <w:sz w:val="20"/>
          <w:szCs w:val="20"/>
          <w:rtl w:val="0"/>
        </w:rPr>
        <w:t xml:space="preserve">→ </w:t>
      </w:r>
      <w:r w:rsidDel="00000000" w:rsidR="00000000" w:rsidRPr="00000000">
        <w:rPr>
          <w:rtl w:val="0"/>
        </w:rPr>
        <w:t xml:space="preserve">86</w:t>
      </w:r>
      <w:r w:rsidDel="00000000" w:rsidR="00000000" w:rsidRPr="00000000">
        <w:rPr>
          <w:rFonts w:ascii="Cardo" w:cs="Cardo" w:eastAsia="Cardo" w:hAnsi="Cardo"/>
          <w:sz w:val="20"/>
          <w:szCs w:val="20"/>
          <w:rtl w:val="0"/>
        </w:rPr>
        <w:t xml:space="preserve">% (HR 0.32), 2y OS 59→ 77%</w:t>
      </w:r>
      <w:r w:rsidDel="00000000" w:rsidR="00000000" w:rsidRPr="00000000">
        <w:rPr>
          <w:rFonts w:ascii="Cardo" w:cs="Cardo" w:eastAsia="Cardo" w:hAnsi="Cardo"/>
          <w:rtl w:val="0"/>
        </w:rPr>
        <w:t xml:space="preserve"> (HR 0.51), MS 3→ 5y.</w:t>
      </w:r>
      <w:r w:rsidDel="00000000" w:rsidR="00000000" w:rsidRPr="00000000">
        <w:rPr>
          <w:rtl w:val="0"/>
        </w:rPr>
      </w:r>
    </w:p>
    <w:p w:rsidR="00000000" w:rsidDel="00000000" w:rsidP="00000000" w:rsidRDefault="00000000" w:rsidRPr="00000000" w14:paraId="0000027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Toxicity: G3 in 2→ 9 pts (6→ 14%), G4 in 0→ 1 pt (0→ 1.5%).</w:t>
      </w:r>
    </w:p>
    <w:bookmarkStart w:colFirst="0" w:colLast="0" w:name="ina2v8rfz7lo" w:id="32"/>
    <w:bookmarkEnd w:id="32"/>
    <w:p w:rsidR="00000000" w:rsidDel="00000000" w:rsidP="00000000" w:rsidRDefault="00000000" w:rsidRPr="00000000" w14:paraId="0000028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LUSTRE</w:t>
      </w:r>
      <w:r w:rsidDel="00000000" w:rsidR="00000000" w:rsidRPr="00000000">
        <w:rPr>
          <w:rFonts w:ascii="Times New Roman" w:cs="Times New Roman" w:eastAsia="Times New Roman" w:hAnsi="Times New Roman"/>
          <w:sz w:val="20"/>
          <w:szCs w:val="20"/>
          <w:rtl w:val="0"/>
        </w:rPr>
        <w:t xml:space="preserve"> (Canada) [</w:t>
      </w:r>
      <w:hyperlink r:id="rId161">
        <w:r w:rsidDel="00000000" w:rsidR="00000000" w:rsidRPr="00000000">
          <w:rPr>
            <w:rFonts w:ascii="Times New Roman" w:cs="Times New Roman" w:eastAsia="Times New Roman" w:hAnsi="Times New Roman"/>
            <w:sz w:val="20"/>
            <w:szCs w:val="20"/>
            <w:rtl w:val="0"/>
          </w:rPr>
          <w:t xml:space="preserve">Swaminath Clin Lung Cancer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60/15 </w:t>
      </w:r>
      <w:r w:rsidDel="00000000" w:rsidR="00000000" w:rsidRPr="00000000">
        <w:rPr>
          <w:rFonts w:ascii="Times New Roman" w:cs="Times New Roman" w:eastAsia="Times New Roman" w:hAnsi="Times New Roman"/>
          <w:sz w:val="20"/>
          <w:szCs w:val="20"/>
          <w:rtl w:val="0"/>
        </w:rPr>
        <w:t xml:space="preserve">(BED = </w:t>
      </w:r>
      <w:r w:rsidDel="00000000" w:rsidR="00000000" w:rsidRPr="00000000">
        <w:rPr>
          <w:rFonts w:ascii="Times New Roman" w:cs="Times New Roman" w:eastAsia="Times New Roman" w:hAnsi="Times New Roman"/>
          <w:color w:val="ff0000"/>
          <w:sz w:val="20"/>
          <w:szCs w:val="20"/>
          <w:rtl w:val="0"/>
        </w:rPr>
        <w:t xml:space="preserve">84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vs. SBRT </w:t>
      </w:r>
      <w:r w:rsidDel="00000000" w:rsidR="00000000" w:rsidRPr="00000000">
        <w:rPr>
          <w:rFonts w:ascii="Times New Roman" w:cs="Times New Roman" w:eastAsia="Times New Roman" w:hAnsi="Times New Roman"/>
          <w:sz w:val="20"/>
          <w:szCs w:val="20"/>
          <w:rtl w:val="0"/>
        </w:rPr>
        <w:t xml:space="preserve">48/4 or 60/8 (for central). </w:t>
      </w:r>
    </w:p>
    <w:p w:rsidR="00000000" w:rsidDel="00000000" w:rsidP="00000000" w:rsidRDefault="00000000" w:rsidRPr="00000000" w14:paraId="00000281">
      <w:pPr>
        <w:spacing w:line="240" w:lineRule="auto"/>
        <w:ind w:left="720" w:firstLine="0"/>
        <w:rPr/>
      </w:pPr>
      <w:r w:rsidDel="00000000" w:rsidR="00000000" w:rsidRPr="00000000">
        <w:rPr>
          <w:rtl w:val="0"/>
        </w:rPr>
        <w:t xml:space="preserve">Protocol in Treatment Interventions and Table 1.</w:t>
      </w:r>
    </w:p>
    <w:p w:rsidR="00000000" w:rsidDel="00000000" w:rsidP="00000000" w:rsidRDefault="00000000" w:rsidRPr="00000000" w14:paraId="0000028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pts expected to detect 3y LC improvement from 75% with CRT to 87.5% with SBRT.</w:t>
      </w:r>
      <w:r w:rsidDel="00000000" w:rsidR="00000000" w:rsidRPr="00000000">
        <w:rPr>
          <w:rtl w:val="0"/>
        </w:rPr>
      </w:r>
    </w:p>
    <w:p w:rsidR="00000000" w:rsidDel="00000000" w:rsidP="00000000" w:rsidRDefault="00000000" w:rsidRPr="00000000" w14:paraId="0000028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Pending results.</w:t>
      </w:r>
    </w:p>
    <w:p w:rsidR="00000000" w:rsidDel="00000000" w:rsidP="00000000" w:rsidRDefault="00000000" w:rsidRPr="00000000" w14:paraId="00000284">
      <w:pPr>
        <w:pStyle w:val="Heading4"/>
        <w:spacing w:after="0" w:before="0" w:line="240" w:lineRule="auto"/>
        <w:jc w:val="left"/>
        <w:rPr>
          <w:rFonts w:ascii="Times New Roman" w:cs="Times New Roman" w:eastAsia="Times New Roman" w:hAnsi="Times New Roman"/>
          <w:b w:val="1"/>
          <w:color w:val="000000"/>
          <w:sz w:val="20"/>
          <w:szCs w:val="20"/>
        </w:rPr>
      </w:pPr>
      <w:bookmarkStart w:colFirst="0" w:colLast="0" w:name="_42p47kn8e478" w:id="33"/>
      <w:bookmarkEnd w:id="33"/>
      <w:r w:rsidDel="00000000" w:rsidR="00000000" w:rsidRPr="00000000">
        <w:rPr>
          <w:rtl w:val="0"/>
        </w:rPr>
      </w:r>
    </w:p>
    <w:p w:rsidR="00000000" w:rsidDel="00000000" w:rsidP="00000000" w:rsidRDefault="00000000" w:rsidRPr="00000000" w14:paraId="00000285">
      <w:pPr>
        <w:pStyle w:val="Heading3"/>
        <w:rPr/>
      </w:pPr>
      <w:bookmarkStart w:colFirst="0" w:colLast="0" w:name="_d87gioouw4cz" w:id="34"/>
      <w:bookmarkEnd w:id="34"/>
      <w:hyperlink w:anchor="_p20pk5rzxumi">
        <w:r w:rsidDel="00000000" w:rsidR="00000000" w:rsidRPr="00000000">
          <w:rPr>
            <w:u w:val="single"/>
            <w:rtl w:val="0"/>
          </w:rPr>
          <w:t xml:space="preserve">SABR vs. Lobectomy</w:t>
        </w:r>
      </w:hyperlink>
      <w:r w:rsidDel="00000000" w:rsidR="00000000" w:rsidRPr="00000000">
        <w:rPr>
          <w:rtl w:val="0"/>
        </w:rPr>
      </w:r>
    </w:p>
    <w:p w:rsidR="00000000" w:rsidDel="00000000" w:rsidP="00000000" w:rsidRDefault="00000000" w:rsidRPr="00000000" w14:paraId="0000028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SABR vs. Lobectomy: Randomized trials below - both closed to inadequate accrual.</w:t>
      </w:r>
    </w:p>
    <w:p w:rsidR="00000000" w:rsidDel="00000000" w:rsidP="00000000" w:rsidRDefault="00000000" w:rsidRPr="00000000" w14:paraId="0000028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High risk patients: severe COPD. FEV 1 ≤ 40% has 10% mortality with surgery, 0% with SABR.</w:t>
      </w:r>
    </w:p>
    <w:p w:rsidR="00000000" w:rsidDel="00000000" w:rsidP="00000000" w:rsidRDefault="00000000" w:rsidRPr="00000000" w14:paraId="0000028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STARS</w:t>
      </w:r>
      <w:r w:rsidDel="00000000" w:rsidR="00000000" w:rsidRPr="00000000">
        <w:rPr>
          <w:rFonts w:ascii="Times New Roman" w:cs="Times New Roman" w:eastAsia="Times New Roman" w:hAnsi="Times New Roman"/>
          <w:sz w:val="20"/>
          <w:szCs w:val="20"/>
          <w:rtl w:val="0"/>
        </w:rPr>
        <w:t xml:space="preserve">: Peripheral IA. Primary endpoint: 2 and 5 year LRC, QOL and Tx costs</w:t>
      </w:r>
    </w:p>
    <w:p w:rsidR="00000000" w:rsidDel="00000000" w:rsidP="00000000" w:rsidRDefault="00000000" w:rsidRPr="00000000" w14:paraId="0000028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50/4.</w:t>
      </w:r>
    </w:p>
    <w:p w:rsidR="00000000" w:rsidDel="00000000" w:rsidP="00000000" w:rsidRDefault="00000000" w:rsidRPr="00000000" w14:paraId="0000028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STARS included brachial plexus and VB as well.</w:t>
      </w:r>
    </w:p>
    <w:p w:rsidR="00000000" w:rsidDel="00000000" w:rsidP="00000000" w:rsidRDefault="00000000" w:rsidRPr="00000000" w14:paraId="0000028B">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ROSEL</w:t>
      </w:r>
      <w:r w:rsidDel="00000000" w:rsidR="00000000" w:rsidRPr="00000000">
        <w:rPr>
          <w:rFonts w:ascii="Times New Roman" w:cs="Times New Roman" w:eastAsia="Times New Roman" w:hAnsi="Times New Roman"/>
          <w:sz w:val="20"/>
          <w:szCs w:val="20"/>
          <w:rtl w:val="0"/>
        </w:rPr>
        <w:t xml:space="preserve">: IA or T2 if &lt; 4 cm. Primary endpoint: 3 year OS. </w:t>
      </w:r>
    </w:p>
    <w:p w:rsidR="00000000" w:rsidDel="00000000" w:rsidP="00000000" w:rsidRDefault="00000000" w:rsidRPr="00000000" w14:paraId="0000028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60/8.</w:t>
      </w:r>
    </w:p>
    <w:p w:rsidR="00000000" w:rsidDel="00000000" w:rsidP="00000000" w:rsidRDefault="00000000" w:rsidRPr="00000000" w14:paraId="0000028D">
      <w:pPr>
        <w:numPr>
          <w:ilvl w:val="1"/>
          <w:numId w:val="25"/>
        </w:numPr>
        <w:spacing w:line="240" w:lineRule="auto"/>
        <w:ind w:left="1440" w:hanging="360"/>
        <w:rPr>
          <w:u w:val="none"/>
        </w:rPr>
      </w:pPr>
      <w:r w:rsidDel="00000000" w:rsidR="00000000" w:rsidRPr="00000000">
        <w:rPr>
          <w:rtl w:val="0"/>
        </w:rPr>
        <w:t xml:space="preserve">PROs</w:t>
      </w:r>
      <w:r w:rsidDel="00000000" w:rsidR="00000000" w:rsidRPr="00000000">
        <w:rPr>
          <w:rtl w:val="0"/>
        </w:rPr>
        <w:t xml:space="preserve"> [</w:t>
      </w:r>
      <w:hyperlink r:id="rId162">
        <w:r w:rsidDel="00000000" w:rsidR="00000000" w:rsidRPr="00000000">
          <w:rPr>
            <w:rtl w:val="0"/>
          </w:rPr>
          <w:t xml:space="preserve">Louie RTO '15</w:t>
        </w:r>
      </w:hyperlink>
      <w:r w:rsidDel="00000000" w:rsidR="00000000" w:rsidRPr="00000000">
        <w:rPr>
          <w:rtl w:val="0"/>
        </w:rPr>
        <w:t xml:space="preserve">]: H</w:t>
      </w:r>
      <w:r w:rsidDel="00000000" w:rsidR="00000000" w:rsidRPr="00000000">
        <w:rPr>
          <w:rtl w:val="0"/>
        </w:rPr>
        <w:t xml:space="preserve">R-QoL and indirect costs are significantly favorable and cheaper with SABR.</w:t>
      </w:r>
    </w:p>
    <w:bookmarkStart w:colFirst="0" w:colLast="0" w:name="rx1mp1g7p9vd" w:id="35"/>
    <w:bookmarkEnd w:id="35"/>
    <w:p w:rsidR="00000000" w:rsidDel="00000000" w:rsidP="00000000" w:rsidRDefault="00000000" w:rsidRPr="00000000" w14:paraId="0000028E">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STARS-ROSEL pooled </w:t>
      </w:r>
      <w:r w:rsidDel="00000000" w:rsidR="00000000" w:rsidRPr="00000000">
        <w:rPr>
          <w:rFonts w:ascii="Times New Roman" w:cs="Times New Roman" w:eastAsia="Times New Roman" w:hAnsi="Times New Roman"/>
          <w:sz w:val="20"/>
          <w:szCs w:val="20"/>
          <w:rtl w:val="0"/>
        </w:rPr>
        <w:t xml:space="preserve">[</w:t>
      </w:r>
      <w:hyperlink r:id="rId163">
        <w:r w:rsidDel="00000000" w:rsidR="00000000" w:rsidRPr="00000000">
          <w:rPr>
            <w:rFonts w:ascii="Times New Roman" w:cs="Times New Roman" w:eastAsia="Times New Roman" w:hAnsi="Times New Roman"/>
            <w:sz w:val="20"/>
            <w:szCs w:val="20"/>
            <w:rtl w:val="0"/>
          </w:rPr>
          <w:t xml:space="preserve">Chang Lanc Onc '15</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Lobectomy and MLND vs. 54/3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If central:</w:t>
      </w:r>
      <w:r w:rsidDel="00000000" w:rsidR="00000000" w:rsidRPr="00000000">
        <w:rPr>
          <w:rFonts w:ascii="Times New Roman" w:cs="Times New Roman" w:eastAsia="Times New Roman" w:hAnsi="Times New Roman"/>
          <w:sz w:val="20"/>
          <w:szCs w:val="20"/>
          <w:rtl w:val="0"/>
        </w:rPr>
        <w:t xml:space="preserve"> 50/4, 60/8). </w:t>
        <w:br w:type="textWrapping"/>
        <w:t xml:space="preserve">Superior OS with SABR vs. lobectomy highly controversial, ~5x less G3 toxicity with SABR!</w:t>
      </w:r>
    </w:p>
    <w:p w:rsidR="00000000" w:rsidDel="00000000" w:rsidP="00000000" w:rsidRDefault="00000000" w:rsidRPr="00000000" w14:paraId="0000028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 pts. &lt; 4 cm. Medically operable. MFU 3.</w:t>
      </w:r>
      <w:r w:rsidDel="00000000" w:rsidR="00000000" w:rsidRPr="00000000">
        <w:rPr>
          <w:rtl w:val="0"/>
        </w:rPr>
        <w:t xml:space="preserve">5y.</w:t>
      </w:r>
      <w:r w:rsidDel="00000000" w:rsidR="00000000" w:rsidRPr="00000000">
        <w:rPr>
          <w:rtl w:val="0"/>
        </w:rPr>
      </w:r>
    </w:p>
    <w:p w:rsidR="00000000" w:rsidDel="00000000" w:rsidP="00000000" w:rsidRDefault="00000000" w:rsidRPr="00000000" w14:paraId="0000029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3y OS 79→ 95%. G3-4 toxicity 44→ 10%.</w:t>
      </w:r>
      <w:r w:rsidDel="00000000" w:rsidR="00000000" w:rsidRPr="00000000">
        <w:rPr>
          <w:rtl w:val="0"/>
        </w:rPr>
      </w:r>
    </w:p>
    <w:p w:rsidR="00000000" w:rsidDel="00000000" w:rsidP="00000000" w:rsidRDefault="00000000" w:rsidRPr="00000000" w14:paraId="0000029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RFS ~80%, but why is there no RFS benefit but OS benefit is present?</w:t>
      </w:r>
    </w:p>
    <w:p w:rsidR="00000000" w:rsidDel="00000000" w:rsidP="00000000" w:rsidRDefault="00000000" w:rsidRPr="00000000" w14:paraId="0000029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be</w:t>
      </w:r>
      <w:r w:rsidDel="00000000" w:rsidR="00000000" w:rsidRPr="00000000">
        <w:rPr>
          <w:rFonts w:ascii="Times New Roman" w:cs="Times New Roman" w:eastAsia="Times New Roman" w:hAnsi="Times New Roman"/>
          <w:sz w:val="20"/>
          <w:szCs w:val="20"/>
          <w:rtl w:val="0"/>
        </w:rPr>
        <w:t xml:space="preserve"> due to more involved </w:t>
      </w:r>
      <w:r w:rsidDel="00000000" w:rsidR="00000000" w:rsidRPr="00000000">
        <w:rPr>
          <w:rFonts w:ascii="Times New Roman" w:cs="Times New Roman" w:eastAsia="Times New Roman" w:hAnsi="Times New Roman"/>
          <w:sz w:val="20"/>
          <w:szCs w:val="20"/>
          <w:rtl w:val="0"/>
        </w:rPr>
        <w:t xml:space="preserve">lobar</w:t>
      </w:r>
      <w:r w:rsidDel="00000000" w:rsidR="00000000" w:rsidRPr="00000000">
        <w:rPr>
          <w:rFonts w:ascii="Times New Roman" w:cs="Times New Roman" w:eastAsia="Times New Roman" w:hAnsi="Times New Roman"/>
          <w:sz w:val="20"/>
          <w:szCs w:val="20"/>
          <w:rtl w:val="0"/>
        </w:rPr>
        <w:t xml:space="preserve"> failures because the rest of the lobe was not </w:t>
      </w:r>
      <w:r w:rsidDel="00000000" w:rsidR="00000000" w:rsidRPr="00000000">
        <w:rPr>
          <w:rFonts w:ascii="Times New Roman" w:cs="Times New Roman" w:eastAsia="Times New Roman" w:hAnsi="Times New Roman"/>
          <w:sz w:val="20"/>
          <w:szCs w:val="20"/>
          <w:rtl w:val="0"/>
        </w:rPr>
        <w:t xml:space="preserve">resected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293">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Many other studies demonstrate rough equivalence between lobectomy and SBRT after stage / age matching.</w:t>
      </w:r>
    </w:p>
    <w:p w:rsidR="00000000" w:rsidDel="00000000" w:rsidP="00000000" w:rsidRDefault="00000000" w:rsidRPr="00000000" w14:paraId="0000029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164">
        <w:r w:rsidDel="00000000" w:rsidR="00000000" w:rsidRPr="00000000">
          <w:rPr>
            <w:rFonts w:ascii="Times New Roman" w:cs="Times New Roman" w:eastAsia="Times New Roman" w:hAnsi="Times New Roman"/>
            <w:sz w:val="20"/>
            <w:szCs w:val="20"/>
            <w:rtl w:val="0"/>
          </w:rPr>
          <w:t xml:space="preserve">Zheng IJROBP '14</w:t>
        </w:r>
      </w:hyperlink>
      <w:r w:rsidDel="00000000" w:rsidR="00000000" w:rsidRPr="00000000">
        <w:rPr>
          <w:rFonts w:ascii="Times New Roman" w:cs="Times New Roman" w:eastAsia="Times New Roman" w:hAnsi="Times New Roman"/>
          <w:sz w:val="20"/>
          <w:szCs w:val="20"/>
          <w:rtl w:val="0"/>
        </w:rPr>
        <w:t xml:space="preserve">, </w:t>
      </w:r>
      <w:hyperlink r:id="rId165">
        <w:r w:rsidDel="00000000" w:rsidR="00000000" w:rsidRPr="00000000">
          <w:rPr>
            <w:rFonts w:ascii="Times New Roman" w:cs="Times New Roman" w:eastAsia="Times New Roman" w:hAnsi="Times New Roman"/>
            <w:sz w:val="20"/>
            <w:szCs w:val="20"/>
            <w:rtl w:val="0"/>
          </w:rPr>
          <w:t xml:space="preserve">Chen IJROBP '18</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295">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t>
      </w:r>
      <w:hyperlink r:id="rId166">
        <w:r w:rsidDel="00000000" w:rsidR="00000000" w:rsidRPr="00000000">
          <w:rPr>
            <w:rFonts w:ascii="Times New Roman" w:cs="Times New Roman" w:eastAsia="Times New Roman" w:hAnsi="Times New Roman"/>
            <w:sz w:val="20"/>
            <w:szCs w:val="20"/>
            <w:rtl w:val="0"/>
          </w:rPr>
          <w:t xml:space="preserve">Stokes JCO '18</w:t>
        </w:r>
      </w:hyperlink>
      <w:r w:rsidDel="00000000" w:rsidR="00000000" w:rsidRPr="00000000">
        <w:rPr>
          <w:rFonts w:ascii="Times New Roman" w:cs="Times New Roman" w:eastAsia="Times New Roman" w:hAnsi="Times New Roman"/>
          <w:sz w:val="20"/>
          <w:szCs w:val="20"/>
          <w:rtl w:val="0"/>
        </w:rPr>
        <w:t xml:space="preserve">]: Short term mortality</w:t>
      </w:r>
      <w:r w:rsidDel="00000000" w:rsidR="00000000" w:rsidRPr="00000000">
        <w:rPr>
          <w:rFonts w:ascii="Times New Roman" w:cs="Times New Roman" w:eastAsia="Times New Roman" w:hAnsi="Times New Roman"/>
          <w:sz w:val="20"/>
          <w:szCs w:val="20"/>
          <w:rtl w:val="0"/>
        </w:rPr>
        <w:t xml:space="preserve"> for wedge resection and SBRT at 90d of ~3%. </w:t>
      </w:r>
      <w:r w:rsidDel="00000000" w:rsidR="00000000" w:rsidRPr="00000000">
        <w:rPr>
          <w:rtl w:val="0"/>
        </w:rPr>
      </w:r>
    </w:p>
    <w:p w:rsidR="00000000" w:rsidDel="00000000" w:rsidP="00000000" w:rsidRDefault="00000000" w:rsidRPr="00000000" w14:paraId="0000029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Pending trials </w:t>
      </w:r>
      <w:r w:rsidDel="00000000" w:rsidR="00000000" w:rsidRPr="00000000">
        <w:rPr>
          <w:rtl w:val="0"/>
        </w:rPr>
      </w:r>
    </w:p>
    <w:p w:rsidR="00000000" w:rsidDel="00000000" w:rsidP="00000000" w:rsidRDefault="00000000" w:rsidRPr="00000000" w14:paraId="0000029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b w:val="1"/>
          <w:sz w:val="20"/>
          <w:szCs w:val="20"/>
          <w:rtl w:val="0"/>
        </w:rPr>
        <w:t xml:space="preserve">STABLE-MATE</w:t>
      </w:r>
      <w:r w:rsidDel="00000000" w:rsidR="00000000" w:rsidRPr="00000000">
        <w:rPr>
          <w:b w:val="1"/>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w:t>
      </w:r>
      <w:hyperlink r:id="rId167">
        <w:r w:rsidDel="00000000" w:rsidR="00000000" w:rsidRPr="00000000">
          <w:rPr>
            <w:rFonts w:ascii="Times New Roman" w:cs="Times New Roman" w:eastAsia="Times New Roman" w:hAnsi="Times New Roman"/>
            <w:sz w:val="20"/>
            <w:szCs w:val="20"/>
            <w:rtl w:val="0"/>
          </w:rPr>
          <w:t xml:space="preserve">NCT02468024</w:t>
        </w:r>
      </w:hyperlink>
      <w:r w:rsidDel="00000000" w:rsidR="00000000" w:rsidRPr="00000000">
        <w:rPr>
          <w:rFonts w:ascii="Times New Roman" w:cs="Times New Roman" w:eastAsia="Times New Roman" w:hAnsi="Times New Roman"/>
          <w:sz w:val="20"/>
          <w:szCs w:val="20"/>
          <w:rtl w:val="0"/>
        </w:rPr>
        <w:t xml:space="preserve">]: Timmerman. </w:t>
      </w:r>
      <w:r w:rsidDel="00000000" w:rsidR="00000000" w:rsidRPr="00000000">
        <w:rPr>
          <w:rFonts w:ascii="Times New Roman" w:cs="Times New Roman" w:eastAsia="Times New Roman" w:hAnsi="Times New Roman"/>
          <w:b w:val="1"/>
          <w:sz w:val="20"/>
          <w:szCs w:val="20"/>
          <w:rtl w:val="0"/>
        </w:rPr>
        <w:t xml:space="preserve">54/3 vs. sublobar resection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9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Peripheral NSCLC ≤ 4 cm, "high" surgical risk.</w:t>
      </w:r>
    </w:p>
    <w:p w:rsidR="00000000" w:rsidDel="00000000" w:rsidP="00000000" w:rsidRDefault="00000000" w:rsidRPr="00000000" w14:paraId="0000029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b w:val="1"/>
          <w:sz w:val="20"/>
          <w:szCs w:val="20"/>
          <w:rtl w:val="0"/>
        </w:rPr>
        <w:t xml:space="preserve">VALO</w:t>
      </w:r>
      <w:r w:rsidDel="00000000" w:rsidR="00000000" w:rsidRPr="00000000">
        <w:rPr>
          <w:b w:val="1"/>
          <w:sz w:val="20"/>
          <w:szCs w:val="20"/>
          <w:rtl w:val="0"/>
        </w:rPr>
        <w:t xml:space="preserve">R </w:t>
      </w:r>
      <w:r w:rsidDel="00000000" w:rsidR="00000000" w:rsidRPr="00000000">
        <w:rPr>
          <w:rFonts w:ascii="Times New Roman" w:cs="Times New Roman" w:eastAsia="Times New Roman" w:hAnsi="Times New Roman"/>
          <w:sz w:val="20"/>
          <w:szCs w:val="20"/>
          <w:rtl w:val="0"/>
        </w:rPr>
        <w:t xml:space="preserve">[</w:t>
      </w:r>
      <w:hyperlink r:id="rId168">
        <w:r w:rsidDel="00000000" w:rsidR="00000000" w:rsidRPr="00000000">
          <w:rPr>
            <w:rFonts w:ascii="Times New Roman" w:cs="Times New Roman" w:eastAsia="Times New Roman" w:hAnsi="Times New Roman"/>
            <w:sz w:val="20"/>
            <w:szCs w:val="20"/>
            <w:rtl w:val="0"/>
          </w:rPr>
          <w:t xml:space="preserve">NCT02984761</w:t>
        </w:r>
      </w:hyperlink>
      <w:r w:rsidDel="00000000" w:rsidR="00000000" w:rsidRPr="00000000">
        <w:rPr>
          <w:rFonts w:ascii="Times New Roman" w:cs="Times New Roman" w:eastAsia="Times New Roman" w:hAnsi="Times New Roman"/>
          <w:sz w:val="20"/>
          <w:szCs w:val="20"/>
          <w:rtl w:val="0"/>
        </w:rPr>
        <w:t xml:space="preserve">]: Moghanki. </w:t>
      </w:r>
      <w:r w:rsidDel="00000000" w:rsidR="00000000" w:rsidRPr="00000000">
        <w:rPr>
          <w:rFonts w:ascii="Times New Roman" w:cs="Times New Roman" w:eastAsia="Times New Roman" w:hAnsi="Times New Roman"/>
          <w:b w:val="1"/>
          <w:sz w:val="20"/>
          <w:szCs w:val="20"/>
          <w:rtl w:val="0"/>
        </w:rPr>
        <w:t xml:space="preserve">Surgery</w:t>
      </w:r>
      <w:r w:rsidDel="00000000" w:rsidR="00000000" w:rsidRPr="00000000">
        <w:rPr>
          <w:rFonts w:ascii="Times New Roman" w:cs="Times New Roman" w:eastAsia="Times New Roman" w:hAnsi="Times New Roman"/>
          <w:sz w:val="20"/>
          <w:szCs w:val="20"/>
          <w:rtl w:val="0"/>
        </w:rPr>
        <w:t xml:space="preserve"> (pN0-3) </w:t>
      </w:r>
      <w:r w:rsidDel="00000000" w:rsidR="00000000" w:rsidRPr="00000000">
        <w:rPr>
          <w:rFonts w:ascii="Times New Roman" w:cs="Times New Roman" w:eastAsia="Times New Roman" w:hAnsi="Times New Roman"/>
          <w:b w:val="1"/>
          <w:sz w:val="20"/>
          <w:szCs w:val="20"/>
          <w:rtl w:val="0"/>
        </w:rPr>
        <w:t xml:space="preserve">vs. SBRT</w:t>
      </w:r>
      <w:r w:rsidDel="00000000" w:rsidR="00000000" w:rsidRPr="00000000">
        <w:rPr>
          <w:rFonts w:ascii="Times New Roman" w:cs="Times New Roman" w:eastAsia="Times New Roman" w:hAnsi="Times New Roman"/>
          <w:sz w:val="20"/>
          <w:szCs w:val="20"/>
          <w:rtl w:val="0"/>
        </w:rPr>
        <w:t xml:space="preserve"> (pNx) w adjuvant tx when indicated.</w:t>
      </w:r>
    </w:p>
    <w:p w:rsidR="00000000" w:rsidDel="00000000" w:rsidP="00000000" w:rsidRDefault="00000000" w:rsidRPr="00000000" w14:paraId="0000029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Operable. T1-2N0M0 ≤ 5 cm fit for lobectomy. </w:t>
      </w:r>
    </w:p>
    <w:p w:rsidR="00000000" w:rsidDel="00000000" w:rsidP="00000000" w:rsidRDefault="00000000" w:rsidRPr="00000000" w14:paraId="0000029B">
      <w:pPr>
        <w:numPr>
          <w:ilvl w:val="2"/>
          <w:numId w:val="25"/>
        </w:numPr>
        <w:spacing w:line="240" w:lineRule="auto"/>
        <w:ind w:left="2160" w:hanging="360"/>
        <w:rPr>
          <w:u w:val="none"/>
        </w:rPr>
      </w:pPr>
      <w:r w:rsidDel="00000000" w:rsidR="00000000" w:rsidRPr="00000000">
        <w:rPr>
          <w:rtl w:val="0"/>
        </w:rPr>
        <w:t xml:space="preserve">Surgery with adjuvant treatment when indicated.</w:t>
      </w:r>
    </w:p>
    <w:p w:rsidR="00000000" w:rsidDel="00000000" w:rsidP="00000000" w:rsidRDefault="00000000" w:rsidRPr="00000000" w14:paraId="0000029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5y OS, secondary endpoints QoL, respiratory function, tumor control and LCSM.</w:t>
      </w:r>
    </w:p>
    <w:p w:rsidR="00000000" w:rsidDel="00000000" w:rsidP="00000000" w:rsidRDefault="00000000" w:rsidRPr="00000000" w14:paraId="0000029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b w:val="1"/>
          <w:sz w:val="20"/>
          <w:szCs w:val="20"/>
          <w:rtl w:val="0"/>
        </w:rPr>
        <w:t xml:space="preserve">RTOG 3502</w:t>
      </w:r>
      <w:r w:rsidDel="00000000" w:rsidR="00000000" w:rsidRPr="00000000">
        <w:rPr>
          <w:rFonts w:ascii="Times New Roman" w:cs="Times New Roman" w:eastAsia="Times New Roman" w:hAnsi="Times New Roman"/>
          <w:sz w:val="20"/>
          <w:szCs w:val="20"/>
          <w:rtl w:val="0"/>
        </w:rPr>
        <w:t xml:space="preserve"> [</w:t>
      </w:r>
      <w:hyperlink r:id="rId169">
        <w:r w:rsidDel="00000000" w:rsidR="00000000" w:rsidRPr="00000000">
          <w:rPr>
            <w:rFonts w:ascii="Times New Roman" w:cs="Times New Roman" w:eastAsia="Times New Roman" w:hAnsi="Times New Roman"/>
            <w:sz w:val="20"/>
            <w:szCs w:val="20"/>
            <w:rtl w:val="0"/>
          </w:rPr>
          <w:t xml:space="preserve">NCT01753414</w:t>
        </w:r>
      </w:hyperlink>
      <w:r w:rsidDel="00000000" w:rsidR="00000000" w:rsidRPr="00000000">
        <w:rPr>
          <w:rFonts w:ascii="Times New Roman" w:cs="Times New Roman" w:eastAsia="Times New Roman" w:hAnsi="Times New Roman"/>
          <w:sz w:val="20"/>
          <w:szCs w:val="20"/>
          <w:rtl w:val="0"/>
        </w:rPr>
        <w:t xml:space="preserve">]: Kong. </w:t>
      </w:r>
      <w:r w:rsidDel="00000000" w:rsidR="00000000" w:rsidRPr="00000000">
        <w:rPr>
          <w:b w:val="1"/>
          <w:rtl w:val="0"/>
        </w:rPr>
        <w:t xml:space="preserve">Sublobar resection vs. SBRT.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E">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T1N0M0 ≤ 3 cm fit for lobectomy. </w:t>
      </w:r>
    </w:p>
    <w:p w:rsidR="00000000" w:rsidDel="00000000" w:rsidP="00000000" w:rsidRDefault="00000000" w:rsidRPr="00000000" w14:paraId="0000029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4q1lwlblkw4q" w:id="36"/>
          <w:bookmarkEnd w:id="36"/>
          <w:p w:rsidR="00000000" w:rsidDel="00000000" w:rsidP="00000000" w:rsidRDefault="00000000" w:rsidRPr="00000000" w14:paraId="000002A0">
            <w:pPr>
              <w:spacing w:line="240" w:lineRule="auto"/>
              <w:rPr>
                <w:b w:val="1"/>
              </w:rPr>
            </w:pPr>
            <w:hyperlink w:anchor="_p20pk5rzxumi">
              <w:r w:rsidDel="00000000" w:rsidR="00000000" w:rsidRPr="00000000">
                <w:rPr>
                  <w:rFonts w:ascii="Times New Roman" w:cs="Times New Roman" w:eastAsia="Times New Roman" w:hAnsi="Times New Roman"/>
                  <w:b w:val="1"/>
                  <w:sz w:val="20"/>
                  <w:szCs w:val="20"/>
                  <w:rtl w:val="0"/>
                </w:rPr>
                <w:t xml:space="preserve">Treatment of Central and Ultrac</w:t>
              </w:r>
            </w:hyperlink>
            <w:hyperlink w:anchor="_p20pk5rzxumi">
              <w:r w:rsidDel="00000000" w:rsidR="00000000" w:rsidRPr="00000000">
                <w:rPr>
                  <w:b w:val="1"/>
                  <w:rtl w:val="0"/>
                </w:rPr>
                <w:t xml:space="preserve">entral </w:t>
              </w:r>
            </w:hyperlink>
            <w:hyperlink w:anchor="_p20pk5rzxumi">
              <w:r w:rsidDel="00000000" w:rsidR="00000000" w:rsidRPr="00000000">
                <w:rPr>
                  <w:rFonts w:ascii="Times New Roman" w:cs="Times New Roman" w:eastAsia="Times New Roman" w:hAnsi="Times New Roman"/>
                  <w:b w:val="1"/>
                  <w:sz w:val="20"/>
                  <w:szCs w:val="20"/>
                  <w:rtl w:val="0"/>
                </w:rPr>
                <w:t xml:space="preserve">tumors</w:t>
              </w:r>
            </w:hyperlink>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t xml:space="preserve">See the [</w:t>
            </w:r>
            <w:hyperlink r:id="rId170">
              <w:r w:rsidDel="00000000" w:rsidR="00000000" w:rsidRPr="00000000">
                <w:rPr>
                  <w:rtl w:val="0"/>
                </w:rPr>
                <w:t xml:space="preserve">Constraints and Toxicity</w:t>
              </w:r>
            </w:hyperlink>
            <w:r w:rsidDel="00000000" w:rsidR="00000000" w:rsidRPr="00000000">
              <w:rPr>
                <w:rtl w:val="0"/>
              </w:rPr>
              <w:t xml:space="preserve">] section for more.</w:t>
            </w:r>
            <w:r w:rsidDel="00000000" w:rsidR="00000000" w:rsidRPr="00000000">
              <w:rPr>
                <w:rtl w:val="0"/>
              </w:rPr>
            </w:r>
          </w:p>
          <w:p w:rsidR="00000000" w:rsidDel="00000000" w:rsidP="00000000" w:rsidRDefault="00000000" w:rsidRPr="00000000" w14:paraId="000002A2">
            <w:pPr>
              <w:spacing w:line="240" w:lineRule="auto"/>
              <w:rPr/>
            </w:pPr>
            <w:r w:rsidDel="00000000" w:rsidR="00000000" w:rsidRPr="00000000">
              <w:rPr>
                <w:rtl w:val="0"/>
              </w:rPr>
              <w:t xml:space="preserve">TL;DR - Of course, never limit tumor coverage, but try to intelligently plan and limit the PBT to 80-95% of your BED10 ~ 100 Gy prescription scheme (e.g. 65/10, 60/8, 50/5) - not 105%. Still, it's quite nice that 08-13 is essentially an "insurance policy" to be able to push your PBT doses higher. [</w:t>
            </w:r>
            <w:hyperlink r:id="rId171">
              <w:r w:rsidDel="00000000" w:rsidR="00000000" w:rsidRPr="00000000">
                <w:rPr>
                  <w:rtl w:val="0"/>
                </w:rPr>
                <w:t xml:space="preserve">LungTECH</w:t>
              </w:r>
            </w:hyperlink>
            <w:r w:rsidDel="00000000" w:rsidR="00000000" w:rsidRPr="00000000">
              <w:rPr>
                <w:rtl w:val="0"/>
              </w:rPr>
              <w:t xml:space="preserve">] and [</w:t>
            </w:r>
            <w:hyperlink w:anchor="ju4kfce49bih">
              <w:r w:rsidDel="00000000" w:rsidR="00000000" w:rsidRPr="00000000">
                <w:rPr>
                  <w:rtl w:val="0"/>
                </w:rPr>
                <w:t xml:space="preserve">British Columbia</w:t>
              </w:r>
            </w:hyperlink>
            <w:r w:rsidDel="00000000" w:rsidR="00000000" w:rsidRPr="00000000">
              <w:rPr>
                <w:rtl w:val="0"/>
              </w:rPr>
              <w:t xml:space="preserve">] actually limit the PBT to below 80% of the BED10 = 100 Gy prescription dose (Canadians and pre-[</w:t>
            </w:r>
            <w:hyperlink w:anchor="2btlcyn3xrm9">
              <w:r w:rsidDel="00000000" w:rsidR="00000000" w:rsidRPr="00000000">
                <w:rPr>
                  <w:rtl w:val="0"/>
                </w:rPr>
                <w:t xml:space="preserve">SUNSET</w:t>
              </w:r>
            </w:hyperlink>
            <w:r w:rsidDel="00000000" w:rsidR="00000000" w:rsidRPr="00000000">
              <w:rPr>
                <w:rtl w:val="0"/>
              </w:rPr>
              <w:t xml:space="preserve">] Europeans aren't quite as ballsy as RTOG was in 08-13). Sure, we're talking about late tissue side effects, so a lower alpha beta should be used (i.e., BED3 to PBT should be [</w:t>
            </w:r>
            <w:hyperlink w:anchor="iuao5xsxaskw">
              <w:r w:rsidDel="00000000" w:rsidR="00000000" w:rsidRPr="00000000">
                <w:rPr>
                  <w:rtl w:val="0"/>
                </w:rPr>
                <w:t xml:space="preserve">&lt; 180 Gy</w:t>
              </w:r>
            </w:hyperlink>
            <w:r w:rsidDel="00000000" w:rsidR="00000000" w:rsidRPr="00000000">
              <w:rPr>
                <w:rtl w:val="0"/>
              </w:rPr>
              <w:t xml:space="preserve">]). Ultracentral lesions should use algorithm-based VMAT to plan, and consider sacrifice of PTV coverage immediately adjacent to organs at risk so long as ITV coverage is maintained instead of lowering overall PTV coverage. Grade 5 toxicity for ultracentral lesions is a [</w:t>
            </w:r>
            <w:hyperlink w:anchor="iuao5xsxaskw">
              <w:r w:rsidDel="00000000" w:rsidR="00000000" w:rsidRPr="00000000">
                <w:rPr>
                  <w:rtl w:val="0"/>
                </w:rPr>
                <w:t xml:space="preserve">real thing</w:t>
              </w:r>
            </w:hyperlink>
            <w:r w:rsidDel="00000000" w:rsidR="00000000" w:rsidRPr="00000000">
              <w:rPr>
                <w:rtl w:val="0"/>
              </w:rPr>
              <w:t xml:space="preserve">] (insert [</w:t>
            </w:r>
            <w:hyperlink r:id="rId172">
              <w:r w:rsidDel="00000000" w:rsidR="00000000" w:rsidRPr="00000000">
                <w:rPr>
                  <w:rtl w:val="0"/>
                </w:rPr>
                <w:t xml:space="preserve">Corradetti NEJM '12</w:t>
              </w:r>
            </w:hyperlink>
            <w:r w:rsidDel="00000000" w:rsidR="00000000" w:rsidRPr="00000000">
              <w:rPr>
                <w:rtl w:val="0"/>
              </w:rPr>
              <w:t xml:space="preserve">] quote) - consent your patients on the risk of death with treatment. Boards answer for ultracentral lesions (and commonly the clinic) = Conventional CCRT. </w:t>
            </w:r>
          </w:p>
          <w:p w:rsidR="00000000" w:rsidDel="00000000" w:rsidP="00000000" w:rsidRDefault="00000000" w:rsidRPr="00000000" w14:paraId="000002A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Central </w:t>
            </w:r>
            <w:r w:rsidDel="00000000" w:rsidR="00000000" w:rsidRPr="00000000">
              <w:rPr>
                <w:rFonts w:ascii="Times New Roman" w:cs="Times New Roman" w:eastAsia="Times New Roman" w:hAnsi="Times New Roman"/>
                <w:sz w:val="20"/>
                <w:szCs w:val="20"/>
                <w:rtl w:val="0"/>
              </w:rPr>
              <w:t xml:space="preserve">= 2 cm around carina, hilum, or touching mediastinum. </w:t>
            </w:r>
          </w:p>
          <w:p w:rsidR="00000000" w:rsidDel="00000000" w:rsidP="00000000" w:rsidRDefault="00000000" w:rsidRPr="00000000" w14:paraId="000002A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Older definitions included within 2 cm of VB, brachial plexus.</w:t>
            </w:r>
          </w:p>
          <w:p w:rsidR="00000000" w:rsidDel="00000000" w:rsidP="00000000" w:rsidRDefault="00000000" w:rsidRPr="00000000" w14:paraId="000002A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Ultracentral </w:t>
            </w:r>
            <w:r w:rsidDel="00000000" w:rsidR="00000000" w:rsidRPr="00000000">
              <w:rPr>
                <w:rFonts w:ascii="Times New Roman" w:cs="Times New Roman" w:eastAsia="Times New Roman" w:hAnsi="Times New Roman"/>
                <w:sz w:val="20"/>
                <w:szCs w:val="20"/>
                <w:rtl w:val="0"/>
              </w:rPr>
              <w:t xml:space="preserve">= GTV or PTV abutting PBT (&lt; 2 cm from the carina), or PTV touching mediastinal structure such as esophagus or great vessels.</w:t>
            </w:r>
          </w:p>
          <w:p w:rsidR="00000000" w:rsidDel="00000000" w:rsidP="00000000" w:rsidRDefault="00000000" w:rsidRPr="00000000" w14:paraId="000002A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w:t>
            </w:r>
            <w:hyperlink w:anchor="ycmpv6pzu51d">
              <w:r w:rsidDel="00000000" w:rsidR="00000000" w:rsidRPr="00000000">
                <w:rPr>
                  <w:rFonts w:ascii="Times New Roman" w:cs="Times New Roman" w:eastAsia="Times New Roman" w:hAnsi="Times New Roman"/>
                  <w:sz w:val="20"/>
                  <w:szCs w:val="20"/>
                  <w:rtl w:val="0"/>
                </w:rPr>
                <w:t xml:space="preserve">Timmermann</w:t>
              </w:r>
            </w:hyperlink>
            <w:r w:rsidDel="00000000" w:rsidR="00000000" w:rsidRPr="00000000">
              <w:rPr>
                <w:rFonts w:ascii="Times New Roman" w:cs="Times New Roman" w:eastAsia="Times New Roman" w:hAnsi="Times New Roman"/>
                <w:sz w:val="20"/>
                <w:szCs w:val="20"/>
                <w:rtl w:val="0"/>
              </w:rPr>
              <w:t xml:space="preserve">] demonstrated nearly 50% G3+ toxicity for central tumors, </w:t>
            </w:r>
            <w:r w:rsidDel="00000000" w:rsidR="00000000" w:rsidRPr="00000000">
              <w:rPr>
                <w:rtl w:val="0"/>
              </w:rPr>
              <w:t xml:space="preserve">establishing a</w:t>
            </w:r>
            <w:r w:rsidDel="00000000" w:rsidR="00000000" w:rsidRPr="00000000">
              <w:rPr>
                <w:rFonts w:ascii="Times New Roman" w:cs="Times New Roman" w:eastAsia="Times New Roman" w:hAnsi="Times New Roman"/>
                <w:sz w:val="20"/>
                <w:szCs w:val="20"/>
                <w:rtl w:val="0"/>
              </w:rPr>
              <w:t xml:space="preserve"> "no fly zone" within 2 cm of PBT to segmental bronchi. Around half of G3+ toxicities will occur from 1-2y, with half within the first year. Ensure studies have at least 2 years of follow up when reporting toxicities.</w:t>
              <w:br w:type="textWrapping"/>
              <w:t xml:space="preserve">In the modern era, G3+ toxicity of 10-25% is more com</w:t>
            </w:r>
            <w:r w:rsidDel="00000000" w:rsidR="00000000" w:rsidRPr="00000000">
              <w:rPr>
                <w:rFonts w:ascii="Times New Roman" w:cs="Times New Roman" w:eastAsia="Times New Roman" w:hAnsi="Times New Roman"/>
                <w:sz w:val="20"/>
                <w:szCs w:val="20"/>
                <w:rtl w:val="0"/>
              </w:rPr>
              <w:t xml:space="preserve">monly reported [</w:t>
            </w:r>
            <w:hyperlink w:anchor="g3o06wmhcj70">
              <w:r w:rsidDel="00000000" w:rsidR="00000000" w:rsidRPr="00000000">
                <w:rPr>
                  <w:rFonts w:ascii="Times New Roman" w:cs="Times New Roman" w:eastAsia="Times New Roman" w:hAnsi="Times New Roman"/>
                  <w:sz w:val="20"/>
                  <w:szCs w:val="20"/>
                  <w:rtl w:val="0"/>
                </w:rPr>
                <w:t xml:space="preserve">MDACC 2018</w:t>
              </w:r>
            </w:hyperlink>
            <w:r w:rsidDel="00000000" w:rsidR="00000000" w:rsidRPr="00000000">
              <w:rPr>
                <w:rFonts w:ascii="Times New Roman" w:cs="Times New Roman" w:eastAsia="Times New Roman" w:hAnsi="Times New Roman"/>
                <w:sz w:val="20"/>
                <w:szCs w:val="20"/>
                <w:rtl w:val="0"/>
              </w:rPr>
              <w:t xml:space="preserve">, </w:t>
            </w:r>
            <w:hyperlink w:anchor="vmah88n82ask">
              <w:r w:rsidDel="00000000" w:rsidR="00000000" w:rsidRPr="00000000">
                <w:rPr>
                  <w:rFonts w:ascii="Times New Roman" w:cs="Times New Roman" w:eastAsia="Times New Roman" w:hAnsi="Times New Roman"/>
                  <w:sz w:val="20"/>
                  <w:szCs w:val="20"/>
                  <w:rtl w:val="0"/>
                </w:rPr>
                <w:t xml:space="preserve">RTOG 08-13</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A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w:t>
            </w:r>
            <w:hyperlink w:anchor="vmah88n82ask">
              <w:r w:rsidDel="00000000" w:rsidR="00000000" w:rsidRPr="00000000">
                <w:rPr>
                  <w:rFonts w:ascii="Times New Roman" w:cs="Times New Roman" w:eastAsia="Times New Roman" w:hAnsi="Times New Roman"/>
                  <w:sz w:val="20"/>
                  <w:szCs w:val="20"/>
                  <w:rtl w:val="0"/>
                </w:rPr>
                <w:t xml:space="preserve">RTOG 08-13</w:t>
              </w:r>
            </w:hyperlink>
            <w:r w:rsidDel="00000000" w:rsidR="00000000" w:rsidRPr="00000000">
              <w:rPr>
                <w:rFonts w:ascii="Times New Roman" w:cs="Times New Roman" w:eastAsia="Times New Roman" w:hAnsi="Times New Roman"/>
                <w:sz w:val="20"/>
                <w:szCs w:val="20"/>
                <w:rtl w:val="0"/>
              </w:rPr>
              <w:t xml:space="preserve">] was a dose-escalation trial for central lesions. Above 50/5, there were deaths due to toxicity ranging from 3-7% (normally &lt; 1% with SABR), whereas the risk of death from pneumonectomy </w:t>
            </w:r>
            <w:r w:rsidDel="00000000" w:rsidR="00000000" w:rsidRPr="00000000">
              <w:rPr>
                <w:rtl w:val="0"/>
              </w:rPr>
              <w:t xml:space="preserve">at a high</w:t>
            </w:r>
            <w:r w:rsidDel="00000000" w:rsidR="00000000" w:rsidRPr="00000000">
              <w:rPr>
                <w:rFonts w:ascii="Times New Roman" w:cs="Times New Roman" w:eastAsia="Times New Roman" w:hAnsi="Times New Roman"/>
                <w:sz w:val="20"/>
                <w:szCs w:val="20"/>
                <w:rtl w:val="0"/>
              </w:rPr>
              <w:t xml:space="preserve"> volume center is ~8% and after lobectomy is 1-3% (double this at 90 days). Review of a multitude of studies, including 5 and 8 fractions, demonstrate SBRT to ultra-central lesions to appear to have a mortality rate between that of lobectomies and pneumonectomies. Most patients will die of fatal pulmonary hemorrhage. No matter how "safe" your plan is, be sure to consent your patients on the risk of death as a result of your treatment for lesions with a PTV </w:t>
            </w:r>
            <w:r w:rsidDel="00000000" w:rsidR="00000000" w:rsidRPr="00000000">
              <w:rPr>
                <w:rFonts w:ascii="Times New Roman" w:cs="Times New Roman" w:eastAsia="Times New Roman" w:hAnsi="Times New Roman"/>
                <w:sz w:val="20"/>
                <w:szCs w:val="20"/>
                <w:rtl w:val="0"/>
              </w:rPr>
              <w:t xml:space="preserve">abutting</w:t>
            </w:r>
            <w:r w:rsidDel="00000000" w:rsidR="00000000" w:rsidRPr="00000000">
              <w:rPr>
                <w:rFonts w:ascii="Times New Roman" w:cs="Times New Roman" w:eastAsia="Times New Roman" w:hAnsi="Times New Roman"/>
                <w:sz w:val="20"/>
                <w:szCs w:val="20"/>
                <w:rtl w:val="0"/>
              </w:rPr>
              <w:t xml:space="preserve"> the PBT.</w:t>
            </w:r>
          </w:p>
          <w:p w:rsidR="00000000" w:rsidDel="00000000" w:rsidP="00000000" w:rsidRDefault="00000000" w:rsidRPr="00000000" w14:paraId="000002A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Dmax &lt; 105% recommended for proximal bronchial tree (PBT) on 08-13, although [</w:t>
            </w:r>
            <w:hyperlink w:anchor="pp0f11325dsw">
              <w:r w:rsidDel="00000000" w:rsidR="00000000" w:rsidRPr="00000000">
                <w:rPr>
                  <w:rFonts w:ascii="Times New Roman" w:cs="Times New Roman" w:eastAsia="Times New Roman" w:hAnsi="Times New Roman"/>
                  <w:sz w:val="20"/>
                  <w:szCs w:val="20"/>
                  <w:rtl w:val="0"/>
                </w:rPr>
                <w:t xml:space="preserve">Cleveland Clinic data</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suggests a Dmax closer to 95% may be wiser. Keep in mind most discussions of five fraction regimens do not comment on these suggested constraints when recommending 8 or 10 fractions, instead commonly "ensuring no hot spots" or using &lt; 105% as per RTOG 08-13 to the PBT.</w:t>
            </w:r>
            <w:r w:rsidDel="00000000" w:rsidR="00000000" w:rsidRPr="00000000">
              <w:rPr>
                <w:rFonts w:ascii="Gungsuh" w:cs="Gungsuh" w:eastAsia="Gungsuh" w:hAnsi="Gungsuh"/>
                <w:rtl w:val="0"/>
              </w:rPr>
              <w:t xml:space="preserve"> It is becoming more common to see constraints suggesting 95% of a tumoricidal BED10 ≅ 100 Gy prescription dose should be allowed to the PBT (e.g. </w:t>
            </w:r>
            <w:r w:rsidDel="00000000" w:rsidR="00000000" w:rsidRPr="00000000">
              <w:rPr>
                <w:rFonts w:ascii="Gungsuh" w:cs="Gungsuh" w:eastAsia="Gungsuh" w:hAnsi="Gungsuh"/>
                <w:rtl w:val="0"/>
              </w:rPr>
              <w:t xml:space="preserve">BED10 ≅ 100</w:t>
            </w:r>
            <w:r w:rsidDel="00000000" w:rsidR="00000000" w:rsidRPr="00000000">
              <w:rPr>
                <w:rtl w:val="0"/>
              </w:rPr>
              <w:t xml:space="preserve"> Gy regimens of 65/10, 60/8, and 50/5. For 10 fraction regimens, MDACC suggests PBT dmax of 60 Gy, or ~93% of BED10 = 100, [</w:t>
            </w:r>
            <w:hyperlink w:anchor="vpyexbt32q11">
              <w:r w:rsidDel="00000000" w:rsidR="00000000" w:rsidRPr="00000000">
                <w:rPr>
                  <w:rtl w:val="0"/>
                </w:rPr>
                <w:t xml:space="preserve">Manyam</w:t>
              </w:r>
            </w:hyperlink>
            <w:r w:rsidDel="00000000" w:rsidR="00000000" w:rsidRPr="00000000">
              <w:rPr>
                <w:rtl w:val="0"/>
              </w:rPr>
              <w:t xml:space="preserve">] 0813 data for 50/5 which suggests limiting the PBT to ~95% of the Rx dose, and the design of [</w:t>
            </w:r>
            <w:hyperlink w:anchor="dldhobpv14xl">
              <w:r w:rsidDel="00000000" w:rsidR="00000000" w:rsidRPr="00000000">
                <w:rPr>
                  <w:rtl w:val="0"/>
                </w:rPr>
                <w:t xml:space="preserve">HILUS</w:t>
              </w:r>
            </w:hyperlink>
            <w:r w:rsidDel="00000000" w:rsidR="00000000" w:rsidRPr="00000000">
              <w:rPr>
                <w:rtl w:val="0"/>
              </w:rPr>
              <w:t xml:space="preserve">] which essentially limits the PBT to 93% of the 60/8 prescription dose by lowering overall dose prescription to 56/8). </w:t>
            </w:r>
          </w:p>
          <w:p w:rsidR="00000000" w:rsidDel="00000000" w:rsidP="00000000" w:rsidRDefault="00000000" w:rsidRPr="00000000" w14:paraId="000002A9">
            <w:pPr>
              <w:numPr>
                <w:ilvl w:val="0"/>
                <w:numId w:val="25"/>
              </w:numPr>
              <w:spacing w:line="240" w:lineRule="auto"/>
              <w:ind w:left="720" w:hanging="360"/>
            </w:pPr>
            <w:r w:rsidDel="00000000" w:rsidR="00000000" w:rsidRPr="00000000">
              <w:rPr>
                <w:rtl w:val="0"/>
              </w:rPr>
              <w:t xml:space="preserve">Use extreme caution: Consider [</w:t>
            </w:r>
            <w:hyperlink r:id="rId173">
              <w:r w:rsidDel="00000000" w:rsidR="00000000" w:rsidRPr="00000000">
                <w:rPr>
                  <w:rtl w:val="0"/>
                </w:rPr>
                <w:t xml:space="preserve">UK/AAPM</w:t>
              </w:r>
            </w:hyperlink>
            <w:r w:rsidDel="00000000" w:rsidR="00000000" w:rsidRPr="00000000">
              <w:rPr>
                <w:rtl w:val="0"/>
              </w:rPr>
              <w:t xml:space="preserve">] constraints from 2018, although these are much more tight than 08-13. </w:t>
            </w:r>
          </w:p>
          <w:p w:rsidR="00000000" w:rsidDel="00000000" w:rsidP="00000000" w:rsidRDefault="00000000" w:rsidRPr="00000000" w14:paraId="000002AA">
            <w:pPr>
              <w:numPr>
                <w:ilvl w:val="1"/>
                <w:numId w:val="25"/>
              </w:numPr>
              <w:spacing w:line="240" w:lineRule="auto"/>
              <w:ind w:left="1440" w:hanging="360"/>
            </w:pPr>
            <w:r w:rsidDel="00000000" w:rsidR="00000000" w:rsidRPr="00000000">
              <w:rPr>
                <w:rtl w:val="0"/>
              </w:rPr>
              <w:t xml:space="preserve">The ongoing [</w:t>
            </w:r>
            <w:hyperlink r:id="rId174">
              <w:r w:rsidDel="00000000" w:rsidR="00000000" w:rsidRPr="00000000">
                <w:rPr>
                  <w:rtl w:val="0"/>
                </w:rPr>
                <w:t xml:space="preserve">LungTECH</w:t>
              </w:r>
            </w:hyperlink>
            <w:r w:rsidDel="00000000" w:rsidR="00000000" w:rsidRPr="00000000">
              <w:rPr>
                <w:rtl w:val="0"/>
              </w:rPr>
              <w:t xml:space="preserve">] trial for 60/8 to central tumors recommends ~78% of  and ~ 72% of the 60/8 dose to be delivered to the PBT and esophagus, respectively.</w:t>
            </w:r>
          </w:p>
          <w:p w:rsidR="00000000" w:rsidDel="00000000" w:rsidP="00000000" w:rsidRDefault="00000000" w:rsidRPr="00000000" w14:paraId="000002AB">
            <w:pPr>
              <w:numPr>
                <w:ilvl w:val="1"/>
                <w:numId w:val="25"/>
              </w:numPr>
              <w:spacing w:line="240" w:lineRule="auto"/>
              <w:ind w:left="1440" w:hanging="360"/>
              <w:rPr>
                <w:u w:val="none"/>
              </w:rPr>
            </w:pPr>
            <w:r w:rsidDel="00000000" w:rsidR="00000000" w:rsidRPr="00000000">
              <w:rPr>
                <w:rtl w:val="0"/>
              </w:rPr>
              <w:t xml:space="preserve">[</w:t>
            </w:r>
            <w:hyperlink w:anchor="2btlcyn3xrm9">
              <w:r w:rsidDel="00000000" w:rsidR="00000000" w:rsidRPr="00000000">
                <w:rPr>
                  <w:rtl w:val="0"/>
                </w:rPr>
                <w:t xml:space="preserve">SUNSET</w:t>
              </w:r>
            </w:hyperlink>
            <w:r w:rsidDel="00000000" w:rsidR="00000000" w:rsidRPr="00000000">
              <w:rPr>
                <w:rtl w:val="0"/>
              </w:rPr>
              <w:t xml:space="preserve">] and [</w:t>
            </w:r>
            <w:hyperlink w:anchor="vmah88n82ask">
              <w:r w:rsidDel="00000000" w:rsidR="00000000" w:rsidRPr="00000000">
                <w:rPr>
                  <w:rtl w:val="0"/>
                </w:rPr>
                <w:t xml:space="preserve">RTOG 08-13</w:t>
              </w:r>
            </w:hyperlink>
            <w:r w:rsidDel="00000000" w:rsidR="00000000" w:rsidRPr="00000000">
              <w:rPr>
                <w:rtl w:val="0"/>
              </w:rPr>
              <w:t xml:space="preserve">] push constraints the most.</w:t>
            </w:r>
            <w:r w:rsidDel="00000000" w:rsidR="00000000" w:rsidRPr="00000000">
              <w:rPr>
                <w:rtl w:val="0"/>
              </w:rPr>
            </w:r>
          </w:p>
          <w:p w:rsidR="00000000" w:rsidDel="00000000" w:rsidP="00000000" w:rsidRDefault="00000000" w:rsidRPr="00000000" w14:paraId="000002AC">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b w:val="1"/>
                <w:sz w:val="20"/>
                <w:szCs w:val="20"/>
                <w:rtl w:val="0"/>
              </w:rPr>
              <w:t xml:space="preserve">Be wary of lesions ≤ 1 cm from mainstem bronchus</w:t>
            </w:r>
            <w:r w:rsidDel="00000000" w:rsidR="00000000" w:rsidRPr="00000000">
              <w:rPr>
                <w:rFonts w:ascii="Times New Roman" w:cs="Times New Roman" w:eastAsia="Times New Roman" w:hAnsi="Times New Roman"/>
                <w:sz w:val="20"/>
                <w:szCs w:val="20"/>
                <w:rtl w:val="0"/>
              </w:rPr>
              <w:t xml:space="preserve">: 14% G5 mortality on [</w:t>
            </w:r>
            <w:hyperlink w:anchor="dldhobpv14xl">
              <w:r w:rsidDel="00000000" w:rsidR="00000000" w:rsidRPr="00000000">
                <w:rPr>
                  <w:rFonts w:ascii="Times New Roman" w:cs="Times New Roman" w:eastAsia="Times New Roman" w:hAnsi="Times New Roman"/>
                  <w:sz w:val="20"/>
                  <w:szCs w:val="20"/>
                  <w:rtl w:val="0"/>
                </w:rPr>
                <w:t xml:space="preserve">HILUS</w:t>
              </w:r>
            </w:hyperlink>
            <w:r w:rsidDel="00000000" w:rsidR="00000000" w:rsidRPr="00000000">
              <w:rPr>
                <w:rFonts w:ascii="Times New Roman" w:cs="Times New Roman" w:eastAsia="Times New Roman" w:hAnsi="Times New Roman"/>
                <w:sz w:val="20"/>
                <w:szCs w:val="20"/>
                <w:rtl w:val="0"/>
              </w:rPr>
              <w:t xml:space="preserve">] which uses 56/8 and has a BED10 of 95 (93% of 60/8, which should be "safe" based on commentary above). </w:t>
            </w:r>
            <w:r w:rsidDel="00000000" w:rsidR="00000000" w:rsidRPr="00000000">
              <w:rPr>
                <w:i w:val="1"/>
                <w:sz w:val="19"/>
                <w:szCs w:val="19"/>
                <w:rtl w:val="0"/>
              </w:rPr>
              <w:t xml:space="preserve">The leaves (are different from the branches) are different from the trunk [</w:t>
            </w:r>
            <w:hyperlink w:anchor="ctkqot8uicm">
              <w:r w:rsidDel="00000000" w:rsidR="00000000" w:rsidRPr="00000000">
                <w:rPr>
                  <w:i w:val="1"/>
                  <w:sz w:val="19"/>
                  <w:szCs w:val="19"/>
                  <w:rtl w:val="0"/>
                </w:rPr>
                <w:t xml:space="preserve">Chaudhuri Lung Ca '15]</w:t>
              </w:r>
            </w:hyperlink>
            <w:r w:rsidDel="00000000" w:rsidR="00000000" w:rsidRPr="00000000">
              <w:rPr>
                <w:i w:val="1"/>
                <w:rtl w:val="0"/>
              </w:rPr>
              <w:t xml:space="preserve">, [</w:t>
            </w:r>
            <w:hyperlink w:anchor="dldhobpv14xl">
              <w:r w:rsidDel="00000000" w:rsidR="00000000" w:rsidRPr="00000000">
                <w:rPr>
                  <w:i w:val="1"/>
                  <w:rtl w:val="0"/>
                </w:rPr>
                <w:t xml:space="preserve">HILUS</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AD">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Therefore, for lesions ≤ 1 cm from the mainstem bronchus, it may be reasonable to consider 60/15 [</w:t>
            </w:r>
            <w:hyperlink w:anchor="j7hoeajh3wsc">
              <w:r w:rsidDel="00000000" w:rsidR="00000000" w:rsidRPr="00000000">
                <w:rPr>
                  <w:rFonts w:ascii="Times New Roman" w:cs="Times New Roman" w:eastAsia="Times New Roman" w:hAnsi="Times New Roman"/>
                  <w:sz w:val="20"/>
                  <w:szCs w:val="20"/>
                  <w:rtl w:val="0"/>
                </w:rPr>
                <w:t xml:space="preserve">NCIC</w:t>
              </w:r>
            </w:hyperlink>
            <w:r w:rsidDel="00000000" w:rsidR="00000000" w:rsidRPr="00000000">
              <w:rPr>
                <w:rFonts w:ascii="Times New Roman" w:cs="Times New Roman" w:eastAsia="Times New Roman" w:hAnsi="Times New Roman"/>
                <w:sz w:val="20"/>
                <w:szCs w:val="20"/>
                <w:rtl w:val="0"/>
              </w:rPr>
              <w:t xml:space="preserve">], which has a BED10 of 84 (Compare to 50/5 or 60/8, which have a BED10 of 100 while 70/10 has a BED10 of 119). Dose escalation </w:t>
            </w:r>
            <w:r w:rsidDel="00000000" w:rsidR="00000000" w:rsidRPr="00000000">
              <w:rPr>
                <w:rtl w:val="0"/>
              </w:rPr>
              <w:t xml:space="preserve">to ITV above BED10 of 100 appears quite reasonable to maximize local control. See [</w:t>
            </w:r>
            <w:hyperlink w:anchor="_g75vmdnm0cmm">
              <w:r w:rsidDel="00000000" w:rsidR="00000000" w:rsidRPr="00000000">
                <w:rPr>
                  <w:rtl w:val="0"/>
                </w:rPr>
                <w:t xml:space="preserve">SBRT Treatment Planning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E">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Keep in mind that lesions </w:t>
            </w:r>
            <w:r w:rsidDel="00000000" w:rsidR="00000000" w:rsidRPr="00000000">
              <w:rPr>
                <w:rFonts w:ascii="Times New Roman" w:cs="Times New Roman" w:eastAsia="Times New Roman" w:hAnsi="Times New Roman"/>
                <w:sz w:val="20"/>
                <w:szCs w:val="20"/>
                <w:rtl w:val="0"/>
              </w:rPr>
              <w:t xml:space="preserve">abutting</w:t>
            </w:r>
            <w:r w:rsidDel="00000000" w:rsidR="00000000" w:rsidRPr="00000000">
              <w:rPr>
                <w:rFonts w:ascii="Times New Roman" w:cs="Times New Roman" w:eastAsia="Times New Roman" w:hAnsi="Times New Roman"/>
                <w:sz w:val="20"/>
                <w:szCs w:val="20"/>
                <w:rtl w:val="0"/>
              </w:rPr>
              <w:t xml:space="preserve"> the mainstem bronchus were not candidates on the [</w:t>
            </w:r>
            <w:hyperlink w:anchor="j7hoeajh3wsc">
              <w:r w:rsidDel="00000000" w:rsidR="00000000" w:rsidRPr="00000000">
                <w:rPr>
                  <w:rFonts w:ascii="Times New Roman" w:cs="Times New Roman" w:eastAsia="Times New Roman" w:hAnsi="Times New Roman"/>
                  <w:sz w:val="20"/>
                  <w:szCs w:val="20"/>
                  <w:rtl w:val="0"/>
                </w:rPr>
                <w:t xml:space="preserve">NCIC</w:t>
              </w:r>
            </w:hyperlink>
            <w:r w:rsidDel="00000000" w:rsidR="00000000" w:rsidRPr="00000000">
              <w:rPr>
                <w:rFonts w:ascii="Times New Roman" w:cs="Times New Roman" w:eastAsia="Times New Roman" w:hAnsi="Times New Roman"/>
                <w:sz w:val="20"/>
                <w:szCs w:val="20"/>
                <w:rtl w:val="0"/>
              </w:rPr>
              <w:t xml:space="preserve">] 60/15 regimen. If there is not direct invasion, 60/15 to primary and 40-45/15 to potentially involved mediastinal lymph nodes appears reasonable. For lesions directly invading the mainstem PBT, any form of treatment may lead to a fistula between normal parenchyma and the PBT. Therefore, death may be certain regardless of fractionation.</w:t>
            </w:r>
            <w:r w:rsidDel="00000000" w:rsidR="00000000" w:rsidRPr="00000000">
              <w:rPr>
                <w:rtl w:val="0"/>
              </w:rPr>
            </w:r>
          </w:p>
          <w:p w:rsidR="00000000" w:rsidDel="00000000" w:rsidP="00000000" w:rsidRDefault="00000000" w:rsidRPr="00000000" w14:paraId="000002A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no evidence for 8 or 10 fraction regimens being superior to 5 fraction regimens. </w:t>
            </w:r>
          </w:p>
          <w:p w:rsidR="00000000" w:rsidDel="00000000" w:rsidP="00000000" w:rsidRDefault="00000000" w:rsidRPr="00000000" w14:paraId="000002B0">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It's not </w:t>
            </w:r>
            <w:r w:rsidDel="00000000" w:rsidR="00000000" w:rsidRPr="00000000">
              <w:rPr>
                <w:rtl w:val="0"/>
              </w:rPr>
              <w:t xml:space="preserve">just the prescription</w:t>
            </w:r>
            <w:r w:rsidDel="00000000" w:rsidR="00000000" w:rsidRPr="00000000">
              <w:rPr>
                <w:rFonts w:ascii="Times New Roman" w:cs="Times New Roman" w:eastAsia="Times New Roman" w:hAnsi="Times New Roman"/>
                <w:sz w:val="20"/>
                <w:szCs w:val="20"/>
                <w:rtl w:val="0"/>
              </w:rPr>
              <w:t xml:space="preserve"> dose, but how it is prescribed. </w:t>
            </w:r>
            <w:r w:rsidDel="00000000" w:rsidR="00000000" w:rsidRPr="00000000">
              <w:rPr>
                <w:rtl w:val="0"/>
              </w:rPr>
              <w:t xml:space="preserve">Consider the sacrifice</w:t>
            </w:r>
            <w:r w:rsidDel="00000000" w:rsidR="00000000" w:rsidRPr="00000000">
              <w:rPr>
                <w:rFonts w:ascii="Times New Roman" w:cs="Times New Roman" w:eastAsia="Times New Roman" w:hAnsi="Times New Roman"/>
                <w:sz w:val="20"/>
                <w:szCs w:val="20"/>
                <w:rtl w:val="0"/>
              </w:rPr>
              <w:t xml:space="preserve"> of PTV coverage so long as ITV coverage is maintained [</w:t>
            </w:r>
            <w:hyperlink w:anchor="xrsc2jfubvx4">
              <w:r w:rsidDel="00000000" w:rsidR="00000000" w:rsidRPr="00000000">
                <w:rPr>
                  <w:rFonts w:ascii="Times New Roman" w:cs="Times New Roman" w:eastAsia="Times New Roman" w:hAnsi="Times New Roman"/>
                  <w:sz w:val="20"/>
                  <w:szCs w:val="20"/>
                  <w:rtl w:val="0"/>
                </w:rPr>
                <w:t xml:space="preserve">Shaverdian BJR '16</w:t>
              </w:r>
            </w:hyperlink>
            <w:r w:rsidDel="00000000" w:rsidR="00000000" w:rsidRPr="00000000">
              <w:rPr>
                <w:rtl w:val="0"/>
              </w:rPr>
              <w:t xml:space="preserve">, </w:t>
            </w:r>
            <w:hyperlink w:anchor="g3o06wmhcj70">
              <w:r w:rsidDel="00000000" w:rsidR="00000000" w:rsidRPr="00000000">
                <w:rPr>
                  <w:rtl w:val="0"/>
                </w:rPr>
                <w:t xml:space="preserve">MDACC Chang RTO '18</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1">
            <w:pPr>
              <w:spacing w:line="240" w:lineRule="auto"/>
              <w:rPr>
                <w:rFonts w:ascii="Times New Roman" w:cs="Times New Roman" w:eastAsia="Times New Roman" w:hAnsi="Times New Roman"/>
                <w:sz w:val="20"/>
                <w:szCs w:val="20"/>
              </w:rPr>
            </w:pPr>
            <w:r w:rsidDel="00000000" w:rsidR="00000000" w:rsidRPr="00000000">
              <w:rPr>
                <w:rtl w:val="0"/>
              </w:rPr>
            </w:r>
          </w:p>
          <w:bookmarkStart w:colFirst="0" w:colLast="0" w:name="iuao5xsxaskw" w:id="37"/>
          <w:bookmarkEnd w:id="37"/>
          <w:p w:rsidR="00000000" w:rsidDel="00000000" w:rsidP="00000000" w:rsidRDefault="00000000" w:rsidRPr="00000000" w14:paraId="000002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Safety and Effectiveness of SABR for ultra-central lung lesions </w:t>
            </w:r>
            <w:r w:rsidDel="00000000" w:rsidR="00000000" w:rsidRPr="00000000">
              <w:rPr>
                <w:rFonts w:ascii="Times New Roman" w:cs="Times New Roman" w:eastAsia="Times New Roman" w:hAnsi="Times New Roman"/>
                <w:sz w:val="20"/>
                <w:szCs w:val="20"/>
                <w:rtl w:val="0"/>
              </w:rPr>
              <w:t xml:space="preserve">[Chen JTO '19]</w:t>
            </w:r>
          </w:p>
          <w:p w:rsidR="00000000" w:rsidDel="00000000" w:rsidP="00000000" w:rsidRDefault="00000000" w:rsidRPr="00000000" w14:paraId="000002B3">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10 studies met inclusion, totaling 250 ultra-central lung lesions. All retrospective. </w:t>
            </w:r>
          </w:p>
          <w:p w:rsidR="00000000" w:rsidDel="00000000" w:rsidP="00000000" w:rsidRDefault="00000000" w:rsidRPr="00000000" w14:paraId="000002B4">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Median G3+ toxicity 10%. </w:t>
            </w:r>
          </w:p>
          <w:p w:rsidR="00000000" w:rsidDel="00000000" w:rsidP="00000000" w:rsidRDefault="00000000" w:rsidRPr="00000000" w14:paraId="000002B5">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Median G5 toxicity 5%, with over half due to pulmonary hemorrhage. </w:t>
            </w:r>
          </w:p>
          <w:p w:rsidR="00000000" w:rsidDel="00000000" w:rsidP="00000000" w:rsidRDefault="00000000" w:rsidRPr="00000000" w14:paraId="000002B6">
            <w:pPr>
              <w:numPr>
                <w:ilvl w:val="1"/>
                <w:numId w:val="1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For endobronchial lesions, treatment related toxicity is ~20%</w:t>
            </w:r>
            <w:r w:rsidDel="00000000" w:rsidR="00000000" w:rsidRPr="00000000">
              <w:rPr>
                <w:rFonts w:ascii="Times New Roman" w:cs="Times New Roman" w:eastAsia="Times New Roman" w:hAnsi="Times New Roman"/>
                <w:sz w:val="20"/>
                <w:szCs w:val="20"/>
                <w:rtl w:val="0"/>
              </w:rPr>
              <w:t xml:space="preserve"> (range 17-33%).</w:t>
            </w:r>
          </w:p>
          <w:p w:rsidR="00000000" w:rsidDel="00000000" w:rsidP="00000000" w:rsidRDefault="00000000" w:rsidRPr="00000000" w14:paraId="000002B7">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Highest risk for SABR-related mortality: gross endobronchial disease, BED3 ≥ 180 (e.g. 36</w:t>
            </w:r>
            <w:r w:rsidDel="00000000" w:rsidR="00000000" w:rsidRPr="00000000">
              <w:rPr>
                <w:rtl w:val="0"/>
              </w:rPr>
              <w:t xml:space="preserve">/3, </w:t>
            </w:r>
            <w:r w:rsidDel="00000000" w:rsidR="00000000" w:rsidRPr="00000000">
              <w:rPr>
                <w:rFonts w:ascii="Times New Roman" w:cs="Times New Roman" w:eastAsia="Times New Roman" w:hAnsi="Times New Roman"/>
                <w:sz w:val="20"/>
                <w:szCs w:val="20"/>
                <w:rtl w:val="0"/>
              </w:rPr>
              <w:t xml:space="preserve">45/5, 55/8, 60/10), peri-SBRT bevacizumab use, and antiplatelet/anticoagulant use. </w:t>
            </w:r>
          </w:p>
          <w:p w:rsidR="00000000" w:rsidDel="00000000" w:rsidP="00000000" w:rsidRDefault="00000000" w:rsidRPr="00000000" w14:paraId="000002B8">
            <w:pPr>
              <w:numPr>
                <w:ilvl w:val="0"/>
                <w:numId w:val="1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Median LC at 1y / 2y of 96→ 92%. </w:t>
            </w:r>
          </w:p>
          <w:p w:rsidR="00000000" w:rsidDel="00000000" w:rsidP="00000000" w:rsidRDefault="00000000" w:rsidRPr="00000000" w14:paraId="000002B9">
            <w:pPr>
              <w:spacing w:line="240" w:lineRule="auto"/>
              <w:ind w:left="0" w:firstLine="0"/>
              <w:rPr/>
            </w:pPr>
            <w:r w:rsidDel="00000000" w:rsidR="00000000" w:rsidRPr="00000000">
              <w:rPr>
                <w:rtl w:val="0"/>
              </w:rPr>
            </w:r>
          </w:p>
          <w:bookmarkStart w:colFirst="0" w:colLast="0" w:name="kix.hsgc4mx4om77" w:id="38"/>
          <w:bookmarkEnd w:id="38"/>
          <w:p w:rsidR="00000000" w:rsidDel="00000000" w:rsidP="00000000" w:rsidRDefault="00000000" w:rsidRPr="00000000" w14:paraId="000002BA">
            <w:pPr>
              <w:spacing w:line="240" w:lineRule="auto"/>
              <w:ind w:left="0" w:firstLine="0"/>
              <w:rPr/>
            </w:pPr>
            <w:r w:rsidDel="00000000" w:rsidR="00000000" w:rsidRPr="00000000">
              <w:rPr>
                <w:b w:val="1"/>
                <w:rtl w:val="0"/>
              </w:rPr>
              <w:t xml:space="preserve">LungTech</w:t>
            </w:r>
            <w:r w:rsidDel="00000000" w:rsidR="00000000" w:rsidRPr="00000000">
              <w:rPr>
                <w:rtl w:val="0"/>
              </w:rPr>
              <w:t xml:space="preserve"> / </w:t>
            </w:r>
            <w:r w:rsidDel="00000000" w:rsidR="00000000" w:rsidRPr="00000000">
              <w:rPr>
                <w:b w:val="1"/>
                <w:rtl w:val="0"/>
              </w:rPr>
              <w:t xml:space="preserve">EORTC 22113-08113 </w:t>
            </w:r>
            <w:r w:rsidDel="00000000" w:rsidR="00000000" w:rsidRPr="00000000">
              <w:rPr>
                <w:rtl w:val="0"/>
              </w:rPr>
              <w:t xml:space="preserve">[</w:t>
            </w:r>
            <w:hyperlink r:id="rId175">
              <w:r w:rsidDel="00000000" w:rsidR="00000000" w:rsidRPr="00000000">
                <w:rPr>
                  <w:rtl w:val="0"/>
                </w:rPr>
                <w:t xml:space="preserve">Adebahr ARO '15</w:t>
              </w:r>
            </w:hyperlink>
            <w:r w:rsidDel="00000000" w:rsidR="00000000" w:rsidRPr="00000000">
              <w:rPr>
                <w:rtl w:val="0"/>
              </w:rPr>
              <w:t xml:space="preserve">]: Phase II. </w:t>
            </w:r>
            <w:r w:rsidDel="00000000" w:rsidR="00000000" w:rsidRPr="00000000">
              <w:rPr>
                <w:b w:val="1"/>
                <w:rtl w:val="0"/>
              </w:rPr>
              <w:t xml:space="preserve">60/8 for central lesions</w:t>
            </w:r>
            <w:r w:rsidDel="00000000" w:rsidR="00000000" w:rsidRPr="00000000">
              <w:rPr>
                <w:rtl w:val="0"/>
              </w:rPr>
              <w:t xml:space="preserve">.</w:t>
            </w:r>
          </w:p>
          <w:p w:rsidR="00000000" w:rsidDel="00000000" w:rsidP="00000000" w:rsidRDefault="00000000" w:rsidRPr="00000000" w14:paraId="000002BB">
            <w:pPr>
              <w:numPr>
                <w:ilvl w:val="0"/>
                <w:numId w:val="15"/>
              </w:numPr>
              <w:spacing w:line="240" w:lineRule="auto"/>
              <w:ind w:left="720" w:hanging="360"/>
            </w:pPr>
            <w:r w:rsidDel="00000000" w:rsidR="00000000" w:rsidRPr="00000000">
              <w:rPr>
                <w:rtl w:val="0"/>
              </w:rPr>
              <w:t xml:space="preserve">Tumors that are "too central", e.g. T4 tumors or abutting esophagus are excluded.</w:t>
            </w:r>
          </w:p>
          <w:p w:rsidR="00000000" w:rsidDel="00000000" w:rsidP="00000000" w:rsidRDefault="00000000" w:rsidRPr="00000000" w14:paraId="000002BC">
            <w:pPr>
              <w:numPr>
                <w:ilvl w:val="0"/>
                <w:numId w:val="15"/>
              </w:numPr>
              <w:spacing w:line="240" w:lineRule="auto"/>
              <w:ind w:left="720" w:hanging="360"/>
            </w:pPr>
            <w:r w:rsidDel="00000000" w:rsidR="00000000" w:rsidRPr="00000000">
              <w:rPr>
                <w:rtl w:val="0"/>
              </w:rPr>
              <w:t xml:space="preserve">See Table 1 for an excellent review of severe radiation induced toxicity for lung cancers.</w:t>
            </w:r>
          </w:p>
          <w:p w:rsidR="00000000" w:rsidDel="00000000" w:rsidP="00000000" w:rsidRDefault="00000000" w:rsidRPr="00000000" w14:paraId="000002BD">
            <w:pPr>
              <w:numPr>
                <w:ilvl w:val="0"/>
                <w:numId w:val="15"/>
              </w:numPr>
              <w:spacing w:line="240" w:lineRule="auto"/>
              <w:ind w:left="720" w:hanging="360"/>
            </w:pPr>
            <w:r w:rsidDel="00000000" w:rsidR="00000000" w:rsidRPr="00000000">
              <w:rPr>
                <w:rtl w:val="0"/>
              </w:rPr>
              <w:t xml:space="preserve">The ongoing [</w:t>
            </w:r>
            <w:hyperlink r:id="rId176">
              <w:r w:rsidDel="00000000" w:rsidR="00000000" w:rsidRPr="00000000">
                <w:rPr>
                  <w:rtl w:val="0"/>
                </w:rPr>
                <w:t xml:space="preserve">LungTECH</w:t>
              </w:r>
            </w:hyperlink>
            <w:r w:rsidDel="00000000" w:rsidR="00000000" w:rsidRPr="00000000">
              <w:rPr>
                <w:rtl w:val="0"/>
              </w:rPr>
              <w:t xml:space="preserve">] trial for 60/8 fractions recommends ~78% of  and ~ 72% of the 60/8 dose to be delivered to the PBT and esophagus, respectively. This is very similar to the retrospective [</w:t>
            </w:r>
            <w:hyperlink w:anchor="ju4kfce49bih">
              <w:r w:rsidDel="00000000" w:rsidR="00000000" w:rsidRPr="00000000">
                <w:rPr>
                  <w:rtl w:val="0"/>
                </w:rPr>
                <w:t xml:space="preserve">British Columbia</w:t>
              </w:r>
            </w:hyperlink>
            <w:r w:rsidDel="00000000" w:rsidR="00000000" w:rsidRPr="00000000">
              <w:rPr>
                <w:rtl w:val="0"/>
              </w:rPr>
              <w:t xml:space="preserve">] study.</w:t>
            </w:r>
          </w:p>
          <w:p w:rsidR="00000000" w:rsidDel="00000000" w:rsidP="00000000" w:rsidRDefault="00000000" w:rsidRPr="00000000" w14:paraId="000002BE">
            <w:pPr>
              <w:numPr>
                <w:ilvl w:val="0"/>
                <w:numId w:val="15"/>
              </w:numPr>
              <w:spacing w:line="240" w:lineRule="auto"/>
              <w:ind w:left="720" w:hanging="360"/>
              <w:rPr>
                <w:u w:val="none"/>
              </w:rPr>
            </w:pPr>
            <w:r w:rsidDel="00000000" w:rsidR="00000000" w:rsidRPr="00000000">
              <w:rPr>
                <w:rtl w:val="0"/>
              </w:rPr>
              <w:t xml:space="preserve">These constraints are in stark contrast to the 105% allowable to the PBT in 0813.</w:t>
            </w:r>
          </w:p>
          <w:p w:rsidR="00000000" w:rsidDel="00000000" w:rsidP="00000000" w:rsidRDefault="00000000" w:rsidRPr="00000000" w14:paraId="000002BF">
            <w:pPr>
              <w:spacing w:line="240" w:lineRule="auto"/>
              <w:rPr/>
            </w:pPr>
            <w:r w:rsidDel="00000000" w:rsidR="00000000" w:rsidRPr="00000000">
              <w:rPr>
                <w:rtl w:val="0"/>
              </w:rPr>
            </w:r>
          </w:p>
          <w:bookmarkStart w:colFirst="0" w:colLast="0" w:name="2btlcyn3xrm9" w:id="39"/>
          <w:bookmarkEnd w:id="39"/>
          <w:p w:rsidR="00000000" w:rsidDel="00000000" w:rsidP="00000000" w:rsidRDefault="00000000" w:rsidRPr="00000000" w14:paraId="000002C0">
            <w:pPr>
              <w:spacing w:line="240" w:lineRule="auto"/>
              <w:rPr/>
            </w:pPr>
            <w:r w:rsidDel="00000000" w:rsidR="00000000" w:rsidRPr="00000000">
              <w:rPr>
                <w:b w:val="1"/>
                <w:rtl w:val="0"/>
              </w:rPr>
              <w:t xml:space="preserve">SUNSET </w:t>
            </w:r>
            <w:r w:rsidDel="00000000" w:rsidR="00000000" w:rsidRPr="00000000">
              <w:rPr>
                <w:rtl w:val="0"/>
              </w:rPr>
              <w:t xml:space="preserve">[</w:t>
            </w:r>
            <w:hyperlink r:id="rId177">
              <w:r w:rsidDel="00000000" w:rsidR="00000000" w:rsidRPr="00000000">
                <w:rPr>
                  <w:rtl w:val="0"/>
                </w:rPr>
                <w:t xml:space="preserve">NCT03306680</w:t>
              </w:r>
            </w:hyperlink>
            <w:r w:rsidDel="00000000" w:rsidR="00000000" w:rsidRPr="00000000">
              <w:rPr>
                <w:rtl w:val="0"/>
              </w:rPr>
              <w:t xml:space="preserve">, </w:t>
            </w:r>
            <w:hyperlink r:id="rId178">
              <w:r w:rsidDel="00000000" w:rsidR="00000000" w:rsidRPr="00000000">
                <w:rPr>
                  <w:rtl w:val="0"/>
                </w:rPr>
                <w:t xml:space="preserve">Giuliani Clin Lung Cancer '18</w:t>
              </w:r>
            </w:hyperlink>
            <w:r w:rsidDel="00000000" w:rsidR="00000000" w:rsidRPr="00000000">
              <w:rPr>
                <w:rtl w:val="0"/>
              </w:rPr>
              <w:t xml:space="preserve">]: Phase I dose escalation. </w:t>
            </w:r>
            <w:r w:rsidDel="00000000" w:rsidR="00000000" w:rsidRPr="00000000">
              <w:rPr>
                <w:b w:val="1"/>
                <w:rtl w:val="0"/>
              </w:rPr>
              <w:t xml:space="preserve">60</w:t>
            </w:r>
            <w:r w:rsidDel="00000000" w:rsidR="00000000" w:rsidRPr="00000000">
              <w:rPr>
                <w:rtl w:val="0"/>
              </w:rPr>
              <w:t xml:space="preserve">/(</w:t>
            </w:r>
            <w:r w:rsidDel="00000000" w:rsidR="00000000" w:rsidRPr="00000000">
              <w:rPr>
                <w:b w:val="1"/>
                <w:rtl w:val="0"/>
              </w:rPr>
              <w:t xml:space="preserve">15-10-8-6-5</w:t>
            </w:r>
            <w:r w:rsidDel="00000000" w:rsidR="00000000" w:rsidRPr="00000000">
              <w:rPr>
                <w:rtl w:val="0"/>
              </w:rPr>
              <w:t xml:space="preserve">). </w:t>
            </w:r>
          </w:p>
          <w:p w:rsidR="00000000" w:rsidDel="00000000" w:rsidP="00000000" w:rsidRDefault="00000000" w:rsidRPr="00000000" w14:paraId="000002C1">
            <w:pPr>
              <w:spacing w:line="240" w:lineRule="auto"/>
              <w:rPr/>
            </w:pPr>
            <w:r w:rsidDel="00000000" w:rsidR="00000000" w:rsidRPr="00000000">
              <w:rPr>
                <w:rtl w:val="0"/>
              </w:rPr>
              <w:t xml:space="preserve">Excellent resource for dose constraints (Table 2). See [</w:t>
            </w:r>
            <w:hyperlink r:id="rId179">
              <w:r w:rsidDel="00000000" w:rsidR="00000000" w:rsidRPr="00000000">
                <w:rPr>
                  <w:rtl w:val="0"/>
                </w:rPr>
                <w:t xml:space="preserve">Constraints and Toxicity</w:t>
              </w:r>
            </w:hyperlink>
            <w:r w:rsidDel="00000000" w:rsidR="00000000" w:rsidRPr="00000000">
              <w:rPr>
                <w:rtl w:val="0"/>
              </w:rPr>
              <w:t xml:space="preserve">] for more, constraints are ballsy like RTOG 08-15.</w:t>
            </w:r>
          </w:p>
          <w:p w:rsidR="00000000" w:rsidDel="00000000" w:rsidP="00000000" w:rsidRDefault="00000000" w:rsidRPr="00000000" w14:paraId="000002C2">
            <w:pPr>
              <w:numPr>
                <w:ilvl w:val="0"/>
                <w:numId w:val="40"/>
              </w:numPr>
              <w:spacing w:line="240" w:lineRule="auto"/>
              <w:ind w:left="720" w:hanging="360"/>
              <w:rPr/>
            </w:pPr>
            <w:r w:rsidDel="00000000" w:rsidR="00000000" w:rsidRPr="00000000">
              <w:rPr>
                <w:rtl w:val="0"/>
              </w:rPr>
              <w:t xml:space="preserve">cT1-3N0M0 NSCLC. Tumor size &lt; 6 cm. Ultracentral: PTV touches/overlaps central bronchial tree, esophagus, pulmonary vein, or pulmonary artery.</w:t>
            </w:r>
          </w:p>
          <w:p w:rsidR="00000000" w:rsidDel="00000000" w:rsidP="00000000" w:rsidRDefault="00000000" w:rsidRPr="00000000" w14:paraId="000002C3">
            <w:pPr>
              <w:numPr>
                <w:ilvl w:val="0"/>
                <w:numId w:val="40"/>
              </w:numPr>
              <w:spacing w:line="240" w:lineRule="auto"/>
              <w:ind w:left="720" w:hanging="360"/>
              <w:rPr>
                <w:u w:val="none"/>
              </w:rPr>
            </w:pPr>
            <w:r w:rsidDel="00000000" w:rsidR="00000000" w:rsidRPr="00000000">
              <w:rPr>
                <w:rtl w:val="0"/>
              </w:rPr>
              <w:t xml:space="preserve">Patients with hilar or mediastinal nodes &lt; 1 cm and no abnormal uptake on PET are considered N0. Patients with &gt; 1cm hilar or mediastinal lymph nodes on CT or suspicious uptake on PET may be eligible if biopsies are negative.</w:t>
            </w:r>
          </w:p>
          <w:p w:rsidR="00000000" w:rsidDel="00000000" w:rsidP="00000000" w:rsidRDefault="00000000" w:rsidRPr="00000000" w14:paraId="000002C4">
            <w:pPr>
              <w:numPr>
                <w:ilvl w:val="0"/>
                <w:numId w:val="40"/>
              </w:numPr>
              <w:spacing w:line="240" w:lineRule="auto"/>
              <w:ind w:left="720" w:hanging="360"/>
              <w:rPr/>
            </w:pPr>
            <w:r w:rsidDel="00000000" w:rsidR="00000000" w:rsidRPr="00000000">
              <w:rPr>
                <w:rtl w:val="0"/>
              </w:rPr>
              <w:t xml:space="preserve">Predicted risk of G3-5 toxicity of 30% or less at two years.</w:t>
            </w:r>
          </w:p>
          <w:p w:rsidR="00000000" w:rsidDel="00000000" w:rsidP="00000000" w:rsidRDefault="00000000" w:rsidRPr="00000000" w14:paraId="000002C5">
            <w:pPr>
              <w:numPr>
                <w:ilvl w:val="0"/>
                <w:numId w:val="40"/>
              </w:numPr>
              <w:spacing w:line="240" w:lineRule="auto"/>
              <w:ind w:left="720" w:hanging="360"/>
              <w:rPr>
                <w:u w:val="none"/>
              </w:rPr>
            </w:pPr>
            <w:r w:rsidDel="00000000" w:rsidR="00000000" w:rsidRPr="00000000">
              <w:rPr>
                <w:rtl w:val="0"/>
              </w:rPr>
              <w:t xml:space="preserve">PTV D95% = 100%. PTV D99% = 90%. </w:t>
            </w:r>
          </w:p>
          <w:p w:rsidR="00000000" w:rsidDel="00000000" w:rsidP="00000000" w:rsidRDefault="00000000" w:rsidRPr="00000000" w14:paraId="000002C6">
            <w:pPr>
              <w:numPr>
                <w:ilvl w:val="0"/>
                <w:numId w:val="40"/>
              </w:numPr>
              <w:spacing w:line="240" w:lineRule="auto"/>
              <w:ind w:left="720" w:hanging="360"/>
              <w:rPr>
                <w:u w:val="none"/>
              </w:rPr>
            </w:pPr>
            <w:r w:rsidDel="00000000" w:rsidR="00000000" w:rsidRPr="00000000">
              <w:rPr>
                <w:rtl w:val="0"/>
              </w:rPr>
              <w:t xml:space="preserve">Prescription IDL must be 60-90% of normalization dose, with a maximum dose of 120% allowed within the ITV.</w:t>
            </w:r>
          </w:p>
        </w:tc>
      </w:tr>
    </w:tbl>
    <w:p w:rsidR="00000000" w:rsidDel="00000000" w:rsidP="00000000" w:rsidRDefault="00000000" w:rsidRPr="00000000" w14:paraId="000002C7">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8">
      <w:pPr>
        <w:pStyle w:val="Heading3"/>
        <w:rPr/>
      </w:pPr>
      <w:bookmarkStart w:colFirst="0" w:colLast="0" w:name="_x8xiuqy6pz44" w:id="40"/>
      <w:bookmarkEnd w:id="40"/>
      <w:hyperlink w:anchor="_p20pk5rzxumi">
        <w:r w:rsidDel="00000000" w:rsidR="00000000" w:rsidRPr="00000000">
          <w:rPr>
            <w:u w:val="single"/>
            <w:rtl w:val="0"/>
          </w:rPr>
          <w:t xml:space="preserve">Central and Ultra-central tumors</w:t>
        </w:r>
      </w:hyperlink>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See the Treatment of Central and Ultracentral summary box above. See the [</w:t>
      </w:r>
      <w:hyperlink r:id="rId180">
        <w:r w:rsidDel="00000000" w:rsidR="00000000" w:rsidRPr="00000000">
          <w:rPr>
            <w:rtl w:val="0"/>
          </w:rPr>
          <w:t xml:space="preserve">Constraints and Toxicity</w:t>
        </w:r>
      </w:hyperlink>
      <w:r w:rsidDel="00000000" w:rsidR="00000000" w:rsidRPr="00000000">
        <w:rPr>
          <w:rtl w:val="0"/>
        </w:rPr>
        <w:t xml:space="preserve">] section for more. </w:t>
      </w:r>
    </w:p>
    <w:bookmarkStart w:colFirst="0" w:colLast="0" w:name="ycmpv6pzu51d" w:id="41"/>
    <w:bookmarkEnd w:id="41"/>
    <w:p w:rsidR="00000000" w:rsidDel="00000000" w:rsidP="00000000" w:rsidRDefault="00000000" w:rsidRPr="00000000" w14:paraId="000002C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Indiana Central Toxicity </w:t>
      </w:r>
      <w:r w:rsidDel="00000000" w:rsidR="00000000" w:rsidRPr="00000000">
        <w:rPr>
          <w:rFonts w:ascii="Times New Roman" w:cs="Times New Roman" w:eastAsia="Times New Roman" w:hAnsi="Times New Roman"/>
          <w:sz w:val="20"/>
          <w:szCs w:val="20"/>
          <w:rtl w:val="0"/>
        </w:rPr>
        <w:t xml:space="preserve">[</w:t>
      </w:r>
      <w:hyperlink r:id="rId181">
        <w:r w:rsidDel="00000000" w:rsidR="00000000" w:rsidRPr="00000000">
          <w:rPr>
            <w:rFonts w:ascii="Times New Roman" w:cs="Times New Roman" w:eastAsia="Times New Roman" w:hAnsi="Times New Roman"/>
            <w:sz w:val="20"/>
            <w:szCs w:val="20"/>
            <w:rtl w:val="0"/>
          </w:rPr>
          <w:t xml:space="preserve">Timmerman JCO '06]</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60-66/3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BED = 180-211</w:t>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Fonts w:ascii="Times New Roman" w:cs="Times New Roman" w:eastAsia="Times New Roman" w:hAnsi="Times New Roman"/>
          <w:sz w:val="20"/>
          <w:szCs w:val="20"/>
          <w:rtl w:val="0"/>
        </w:rPr>
        <w:t xml:space="preserve">Nearly 50% G3+ toxicity with central tumors helped </w:t>
      </w:r>
      <w:r w:rsidDel="00000000" w:rsidR="00000000" w:rsidRPr="00000000">
        <w:rPr>
          <w:rtl w:val="0"/>
        </w:rPr>
        <w:t xml:space="preserve">establish a</w:t>
      </w:r>
      <w:r w:rsidDel="00000000" w:rsidR="00000000" w:rsidRPr="00000000">
        <w:rPr>
          <w:rFonts w:ascii="Times New Roman" w:cs="Times New Roman" w:eastAsia="Times New Roman" w:hAnsi="Times New Roman"/>
          <w:sz w:val="20"/>
          <w:szCs w:val="20"/>
          <w:rtl w:val="0"/>
        </w:rPr>
        <w:t xml:space="preserve"> "no-fly-zone" of 2 cm </w:t>
      </w:r>
      <w:r w:rsidDel="00000000" w:rsidR="00000000" w:rsidRPr="00000000">
        <w:rPr>
          <w:rtl w:val="0"/>
        </w:rPr>
        <w:t xml:space="preserve">around the proximal</w:t>
      </w:r>
      <w:r w:rsidDel="00000000" w:rsidR="00000000" w:rsidRPr="00000000">
        <w:rPr>
          <w:rFonts w:ascii="Times New Roman" w:cs="Times New Roman" w:eastAsia="Times New Roman" w:hAnsi="Times New Roman"/>
          <w:sz w:val="20"/>
          <w:szCs w:val="20"/>
          <w:rtl w:val="0"/>
        </w:rPr>
        <w:t xml:space="preserve"> bronchial </w:t>
      </w:r>
      <w:r w:rsidDel="00000000" w:rsidR="00000000" w:rsidRPr="00000000">
        <w:rPr>
          <w:rFonts w:ascii="Times New Roman" w:cs="Times New Roman" w:eastAsia="Times New Roman" w:hAnsi="Times New Roman"/>
          <w:sz w:val="20"/>
          <w:szCs w:val="20"/>
          <w:rtl w:val="0"/>
        </w:rPr>
        <w:t xml:space="preserve">tree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tl w:val="0"/>
        </w:rPr>
        <w:t xml:space="preserve">Unexpectedly high toxicity with central tumors - G3 toxicity nearly 50%!</w:t>
      </w:r>
    </w:p>
    <w:p w:rsidR="00000000" w:rsidDel="00000000" w:rsidP="00000000" w:rsidRDefault="00000000" w:rsidRPr="00000000" w14:paraId="000002C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medically inoperable pts. T1-3N0 (</w:t>
      </w:r>
      <w:r w:rsidDel="00000000" w:rsidR="00000000" w:rsidRPr="00000000">
        <w:rPr>
          <w:rFonts w:ascii="Gungsuh" w:cs="Gungsuh" w:eastAsia="Gungsuh" w:hAnsi="Gungsuh"/>
          <w:b w:val="1"/>
          <w:sz w:val="20"/>
          <w:szCs w:val="20"/>
          <w:rtl w:val="0"/>
        </w:rPr>
        <w:t xml:space="preserve">≤ 7 cm</w:t>
      </w:r>
      <w:r w:rsidDel="00000000" w:rsidR="00000000" w:rsidRPr="00000000">
        <w:rPr>
          <w:rFonts w:ascii="Times New Roman" w:cs="Times New Roman" w:eastAsia="Times New Roman" w:hAnsi="Times New Roman"/>
          <w:sz w:val="20"/>
          <w:szCs w:val="20"/>
          <w:rtl w:val="0"/>
        </w:rPr>
        <w:t xml:space="preserve">), including central tumors.</w:t>
      </w:r>
    </w:p>
    <w:p w:rsidR="00000000" w:rsidDel="00000000" w:rsidP="00000000" w:rsidRDefault="00000000" w:rsidRPr="00000000" w14:paraId="000002C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LC 88%, 3y CSS 82%, 3y OS 43%, LRF 9%, DM 13%.</w:t>
      </w:r>
    </w:p>
    <w:p w:rsidR="00000000" w:rsidDel="00000000" w:rsidP="00000000" w:rsidRDefault="00000000" w:rsidRPr="00000000" w14:paraId="000002C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toxicity 20% overall, or for peripheral / central 17→ 46%. </w:t>
      </w:r>
    </w:p>
    <w:p w:rsidR="00000000" w:rsidDel="00000000" w:rsidP="00000000" w:rsidRDefault="00000000" w:rsidRPr="00000000" w14:paraId="000002CE">
      <w:pPr>
        <w:numPr>
          <w:ilvl w:val="1"/>
          <w:numId w:val="25"/>
        </w:numPr>
        <w:spacing w:line="240" w:lineRule="auto"/>
        <w:ind w:left="1440" w:hanging="360"/>
        <w:rPr>
          <w:u w:val="none"/>
        </w:rPr>
      </w:pPr>
      <w:r w:rsidDel="00000000" w:rsidR="00000000" w:rsidRPr="00000000">
        <w:rPr>
          <w:rtl w:val="0"/>
        </w:rPr>
        <w:t xml:space="preserve">There were six deaths attributed to late toxicity.</w:t>
      </w:r>
      <w:r w:rsidDel="00000000" w:rsidR="00000000" w:rsidRPr="00000000">
        <w:rPr>
          <w:rtl w:val="0"/>
        </w:rPr>
      </w:r>
    </w:p>
    <w:bookmarkStart w:colFirst="0" w:colLast="0" w:name="dldhobpv14xl" w:id="42"/>
    <w:bookmarkEnd w:id="42"/>
    <w:p w:rsidR="00000000" w:rsidDel="00000000" w:rsidP="00000000" w:rsidRDefault="00000000" w:rsidRPr="00000000" w14:paraId="000002C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HILUS trial </w:t>
      </w:r>
      <w:r w:rsidDel="00000000" w:rsidR="00000000" w:rsidRPr="00000000">
        <w:rPr>
          <w:rFonts w:ascii="Times New Roman" w:cs="Times New Roman" w:eastAsia="Times New Roman" w:hAnsi="Times New Roman"/>
          <w:sz w:val="20"/>
          <w:szCs w:val="20"/>
          <w:rtl w:val="0"/>
        </w:rPr>
        <w:t xml:space="preserve">[</w:t>
      </w:r>
      <w:hyperlink r:id="rId182">
        <w:r w:rsidDel="00000000" w:rsidR="00000000" w:rsidRPr="00000000">
          <w:rPr>
            <w:rFonts w:ascii="Times New Roman" w:cs="Times New Roman" w:eastAsia="Times New Roman" w:hAnsi="Times New Roman"/>
            <w:sz w:val="20"/>
            <w:szCs w:val="20"/>
            <w:rtl w:val="0"/>
          </w:rPr>
          <w:t xml:space="preserve">Lindberg JTO abstract '17</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56/8</w:t>
      </w:r>
      <w:r w:rsidDel="00000000" w:rsidR="00000000" w:rsidRPr="00000000">
        <w:rPr>
          <w:rFonts w:ascii="Gungsuh" w:cs="Gungsuh" w:eastAsia="Gungsuh" w:hAnsi="Gungsuh"/>
          <w:sz w:val="20"/>
          <w:szCs w:val="20"/>
          <w:rtl w:val="0"/>
        </w:rPr>
        <w:t xml:space="preserve">.</w:t>
        <w:br w:type="textWrapping"/>
        <w:t xml:space="preserve">Central = ≤ 1 cm from the proximal bronchial tree.</w:t>
        <w:br w:type="textWrapping"/>
        <w:t xml:space="preserve">RT prescribed to the 65-70% IDL. </w:t>
      </w:r>
    </w:p>
    <w:p w:rsidR="00000000" w:rsidDel="00000000" w:rsidP="00000000" w:rsidRDefault="00000000" w:rsidRPr="00000000" w14:paraId="000002D0">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intelligently designed dosimetric constraints: 56 Gy to ipsi mainstem is 93% of the Rx dose for 60/8.</w:t>
      </w:r>
    </w:p>
    <w:p w:rsidR="00000000" w:rsidDel="00000000" w:rsidP="00000000" w:rsidRDefault="00000000" w:rsidRPr="00000000" w14:paraId="000002D1">
      <w:pPr>
        <w:spacing w:line="240" w:lineRule="auto"/>
        <w:ind w:left="72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Aim for ≤ 90-95% of Rx dose to the PBT as contoured by 08-13, not ≤ 105% to the PBT (e.g. 90-95% of 60/8, 50/5, 48/4)</w:t>
      </w:r>
    </w:p>
    <w:p w:rsidR="00000000" w:rsidDel="00000000" w:rsidP="00000000" w:rsidRDefault="00000000" w:rsidRPr="00000000" w14:paraId="000002D2">
      <w:pPr>
        <w:spacing w:line="240" w:lineRule="auto"/>
        <w:ind w:left="720" w:firstLine="0"/>
        <w:rPr>
          <w:rFonts w:ascii="Times New Roman" w:cs="Times New Roman" w:eastAsia="Times New Roman" w:hAnsi="Times New Roman"/>
          <w:sz w:val="20"/>
          <w:szCs w:val="20"/>
        </w:rPr>
      </w:pPr>
      <w:r w:rsidDel="00000000" w:rsidR="00000000" w:rsidRPr="00000000">
        <w:rPr>
          <w:rFonts w:ascii="Gungsuh" w:cs="Gungsuh" w:eastAsia="Gungsuh" w:hAnsi="Gungsuh"/>
          <w:b w:val="1"/>
          <w:sz w:val="20"/>
          <w:szCs w:val="20"/>
          <w:rtl w:val="0"/>
        </w:rPr>
        <w:t xml:space="preserve">This trial resulted in a 14% Grade 5 toxicity rate for tumors ≤ 1 cm from the mainstem bronchus</w:t>
      </w:r>
      <w:r w:rsidDel="00000000" w:rsidR="00000000" w:rsidRPr="00000000">
        <w:rPr>
          <w:rFonts w:ascii="Times New Roman" w:cs="Times New Roman" w:eastAsia="Times New Roman" w:hAnsi="Times New Roman"/>
          <w:sz w:val="20"/>
          <w:szCs w:val="20"/>
          <w:rtl w:val="0"/>
        </w:rPr>
        <w:t xml:space="preserve"> when allowing 56 Gy (93% of Rx) to the mainstem. Treatment of tumors close to lobar bronchi appears more safe than tumors close to the mainstem bronchi.</w:t>
      </w:r>
    </w:p>
    <w:p w:rsidR="00000000" w:rsidDel="00000000" w:rsidP="00000000" w:rsidRDefault="00000000" w:rsidRPr="00000000" w14:paraId="000002D3">
      <w:pPr>
        <w:spacing w:line="240" w:lineRule="auto"/>
        <w:ind w:left="72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tumors ≤ 1 cm from the mainstem bronchus, 60/15 appears reasonable per [</w:t>
      </w:r>
      <w:hyperlink w:anchor="j7hoeajh3wsc">
        <w:r w:rsidDel="00000000" w:rsidR="00000000" w:rsidRPr="00000000">
          <w:rPr>
            <w:rFonts w:ascii="Times New Roman" w:cs="Times New Roman" w:eastAsia="Times New Roman" w:hAnsi="Times New Roman"/>
            <w:sz w:val="20"/>
            <w:szCs w:val="20"/>
            <w:rtl w:val="0"/>
          </w:rPr>
          <w:t xml:space="preserve">NCIC</w:t>
        </w:r>
      </w:hyperlink>
      <w:r w:rsidDel="00000000" w:rsidR="00000000" w:rsidRPr="00000000">
        <w:rPr>
          <w:rFonts w:ascii="Times New Roman" w:cs="Times New Roman" w:eastAsia="Times New Roman" w:hAnsi="Times New Roman"/>
          <w:sz w:val="20"/>
          <w:szCs w:val="20"/>
          <w:rtl w:val="0"/>
        </w:rPr>
        <w:t xml:space="preserve">], despite the fact that BED10 is 84 Gy.</w:t>
      </w:r>
    </w:p>
    <w:p w:rsidR="00000000" w:rsidDel="00000000" w:rsidP="00000000" w:rsidRDefault="00000000" w:rsidRPr="00000000" w14:paraId="000002D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 patients. NSCLC or progressive mets from another solid tumor. Max diameter 5 cm.</w:t>
      </w:r>
    </w:p>
    <w:p w:rsidR="00000000" w:rsidDel="00000000" w:rsidP="00000000" w:rsidRDefault="00000000" w:rsidRPr="00000000" w14:paraId="000002D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Arm A (n=42): Tumors close (</w:t>
      </w:r>
      <w:r w:rsidDel="00000000" w:rsidR="00000000" w:rsidRPr="00000000">
        <w:rPr>
          <w:rFonts w:ascii="Gungsuh" w:cs="Gungsuh" w:eastAsia="Gungsuh" w:hAnsi="Gungsuh"/>
          <w:rtl w:val="0"/>
        </w:rPr>
        <w:t xml:space="preserve">≤ 1 cm) to the main</w:t>
      </w:r>
      <w:r w:rsidDel="00000000" w:rsidR="00000000" w:rsidRPr="00000000">
        <w:rPr>
          <w:rFonts w:ascii="Times New Roman" w:cs="Times New Roman" w:eastAsia="Times New Roman" w:hAnsi="Times New Roman"/>
          <w:sz w:val="20"/>
          <w:szCs w:val="20"/>
          <w:rtl w:val="0"/>
        </w:rPr>
        <w:t xml:space="preserve"> bronchus.</w:t>
      </w:r>
    </w:p>
    <w:p w:rsidR="00000000" w:rsidDel="00000000" w:rsidP="00000000" w:rsidRDefault="00000000" w:rsidRPr="00000000" w14:paraId="000002D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Arm B (n=31): Tumors close </w:t>
      </w:r>
      <w:r w:rsidDel="00000000" w:rsidR="00000000" w:rsidRPr="00000000">
        <w:rPr>
          <w:rFonts w:ascii="Gungsuh" w:cs="Gungsuh" w:eastAsia="Gungsuh" w:hAnsi="Gungsuh"/>
          <w:rtl w:val="0"/>
        </w:rPr>
        <w:t xml:space="preserve">(≤ 1 cm) </w:t>
      </w:r>
      <w:r w:rsidDel="00000000" w:rsidR="00000000" w:rsidRPr="00000000">
        <w:rPr>
          <w:rFonts w:ascii="Times New Roman" w:cs="Times New Roman" w:eastAsia="Times New Roman" w:hAnsi="Times New Roman"/>
          <w:sz w:val="20"/>
          <w:szCs w:val="20"/>
          <w:rtl w:val="0"/>
        </w:rPr>
        <w:t xml:space="preserve">to lobar bronchus.</w:t>
      </w:r>
    </w:p>
    <w:p w:rsidR="00000000" w:rsidDel="00000000" w:rsidP="00000000" w:rsidRDefault="00000000" w:rsidRPr="00000000" w14:paraId="000002D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Rx: 65-70% IDL. Max PBT &lt; 48.8 Gy to contralateral mainstem, &lt; 56 Gy to ipsi mainstem.</w:t>
      </w:r>
    </w:p>
    <w:p w:rsidR="00000000" w:rsidDel="00000000" w:rsidP="00000000" w:rsidRDefault="00000000" w:rsidRPr="00000000" w14:paraId="000002D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28%.</w:t>
      </w:r>
    </w:p>
    <w:p w:rsidR="00000000" w:rsidDel="00000000" w:rsidP="00000000" w:rsidRDefault="00000000" w:rsidRPr="00000000" w14:paraId="000002D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G4+ toxicity for Arm A (main) / B (lobar) of 19→ 3%. </w:t>
      </w:r>
    </w:p>
    <w:p w:rsidR="00000000" w:rsidDel="00000000" w:rsidP="00000000" w:rsidRDefault="00000000" w:rsidRPr="00000000" w14:paraId="000002D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G5 toxicity 10%, n=6 (14%) in Arm A and n=1 (3%) in Arm B. All but one died of lethal hemoptysis.</w:t>
      </w:r>
    </w:p>
    <w:bookmarkStart w:colFirst="0" w:colLast="0" w:name="ctkqot8uicm" w:id="43"/>
    <w:bookmarkEnd w:id="43"/>
    <w:p w:rsidR="00000000" w:rsidDel="00000000" w:rsidP="00000000" w:rsidRDefault="00000000" w:rsidRPr="00000000" w14:paraId="000002DB">
      <w:pPr>
        <w:numPr>
          <w:ilvl w:val="0"/>
          <w:numId w:val="25"/>
        </w:numPr>
        <w:spacing w:line="240" w:lineRule="auto"/>
        <w:ind w:left="720" w:hanging="360"/>
      </w:pPr>
      <w:r w:rsidDel="00000000" w:rsidR="00000000" w:rsidRPr="00000000">
        <w:rPr>
          <w:b w:val="1"/>
          <w:rtl w:val="0"/>
        </w:rPr>
        <w:t xml:space="preserve">Stanford </w:t>
      </w:r>
      <w:r w:rsidDel="00000000" w:rsidR="00000000" w:rsidRPr="00000000">
        <w:rPr>
          <w:rtl w:val="0"/>
        </w:rPr>
        <w:t xml:space="preserve">[</w:t>
      </w:r>
      <w:hyperlink r:id="rId183">
        <w:r w:rsidDel="00000000" w:rsidR="00000000" w:rsidRPr="00000000">
          <w:rPr>
            <w:rtl w:val="0"/>
          </w:rPr>
          <w:t xml:space="preserve">Chaudhuri Lung Ca '15</w:t>
        </w:r>
      </w:hyperlink>
      <w:r w:rsidDel="00000000" w:rsidR="00000000" w:rsidRPr="00000000">
        <w:rPr>
          <w:rtl w:val="0"/>
        </w:rPr>
        <w:t xml:space="preserve">]: Retro. </w:t>
      </w:r>
      <w:r w:rsidDel="00000000" w:rsidR="00000000" w:rsidRPr="00000000">
        <w:rPr>
          <w:b w:val="1"/>
          <w:rtl w:val="0"/>
        </w:rPr>
        <w:t xml:space="preserve">50</w:t>
      </w:r>
      <w:r w:rsidDel="00000000" w:rsidR="00000000" w:rsidRPr="00000000">
        <w:rPr>
          <w:rtl w:val="0"/>
        </w:rPr>
        <w:t xml:space="preserve">/(</w:t>
      </w:r>
      <w:r w:rsidDel="00000000" w:rsidR="00000000" w:rsidRPr="00000000">
        <w:rPr>
          <w:b w:val="1"/>
          <w:rtl w:val="0"/>
        </w:rPr>
        <w:t xml:space="preserve">4-5</w:t>
      </w:r>
      <w:r w:rsidDel="00000000" w:rsidR="00000000" w:rsidRPr="00000000">
        <w:rPr>
          <w:rtl w:val="0"/>
        </w:rPr>
        <w:t xml:space="preserve">).</w:t>
      </w:r>
    </w:p>
    <w:p w:rsidR="00000000" w:rsidDel="00000000" w:rsidP="00000000" w:rsidRDefault="00000000" w:rsidRPr="00000000" w14:paraId="000002DC">
      <w:pPr>
        <w:spacing w:line="240" w:lineRule="auto"/>
        <w:ind w:left="720" w:firstLine="0"/>
        <w:rPr/>
      </w:pPr>
      <w:r w:rsidDel="00000000" w:rsidR="00000000" w:rsidRPr="00000000">
        <w:rPr>
          <w:rtl w:val="0"/>
        </w:rPr>
        <w:t xml:space="preserve">Central and ultracentral lung tumors have similar outcomes as to patients with peripheral lung tumors.</w:t>
      </w:r>
    </w:p>
    <w:p w:rsidR="00000000" w:rsidDel="00000000" w:rsidP="00000000" w:rsidRDefault="00000000" w:rsidRPr="00000000" w14:paraId="000002DD">
      <w:pPr>
        <w:spacing w:line="240" w:lineRule="auto"/>
        <w:ind w:left="720" w:firstLine="0"/>
        <w:rPr/>
      </w:pPr>
      <w:r w:rsidDel="00000000" w:rsidR="00000000" w:rsidRPr="00000000">
        <w:rPr>
          <w:rtl w:val="0"/>
        </w:rPr>
        <w:t xml:space="preserve">Ultracentral: Tumors whose GTV directly abuts the PBT or trachea. GTV abutting esophagus were excluded.</w:t>
      </w:r>
    </w:p>
    <w:p w:rsidR="00000000" w:rsidDel="00000000" w:rsidP="00000000" w:rsidRDefault="00000000" w:rsidRPr="00000000" w14:paraId="000002DE">
      <w:pPr>
        <w:spacing w:line="240" w:lineRule="auto"/>
        <w:ind w:left="720" w:firstLine="0"/>
        <w:rPr/>
      </w:pPr>
      <w:r w:rsidDel="00000000" w:rsidR="00000000" w:rsidRPr="00000000">
        <w:rPr>
          <w:rtl w:val="0"/>
        </w:rPr>
        <w:t xml:space="preserve">See Fig 3 for an excellent breakdown of the PBT. Only 1 patient had GTV abutting mainstem bronchus (see HILUS above).</w:t>
      </w:r>
    </w:p>
    <w:p w:rsidR="00000000" w:rsidDel="00000000" w:rsidP="00000000" w:rsidRDefault="00000000" w:rsidRPr="00000000" w14:paraId="000002DF">
      <w:pPr>
        <w:spacing w:line="240" w:lineRule="auto"/>
        <w:ind w:left="720" w:firstLine="0"/>
        <w:rPr>
          <w:i w:val="1"/>
          <w:sz w:val="19"/>
          <w:szCs w:val="19"/>
        </w:rPr>
      </w:pPr>
      <w:r w:rsidDel="00000000" w:rsidR="00000000" w:rsidRPr="00000000">
        <w:rPr>
          <w:i w:val="1"/>
          <w:sz w:val="19"/>
          <w:szCs w:val="19"/>
          <w:rtl w:val="0"/>
        </w:rPr>
        <w:t xml:space="preserve">This paper suggests PBT doses may not matter, however, most tumors were near subsegmental bronchi. Does exceeding the dose to the subsegmental bronchi matter? A hot spot in the subsegmental bronchi is very different from a hot spot in the mainstem or the trachea. The leaves (are different from the branches) are different from the trunk. Issue: RTOG 08-13 accounts for all of these structures as one unit. Dose to mainstem and trachea need to be reported separately!!! (see G5 toxicity in HILUS Arm A above).</w:t>
      </w:r>
    </w:p>
    <w:p w:rsidR="00000000" w:rsidDel="00000000" w:rsidP="00000000" w:rsidRDefault="00000000" w:rsidRPr="00000000" w14:paraId="000002E0">
      <w:pPr>
        <w:numPr>
          <w:ilvl w:val="1"/>
          <w:numId w:val="25"/>
        </w:numPr>
        <w:spacing w:line="240" w:lineRule="auto"/>
        <w:ind w:left="1440" w:hanging="360"/>
      </w:pPr>
      <w:r w:rsidDel="00000000" w:rsidR="00000000" w:rsidRPr="00000000">
        <w:rPr>
          <w:rtl w:val="0"/>
        </w:rPr>
        <w:t xml:space="preserve">34 central (7 ultracentral), 34 peripheral per 08-13. 2007-2011. MFU 1.5y (all) or 2y (ultracentral).</w:t>
      </w:r>
    </w:p>
    <w:p w:rsidR="00000000" w:rsidDel="00000000" w:rsidP="00000000" w:rsidRDefault="00000000" w:rsidRPr="00000000" w14:paraId="000002E1">
      <w:pPr>
        <w:numPr>
          <w:ilvl w:val="2"/>
          <w:numId w:val="25"/>
        </w:numPr>
        <w:spacing w:line="240" w:lineRule="auto"/>
        <w:ind w:left="2160" w:hanging="360"/>
      </w:pPr>
      <w:r w:rsidDel="00000000" w:rsidR="00000000" w:rsidRPr="00000000">
        <w:rPr>
          <w:rtl w:val="0"/>
        </w:rPr>
        <w:t xml:space="preserve">PTV = ITV + 0.5 cm.</w:t>
      </w:r>
    </w:p>
    <w:p w:rsidR="00000000" w:rsidDel="00000000" w:rsidP="00000000" w:rsidRDefault="00000000" w:rsidRPr="00000000" w14:paraId="000002E2">
      <w:pPr>
        <w:numPr>
          <w:ilvl w:val="2"/>
          <w:numId w:val="25"/>
        </w:numPr>
        <w:spacing w:line="240" w:lineRule="auto"/>
        <w:ind w:left="2160" w:hanging="360"/>
      </w:pPr>
      <w:r w:rsidDel="00000000" w:rsidR="00000000" w:rsidRPr="00000000">
        <w:rPr>
          <w:rtl w:val="0"/>
        </w:rPr>
        <w:t xml:space="preserve">Ultracentral: only 1 abutted mainstem bronchus, 6 abutting remainder of PBT. None touched trachea.</w:t>
      </w:r>
    </w:p>
    <w:p w:rsidR="00000000" w:rsidDel="00000000" w:rsidP="00000000" w:rsidRDefault="00000000" w:rsidRPr="00000000" w14:paraId="000002E3">
      <w:pPr>
        <w:numPr>
          <w:ilvl w:val="1"/>
          <w:numId w:val="25"/>
        </w:numPr>
        <w:spacing w:line="240" w:lineRule="auto"/>
        <w:ind w:left="1440" w:hanging="360"/>
      </w:pPr>
      <w:r w:rsidDel="00000000" w:rsidR="00000000" w:rsidRPr="00000000">
        <w:rPr>
          <w:rtl w:val="0"/>
        </w:rPr>
        <w:t xml:space="preserve">2y LC ~90%. Death within follow up in 30%. </w:t>
      </w:r>
    </w:p>
    <w:p w:rsidR="00000000" w:rsidDel="00000000" w:rsidP="00000000" w:rsidRDefault="00000000" w:rsidRPr="00000000" w14:paraId="000002E4">
      <w:pPr>
        <w:numPr>
          <w:ilvl w:val="1"/>
          <w:numId w:val="25"/>
        </w:numPr>
        <w:spacing w:line="240" w:lineRule="auto"/>
        <w:ind w:left="1440" w:hanging="360"/>
      </w:pPr>
      <w:r w:rsidDel="00000000" w:rsidR="00000000" w:rsidRPr="00000000">
        <w:rPr>
          <w:rtl w:val="0"/>
        </w:rPr>
        <w:t xml:space="preserve">Symptomatic G2+ toxicity ~20%. </w:t>
      </w:r>
    </w:p>
    <w:p w:rsidR="00000000" w:rsidDel="00000000" w:rsidP="00000000" w:rsidRDefault="00000000" w:rsidRPr="00000000" w14:paraId="000002E5">
      <w:pPr>
        <w:numPr>
          <w:ilvl w:val="1"/>
          <w:numId w:val="25"/>
        </w:numPr>
        <w:spacing w:line="240" w:lineRule="auto"/>
        <w:ind w:left="1440" w:hanging="360"/>
      </w:pPr>
      <w:r w:rsidDel="00000000" w:rsidR="00000000" w:rsidRPr="00000000">
        <w:rPr>
          <w:rtl w:val="0"/>
        </w:rPr>
        <w:t xml:space="preserve">2y G3+ toxicity &lt; 10%. </w:t>
      </w:r>
    </w:p>
    <w:bookmarkStart w:colFirst="0" w:colLast="0" w:name="vmah88n82ask" w:id="44"/>
    <w:bookmarkEnd w:id="44"/>
    <w:p w:rsidR="00000000" w:rsidDel="00000000" w:rsidP="00000000" w:rsidRDefault="00000000" w:rsidRPr="00000000" w14:paraId="000002E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0813 </w:t>
      </w:r>
      <w:r w:rsidDel="00000000" w:rsidR="00000000" w:rsidRPr="00000000">
        <w:rPr>
          <w:rFonts w:ascii="Times New Roman" w:cs="Times New Roman" w:eastAsia="Times New Roman" w:hAnsi="Times New Roman"/>
          <w:sz w:val="20"/>
          <w:szCs w:val="20"/>
          <w:rtl w:val="0"/>
        </w:rPr>
        <w:t xml:space="preserve">[</w:t>
      </w:r>
      <w:hyperlink r:id="rId184">
        <w:r w:rsidDel="00000000" w:rsidR="00000000" w:rsidRPr="00000000">
          <w:rPr>
            <w:rFonts w:ascii="Times New Roman" w:cs="Times New Roman" w:eastAsia="Times New Roman" w:hAnsi="Times New Roman"/>
            <w:sz w:val="20"/>
            <w:szCs w:val="20"/>
            <w:rtl w:val="0"/>
          </w:rPr>
          <w:t xml:space="preserve">Protocol</w:t>
        </w:r>
      </w:hyperlink>
      <w:r w:rsidDel="00000000" w:rsidR="00000000" w:rsidRPr="00000000">
        <w:rPr>
          <w:rFonts w:ascii="Times New Roman" w:cs="Times New Roman" w:eastAsia="Times New Roman" w:hAnsi="Times New Roman"/>
          <w:sz w:val="20"/>
          <w:szCs w:val="20"/>
          <w:rtl w:val="0"/>
        </w:rPr>
        <w:t xml:space="preserve">, </w:t>
      </w:r>
      <w:hyperlink r:id="rId185">
        <w:r w:rsidDel="00000000" w:rsidR="00000000" w:rsidRPr="00000000">
          <w:rPr>
            <w:rFonts w:ascii="Times New Roman" w:cs="Times New Roman" w:eastAsia="Times New Roman" w:hAnsi="Times New Roman"/>
            <w:sz w:val="20"/>
            <w:szCs w:val="20"/>
            <w:rtl w:val="0"/>
          </w:rPr>
          <w:t xml:space="preserve">Bezjak IJROBP '16</w:t>
        </w:r>
      </w:hyperlink>
      <w:r w:rsidDel="00000000" w:rsidR="00000000" w:rsidRPr="00000000">
        <w:rPr>
          <w:rFonts w:ascii="Times New Roman" w:cs="Times New Roman" w:eastAsia="Times New Roman" w:hAnsi="Times New Roman"/>
          <w:sz w:val="20"/>
          <w:szCs w:val="20"/>
          <w:rtl w:val="0"/>
        </w:rPr>
        <w:t xml:space="preserve">, </w:t>
      </w:r>
      <w:hyperlink r:id="rId186">
        <w:r w:rsidDel="00000000" w:rsidR="00000000" w:rsidRPr="00000000">
          <w:rPr>
            <w:rFonts w:ascii="Times New Roman" w:cs="Times New Roman" w:eastAsia="Times New Roman" w:hAnsi="Times New Roman"/>
            <w:sz w:val="20"/>
            <w:szCs w:val="20"/>
            <w:rtl w:val="0"/>
          </w:rPr>
          <w:t xml:space="preserve">JCO '19</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Dose escalation for me</w:t>
      </w:r>
      <w:r w:rsidDel="00000000" w:rsidR="00000000" w:rsidRPr="00000000">
        <w:rPr>
          <w:b w:val="1"/>
          <w:rtl w:val="0"/>
        </w:rPr>
        <w:t xml:space="preserve">dically inoperable </w:t>
      </w:r>
      <w:r w:rsidDel="00000000" w:rsidR="00000000" w:rsidRPr="00000000">
        <w:rPr>
          <w:rFonts w:ascii="Times New Roman" w:cs="Times New Roman" w:eastAsia="Times New Roman" w:hAnsi="Times New Roman"/>
          <w:b w:val="1"/>
          <w:sz w:val="20"/>
          <w:szCs w:val="20"/>
          <w:rtl w:val="0"/>
        </w:rPr>
        <w:t xml:space="preserve">central lesions</w:t>
      </w:r>
      <w:r w:rsidDel="00000000" w:rsidR="00000000" w:rsidRPr="00000000">
        <w:rPr>
          <w:rFonts w:ascii="Times New Roman" w:cs="Times New Roman" w:eastAsia="Times New Roman" w:hAnsi="Times New Roman"/>
          <w:sz w:val="20"/>
          <w:szCs w:val="20"/>
          <w:rtl w:val="0"/>
        </w:rPr>
        <w:t xml:space="preserve">. </w:t>
        <w:br w:type="textWrapping"/>
        <w:t xml:space="preserve">Central = 2 cm from TBT or PTV touching mediastinal/pericardial pleura. </w:t>
        <w:br w:type="textWrapping"/>
        <w:t xml:space="preserve">RT prescribed to the 60-90% IDL.</w:t>
        <w:br w:type="textWrapping"/>
      </w:r>
      <w:r w:rsidDel="00000000" w:rsidR="00000000" w:rsidRPr="00000000">
        <w:rPr>
          <w:rFonts w:ascii="Times New Roman" w:cs="Times New Roman" w:eastAsia="Times New Roman" w:hAnsi="Times New Roman"/>
          <w:sz w:val="20"/>
          <w:szCs w:val="20"/>
          <w:rtl w:val="0"/>
        </w:rPr>
        <w:t xml:space="preserve">Even 60/5 seems reasonable for centrally located lung tumors, although deaths exceed that of lobectomy.</w:t>
      </w:r>
    </w:p>
    <w:p w:rsidR="00000000" w:rsidDel="00000000" w:rsidP="00000000" w:rsidRDefault="00000000" w:rsidRPr="00000000" w14:paraId="000002E7">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Dose limiting toxicity of 7% as defined as G3+ toxicity within the first year after SBRT. </w:t>
      </w:r>
    </w:p>
    <w:p w:rsidR="00000000" w:rsidDel="00000000" w:rsidP="00000000" w:rsidRDefault="00000000" w:rsidRPr="00000000" w14:paraId="000002E8">
      <w:pPr>
        <w:spacing w:line="240" w:lineRule="auto"/>
        <w:ind w:left="720" w:firstLine="0"/>
        <w:rPr/>
      </w:pPr>
      <w:r w:rsidDel="00000000" w:rsidR="00000000" w:rsidRPr="00000000">
        <w:rPr>
          <w:rtl w:val="0"/>
        </w:rPr>
        <w:t xml:space="preserve">Of the 11 patients not evaluable for DLT, 10 patients were not evaluable due to death within 1 year "without DLT".</w:t>
      </w:r>
    </w:p>
    <w:p w:rsidR="00000000" w:rsidDel="00000000" w:rsidP="00000000" w:rsidRDefault="00000000" w:rsidRPr="00000000" w14:paraId="000002E9">
      <w:pPr>
        <w:spacing w:line="240" w:lineRule="auto"/>
        <w:ind w:left="720" w:firstLine="0"/>
        <w:rPr>
          <w:vertAlign w:val="superscript"/>
        </w:rPr>
      </w:pPr>
      <w:r w:rsidDel="00000000" w:rsidR="00000000" w:rsidRPr="00000000">
        <w:rPr>
          <w:rFonts w:ascii="Times New Roman" w:cs="Times New Roman" w:eastAsia="Times New Roman" w:hAnsi="Times New Roman"/>
          <w:sz w:val="20"/>
          <w:szCs w:val="20"/>
          <w:rtl w:val="0"/>
        </w:rPr>
        <w:t xml:space="preserve">Timm</w:t>
      </w:r>
      <w:r w:rsidDel="00000000" w:rsidR="00000000" w:rsidRPr="00000000">
        <w:rPr>
          <w:rtl w:val="0"/>
        </w:rPr>
        <w:t xml:space="preserve">erman demonstrated year 1-2 = same amount of toxicities as year 0-1. </w:t>
      </w:r>
      <w:r w:rsidDel="00000000" w:rsidR="00000000" w:rsidRPr="00000000">
        <w:rPr>
          <w:i w:val="1"/>
          <w:rtl w:val="0"/>
        </w:rPr>
        <w:t xml:space="preserve">2y toxicity reporting remains important! </w:t>
      </w:r>
      <w:hyperlink w:anchor="ycmpv6pzu51d">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2EA">
      <w:pPr>
        <w:spacing w:line="240" w:lineRule="auto"/>
        <w:ind w:left="720" w:firstLine="0"/>
        <w:rPr/>
      </w:pPr>
      <w:r w:rsidDel="00000000" w:rsidR="00000000" w:rsidRPr="00000000">
        <w:rPr>
          <w:rtl w:val="0"/>
        </w:rPr>
        <w:t xml:space="preserve">New school: Many patients are living longer and longer, even with metastatic disease</w:t>
      </w:r>
      <w:r w:rsidDel="00000000" w:rsidR="00000000" w:rsidRPr="00000000">
        <w:rPr>
          <w:rtl w:val="0"/>
        </w:rPr>
        <w:t xml:space="preserve"> (</w:t>
      </w:r>
      <w:hyperlink r:id="rId187">
        <w:r w:rsidDel="00000000" w:rsidR="00000000" w:rsidRPr="00000000">
          <w:rPr>
            <w:rtl w:val="0"/>
          </w:rPr>
          <w:t xml:space="preserve">www.brainmetgpa.com</w:t>
        </w:r>
      </w:hyperlink>
      <w:r w:rsidDel="00000000" w:rsidR="00000000" w:rsidRPr="00000000">
        <w:rPr>
          <w:rtl w:val="0"/>
        </w:rPr>
        <w:t xml:space="preserve">).</w:t>
      </w:r>
    </w:p>
    <w:p w:rsidR="00000000" w:rsidDel="00000000" w:rsidP="00000000" w:rsidRDefault="00000000" w:rsidRPr="00000000" w14:paraId="000002E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 pts, &lt; 5 cm. 65% T1. MFU 38 mo.</w:t>
        <w:br w:type="textWrapping"/>
        <w:t xml:space="preserve">Contouring the PBT: includes distal 2 cm of trachea down to the sub-segmental bronchi. Subtract out the portion of the PBT which is included in the GTV from the PBT contour.</w:t>
      </w:r>
    </w:p>
    <w:p w:rsidR="00000000" w:rsidDel="00000000" w:rsidP="00000000" w:rsidRDefault="00000000" w:rsidRPr="00000000" w14:paraId="000002E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given BIW w at least 40h separation. Steroids at the discretion of treating rad onc.</w:t>
      </w:r>
    </w:p>
    <w:p w:rsidR="00000000" w:rsidDel="00000000" w:rsidP="00000000" w:rsidRDefault="00000000" w:rsidRPr="00000000" w14:paraId="000002E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60% of 12 Gy arms used IMRT. The rest were 3D!</w:t>
      </w:r>
    </w:p>
    <w:p w:rsidR="00000000" w:rsidDel="00000000" w:rsidP="00000000" w:rsidRDefault="00000000" w:rsidRPr="00000000" w14:paraId="000002E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Lung constraints:</w:t>
      </w:r>
    </w:p>
    <w:p w:rsidR="00000000" w:rsidDel="00000000" w:rsidP="00000000" w:rsidRDefault="00000000" w:rsidRPr="00000000" w14:paraId="000002EF">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V20 &lt; 10%</w:t>
      </w:r>
      <w:r w:rsidDel="00000000" w:rsidR="00000000" w:rsidRPr="00000000">
        <w:rPr>
          <w:rFonts w:ascii="Times New Roman" w:cs="Times New Roman" w:eastAsia="Times New Roman" w:hAnsi="Times New Roman"/>
          <w:sz w:val="20"/>
          <w:szCs w:val="20"/>
          <w:rtl w:val="0"/>
        </w:rPr>
        <w:t xml:space="preserve">, &lt; 15% minor deviation.</w:t>
      </w:r>
    </w:p>
    <w:p w:rsidR="00000000" w:rsidDel="00000000" w:rsidP="00000000" w:rsidRDefault="00000000" w:rsidRPr="00000000" w14:paraId="000002F0">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V12.5 (2.5 Gy/fx) &lt; 1500 cc.</w:t>
      </w:r>
    </w:p>
    <w:p w:rsidR="00000000" w:rsidDel="00000000" w:rsidP="00000000" w:rsidRDefault="00000000" w:rsidRPr="00000000" w14:paraId="000002F1">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V13.5 (2.7 Gy/fx) &lt; 1000 cc.</w:t>
      </w:r>
    </w:p>
    <w:p w:rsidR="00000000" w:rsidDel="00000000" w:rsidP="00000000" w:rsidRDefault="00000000" w:rsidRPr="00000000" w14:paraId="000002F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PBT constraints:</w:t>
      </w:r>
    </w:p>
    <w:p w:rsidR="00000000" w:rsidDel="00000000" w:rsidP="00000000" w:rsidRDefault="00000000" w:rsidRPr="00000000" w14:paraId="000002F3">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D4cc &lt; 18 Gy.</w:t>
      </w:r>
    </w:p>
    <w:p w:rsidR="00000000" w:rsidDel="00000000" w:rsidP="00000000" w:rsidRDefault="00000000" w:rsidRPr="00000000" w14:paraId="000002F4">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Dmax &lt; 105%. </w:t>
      </w:r>
      <w:r w:rsidDel="00000000" w:rsidR="00000000" w:rsidRPr="00000000">
        <w:rPr>
          <w:rFonts w:ascii="Times New Roman" w:cs="Times New Roman" w:eastAsia="Times New Roman" w:hAnsi="Times New Roman"/>
          <w:i w:val="1"/>
          <w:sz w:val="20"/>
          <w:szCs w:val="20"/>
          <w:rtl w:val="0"/>
        </w:rPr>
        <w:t xml:space="preserve">Manyam data below suggests Dmax closer to 90-95% may be more wise.</w:t>
      </w:r>
    </w:p>
    <w:bookmarkStart w:colFirst="0" w:colLast="0" w:name="pp0f11325dsw" w:id="45"/>
    <w:bookmarkEnd w:id="45"/>
    <w:p w:rsidR="00000000" w:rsidDel="00000000" w:rsidP="00000000" w:rsidRDefault="00000000" w:rsidRPr="00000000" w14:paraId="000002F5">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188">
        <w:r w:rsidDel="00000000" w:rsidR="00000000" w:rsidRPr="00000000">
          <w:rPr>
            <w:rFonts w:ascii="Times New Roman" w:cs="Times New Roman" w:eastAsia="Times New Roman" w:hAnsi="Times New Roman"/>
            <w:sz w:val="20"/>
            <w:szCs w:val="20"/>
            <w:rtl w:val="0"/>
          </w:rPr>
          <w:t xml:space="preserve">Manyam IJROBP '18</w:t>
        </w:r>
      </w:hyperlink>
      <w:r w:rsidDel="00000000" w:rsidR="00000000" w:rsidRPr="00000000">
        <w:rPr>
          <w:rFonts w:ascii="Times New Roman" w:cs="Times New Roman" w:eastAsia="Times New Roman" w:hAnsi="Times New Roman"/>
          <w:sz w:val="20"/>
          <w:szCs w:val="20"/>
          <w:rtl w:val="0"/>
        </w:rPr>
        <w:t xml:space="preserve">] suggests PBT D0.33cc &lt; 46.5 Gy should be added to constraints. </w:t>
      </w:r>
    </w:p>
    <w:p w:rsidR="00000000" w:rsidDel="00000000" w:rsidP="00000000" w:rsidRDefault="00000000" w:rsidRPr="00000000" w14:paraId="000002F6">
      <w:pPr>
        <w:numPr>
          <w:ilvl w:val="3"/>
          <w:numId w:val="25"/>
        </w:numPr>
        <w:spacing w:line="240" w:lineRule="auto"/>
        <w:ind w:left="2880" w:hanging="360"/>
        <w:rPr>
          <w:u w:val="none"/>
        </w:rPr>
      </w:pPr>
      <w:r w:rsidDel="00000000" w:rsidR="00000000" w:rsidRPr="00000000">
        <w:rPr>
          <w:rtl w:val="0"/>
        </w:rPr>
        <w:t xml:space="preserve">[</w:t>
      </w:r>
      <w:hyperlink w:anchor="vpyexbt32q11">
        <w:r w:rsidDel="00000000" w:rsidR="00000000" w:rsidRPr="00000000">
          <w:rPr>
            <w:rtl w:val="0"/>
          </w:rPr>
          <w:t xml:space="preserve">Manyam IJROBP '19</w:t>
        </w:r>
      </w:hyperlink>
      <w:r w:rsidDel="00000000" w:rsidR="00000000" w:rsidRPr="00000000">
        <w:rPr>
          <w:rtl w:val="0"/>
        </w:rPr>
        <w:t xml:space="preserve">] confirmed 0813 constraints limiting the PBT to 105% of the Rx dose have a low sensitivity to detect non-pulmonary grade 3 toxicity. </w:t>
      </w:r>
    </w:p>
    <w:p w:rsidR="00000000" w:rsidDel="00000000" w:rsidP="00000000" w:rsidRDefault="00000000" w:rsidRPr="00000000" w14:paraId="000002F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Brachial plexus: V30 &lt; 3 cc. </w:t>
        <w:br w:type="textWrapping"/>
      </w:r>
      <w:r w:rsidDel="00000000" w:rsidR="00000000" w:rsidRPr="00000000">
        <w:rPr>
          <w:rFonts w:ascii="Times New Roman" w:cs="Times New Roman" w:eastAsia="Times New Roman" w:hAnsi="Times New Roman"/>
          <w:sz w:val="20"/>
          <w:szCs w:val="20"/>
          <w:rtl w:val="0"/>
        </w:rPr>
        <w:t xml:space="preserve">Per Joe Chang: limit brachial plexus to 25-35 Gy in 4-5 fx.</w:t>
      </w:r>
    </w:p>
    <w:p w:rsidR="00000000" w:rsidDel="00000000" w:rsidP="00000000" w:rsidRDefault="00000000" w:rsidRPr="00000000" w14:paraId="000002F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Starts at 50/5, all the way up to 60/5! </w:t>
      </w:r>
      <w:r w:rsidDel="00000000" w:rsidR="00000000" w:rsidRPr="00000000">
        <w:rPr>
          <w:rFonts w:ascii="Gungsuh" w:cs="Gungsuh" w:eastAsia="Gungsuh" w:hAnsi="Gungsuh"/>
          <w:sz w:val="20"/>
          <w:szCs w:val="20"/>
          <w:rtl w:val="0"/>
        </w:rPr>
        <w:t xml:space="preserve">(lowest could have been 40/5). Dose limiting toxicity goal ≤ 20%.</w:t>
      </w:r>
      <w:r w:rsidDel="00000000" w:rsidR="00000000" w:rsidRPr="00000000">
        <w:rPr>
          <w:rtl w:val="0"/>
        </w:rPr>
      </w:r>
    </w:p>
    <w:p w:rsidR="00000000" w:rsidDel="00000000" w:rsidP="00000000" w:rsidRDefault="00000000" w:rsidRPr="00000000" w14:paraId="000002F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Overall, G5 toxicity was 6.7% (Only 2.2% within year 1).</w:t>
      </w:r>
    </w:p>
    <w:p w:rsidR="00000000" w:rsidDel="00000000" w:rsidP="00000000" w:rsidRDefault="00000000" w:rsidRPr="00000000" w14:paraId="000002F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57.5-60 Gy (11.5-12 Gy) cohort (n=71): </w:t>
      </w:r>
    </w:p>
    <w:p w:rsidR="00000000" w:rsidDel="00000000" w:rsidP="00000000" w:rsidRDefault="00000000" w:rsidRPr="00000000" w14:paraId="000002F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tl w:val="0"/>
        </w:rPr>
        <w:t xml:space="preserve">2</w:t>
      </w:r>
      <w:r w:rsidDel="00000000" w:rsidR="00000000" w:rsidRPr="00000000">
        <w:rPr>
          <w:rFonts w:ascii="Times New Roman" w:cs="Times New Roman" w:eastAsia="Times New Roman" w:hAnsi="Times New Roman"/>
          <w:sz w:val="20"/>
          <w:szCs w:val="20"/>
          <w:rtl w:val="0"/>
        </w:rPr>
        <w:t xml:space="preserve">y LC 8</w:t>
      </w:r>
      <w:r w:rsidDel="00000000" w:rsidR="00000000" w:rsidRPr="00000000">
        <w:rPr>
          <w:rtl w:val="0"/>
        </w:rPr>
        <w:t xml:space="preserve">8</w:t>
      </w:r>
      <w:r w:rsidDel="00000000" w:rsidR="00000000" w:rsidRPr="00000000">
        <w:rPr>
          <w:rFonts w:ascii="Times New Roman" w:cs="Times New Roman" w:eastAsia="Times New Roman" w:hAnsi="Times New Roman"/>
          <w:sz w:val="20"/>
          <w:szCs w:val="20"/>
          <w:rtl w:val="0"/>
        </w:rPr>
        <w:t xml:space="preserve">% (includes </w:t>
      </w:r>
      <w:r w:rsidDel="00000000" w:rsidR="00000000" w:rsidRPr="00000000">
        <w:rPr>
          <w:rtl w:val="0"/>
        </w:rPr>
        <w:t xml:space="preserve">involved lobe </w:t>
      </w:r>
      <w:r w:rsidDel="00000000" w:rsidR="00000000" w:rsidRPr="00000000">
        <w:rPr>
          <w:rFonts w:ascii="Times New Roman" w:cs="Times New Roman" w:eastAsia="Times New Roman" w:hAnsi="Times New Roman"/>
          <w:sz w:val="20"/>
          <w:szCs w:val="20"/>
          <w:rtl w:val="0"/>
        </w:rPr>
        <w:t xml:space="preserve">failures), 2y OS 70%, 2y PFS 53%. Distant failure ~20%. </w:t>
      </w:r>
    </w:p>
    <w:p w:rsidR="00000000" w:rsidDel="00000000" w:rsidP="00000000" w:rsidRDefault="00000000" w:rsidRPr="00000000" w14:paraId="000002F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21%.</w:t>
      </w:r>
    </w:p>
    <w:p w:rsidR="00000000" w:rsidDel="00000000" w:rsidP="00000000" w:rsidRDefault="00000000" w:rsidRPr="00000000" w14:paraId="000002FD">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G5 toxicity 5.6% (n=4), while for the 57.5 Gy cohort G5 toxicity was 7.8%. 3 died of lethal hemoptysis.</w:t>
      </w:r>
    </w:p>
    <w:p w:rsidR="00000000" w:rsidDel="00000000" w:rsidP="00000000" w:rsidRDefault="00000000" w:rsidRPr="00000000" w14:paraId="000002F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52.5-55 Gy (10.5-11 Gy) cohort (n=21):</w:t>
      </w:r>
    </w:p>
    <w:p w:rsidR="00000000" w:rsidDel="00000000" w:rsidP="00000000" w:rsidRDefault="00000000" w:rsidRPr="00000000" w14:paraId="000002FF">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G3+ toxicity 24%.</w:t>
      </w:r>
    </w:p>
    <w:p w:rsidR="00000000" w:rsidDel="00000000" w:rsidP="00000000" w:rsidRDefault="00000000" w:rsidRPr="00000000" w14:paraId="00000300">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G5 toxicity 9.5% (n=2).</w:t>
      </w:r>
    </w:p>
    <w:bookmarkStart w:colFirst="0" w:colLast="0" w:name="hibdigklub6d" w:id="46"/>
    <w:bookmarkEnd w:id="46"/>
    <w:p w:rsidR="00000000" w:rsidDel="00000000" w:rsidP="00000000" w:rsidRDefault="00000000" w:rsidRPr="00000000" w14:paraId="0000030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MDACC</w:t>
      </w:r>
      <w:r w:rsidDel="00000000" w:rsidR="00000000" w:rsidRPr="00000000">
        <w:rPr>
          <w:rFonts w:ascii="Times New Roman" w:cs="Times New Roman" w:eastAsia="Times New Roman" w:hAnsi="Times New Roman"/>
          <w:sz w:val="20"/>
          <w:szCs w:val="20"/>
          <w:rtl w:val="0"/>
        </w:rPr>
        <w:t xml:space="preserve"> [</w:t>
      </w:r>
      <w:hyperlink r:id="rId189">
        <w:r w:rsidDel="00000000" w:rsidR="00000000" w:rsidRPr="00000000">
          <w:rPr>
            <w:rFonts w:ascii="Times New Roman" w:cs="Times New Roman" w:eastAsia="Times New Roman" w:hAnsi="Times New Roman"/>
            <w:sz w:val="20"/>
            <w:szCs w:val="20"/>
            <w:rtl w:val="0"/>
          </w:rPr>
          <w:t xml:space="preserve">Chang IJROBP '14]</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50/4 </w:t>
      </w:r>
      <w:r w:rsidDel="00000000" w:rsidR="00000000" w:rsidRPr="00000000">
        <w:rPr>
          <w:rFonts w:ascii="Times New Roman" w:cs="Times New Roman" w:eastAsia="Times New Roman" w:hAnsi="Times New Roman"/>
          <w:sz w:val="20"/>
          <w:szCs w:val="20"/>
          <w:rtl w:val="0"/>
        </w:rPr>
        <w:t xml:space="preserve">(BED10=112) </w:t>
      </w:r>
      <w:r w:rsidDel="00000000" w:rsidR="00000000" w:rsidRPr="00000000">
        <w:rPr>
          <w:rFonts w:ascii="Times New Roman" w:cs="Times New Roman" w:eastAsia="Times New Roman" w:hAnsi="Times New Roman"/>
          <w:b w:val="1"/>
          <w:sz w:val="20"/>
          <w:szCs w:val="20"/>
          <w:rtl w:val="0"/>
        </w:rPr>
        <w:t xml:space="preserve">vs. 70/10</w:t>
      </w:r>
      <w:r w:rsidDel="00000000" w:rsidR="00000000" w:rsidRPr="00000000">
        <w:rPr>
          <w:rFonts w:ascii="Times New Roman" w:cs="Times New Roman" w:eastAsia="Times New Roman" w:hAnsi="Times New Roman"/>
          <w:sz w:val="20"/>
          <w:szCs w:val="20"/>
          <w:rtl w:val="0"/>
        </w:rPr>
        <w:t xml:space="preserve"> (BED10=119).</w:t>
      </w:r>
      <w:r w:rsidDel="00000000" w:rsidR="00000000" w:rsidRPr="00000000">
        <w:rPr>
          <w:rFonts w:ascii="Times New Roman" w:cs="Times New Roman" w:eastAsia="Times New Roman" w:hAnsi="Times New Roman"/>
          <w:i w:val="1"/>
          <w:sz w:val="20"/>
          <w:szCs w:val="20"/>
          <w:rtl w:val="0"/>
        </w:rPr>
        <w:t xml:space="preserve"> </w:t>
        <w:br w:type="textWrapping"/>
      </w:r>
      <w:r w:rsidDel="00000000" w:rsidR="00000000" w:rsidRPr="00000000">
        <w:rPr>
          <w:rFonts w:ascii="Times New Roman" w:cs="Times New Roman" w:eastAsia="Times New Roman" w:hAnsi="Times New Roman"/>
          <w:sz w:val="20"/>
          <w:szCs w:val="20"/>
          <w:rtl w:val="0"/>
        </w:rPr>
        <w:t xml:space="preserve">Central tumors treated with either 4 or 10 fractions have 100% LC at 17 mo.</w:t>
      </w:r>
    </w:p>
    <w:p w:rsidR="00000000" w:rsidDel="00000000" w:rsidP="00000000" w:rsidRDefault="00000000" w:rsidRPr="00000000" w14:paraId="0000030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MDACC is now favoring 5 fraction regimens.</w:t>
      </w:r>
    </w:p>
    <w:p w:rsidR="00000000" w:rsidDel="00000000" w:rsidP="00000000" w:rsidRDefault="00000000" w:rsidRPr="00000000" w14:paraId="0000030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100 pts. ≤ 2 cm from central structures. MFU 31 mo. </w:t>
      </w:r>
    </w:p>
    <w:p w:rsidR="00000000" w:rsidDel="00000000" w:rsidP="00000000" w:rsidRDefault="00000000" w:rsidRPr="00000000" w14:paraId="0000030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Includes TBT, major vessels, esophagus, heart, pericardium, brachial plexus, or VB.</w:t>
      </w:r>
    </w:p>
    <w:p w:rsidR="00000000" w:rsidDel="00000000" w:rsidP="00000000" w:rsidRDefault="00000000" w:rsidRPr="00000000" w14:paraId="0000030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88 pts 50/4, 18 pts 70/10 if unable to meet 4 fx constraints.</w:t>
      </w:r>
    </w:p>
    <w:p w:rsidR="00000000" w:rsidDel="00000000" w:rsidP="00000000" w:rsidRDefault="00000000" w:rsidRPr="00000000" w14:paraId="00000306">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Prescription: Cover ITV + 5mm to at least 95% of the Rx dose, while ITV requires 100% of Rx dose.</w:t>
      </w:r>
    </w:p>
    <w:p w:rsidR="00000000" w:rsidDel="00000000" w:rsidP="00000000" w:rsidRDefault="00000000" w:rsidRPr="00000000" w14:paraId="0000030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LC 97% (nearly </w:t>
      </w:r>
      <w:r w:rsidDel="00000000" w:rsidR="00000000" w:rsidRPr="00000000">
        <w:rPr>
          <w:rFonts w:ascii="Times New Roman" w:cs="Times New Roman" w:eastAsia="Times New Roman" w:hAnsi="Times New Roman"/>
          <w:b w:val="1"/>
          <w:sz w:val="20"/>
          <w:szCs w:val="20"/>
          <w:rtl w:val="0"/>
        </w:rPr>
        <w:t xml:space="preserve">100%</w:t>
      </w:r>
      <w:r w:rsidDel="00000000" w:rsidR="00000000" w:rsidRPr="00000000">
        <w:rPr>
          <w:rFonts w:ascii="Times New Roman" w:cs="Times New Roman" w:eastAsia="Times New Roman" w:hAnsi="Times New Roman"/>
          <w:sz w:val="20"/>
          <w:szCs w:val="20"/>
          <w:rtl w:val="0"/>
        </w:rPr>
        <w:t xml:space="preserve">!). 3y RC 88%. 3y DM 23%. </w:t>
      </w:r>
    </w:p>
    <w:p w:rsidR="00000000" w:rsidDel="00000000" w:rsidP="00000000" w:rsidRDefault="00000000" w:rsidRPr="00000000" w14:paraId="0000030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56 mo, 3y OS 70%. </w:t>
      </w:r>
    </w:p>
    <w:p w:rsidR="00000000" w:rsidDel="00000000" w:rsidP="00000000" w:rsidRDefault="00000000" w:rsidRPr="00000000" w14:paraId="0000030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pneumonitis 1%, no G4/5 toxicity. G2 CW pain 13%.</w:t>
      </w:r>
      <w:r w:rsidDel="00000000" w:rsidR="00000000" w:rsidRPr="00000000">
        <w:rPr>
          <w:rtl w:val="0"/>
        </w:rPr>
      </w:r>
    </w:p>
    <w:bookmarkStart w:colFirst="0" w:colLast="0" w:name="g3o06wmhcj70" w:id="47"/>
    <w:bookmarkEnd w:id="47"/>
    <w:p w:rsidR="00000000" w:rsidDel="00000000" w:rsidP="00000000" w:rsidRDefault="00000000" w:rsidRPr="00000000" w14:paraId="0000030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MDAC</w:t>
      </w:r>
      <w:r w:rsidDel="00000000" w:rsidR="00000000" w:rsidRPr="00000000">
        <w:rPr>
          <w:rFonts w:ascii="Times New Roman" w:cs="Times New Roman" w:eastAsia="Times New Roman" w:hAnsi="Times New Roman"/>
          <w:b w:val="1"/>
          <w:sz w:val="20"/>
          <w:szCs w:val="20"/>
          <w:rtl w:val="0"/>
        </w:rPr>
        <w:t xml:space="preserve">C </w:t>
      </w:r>
      <w:r w:rsidDel="00000000" w:rsidR="00000000" w:rsidRPr="00000000">
        <w:rPr>
          <w:rFonts w:ascii="Times New Roman" w:cs="Times New Roman" w:eastAsia="Times New Roman" w:hAnsi="Times New Roman"/>
          <w:sz w:val="20"/>
          <w:szCs w:val="20"/>
          <w:rtl w:val="0"/>
        </w:rPr>
        <w:t xml:space="preserve">[</w:t>
      </w:r>
      <w:hyperlink r:id="rId190">
        <w:r w:rsidDel="00000000" w:rsidR="00000000" w:rsidRPr="00000000">
          <w:rPr>
            <w:rFonts w:ascii="Times New Roman" w:cs="Times New Roman" w:eastAsia="Times New Roman" w:hAnsi="Times New Roman"/>
            <w:sz w:val="20"/>
            <w:szCs w:val="20"/>
            <w:rtl w:val="0"/>
          </w:rPr>
          <w:t xml:space="preserve">Chang RTO '18</w:t>
        </w:r>
      </w:hyperlink>
      <w:r w:rsidDel="00000000" w:rsidR="00000000" w:rsidRPr="00000000">
        <w:rPr>
          <w:rFonts w:ascii="Times New Roman" w:cs="Times New Roman" w:eastAsia="Times New Roman" w:hAnsi="Times New Roman"/>
          <w:sz w:val="20"/>
          <w:szCs w:val="20"/>
          <w:rtl w:val="0"/>
        </w:rPr>
        <w:t xml:space="preserve">]: Retro. </w:t>
      </w:r>
      <w:r w:rsidDel="00000000" w:rsidR="00000000" w:rsidRPr="00000000">
        <w:rPr>
          <w:rFonts w:ascii="Times New Roman" w:cs="Times New Roman" w:eastAsia="Times New Roman" w:hAnsi="Times New Roman"/>
          <w:b w:val="1"/>
          <w:sz w:val="20"/>
          <w:szCs w:val="20"/>
          <w:rtl w:val="0"/>
        </w:rPr>
        <w:t xml:space="preserve">C</w:t>
      </w:r>
      <w:r w:rsidDel="00000000" w:rsidR="00000000" w:rsidRPr="00000000">
        <w:rPr>
          <w:rFonts w:ascii="Times New Roman" w:cs="Times New Roman" w:eastAsia="Times New Roman" w:hAnsi="Times New Roman"/>
          <w:b w:val="1"/>
          <w:sz w:val="20"/>
          <w:szCs w:val="20"/>
          <w:rtl w:val="0"/>
        </w:rPr>
        <w:t xml:space="preserve">entral vs. Ultracentral tumors</w:t>
      </w:r>
      <w:r w:rsidDel="00000000" w:rsidR="00000000" w:rsidRPr="00000000">
        <w:rPr>
          <w:rFonts w:ascii="Gungsuh" w:cs="Gungsuh" w:eastAsia="Gungsuh" w:hAnsi="Gungsuh"/>
          <w:sz w:val="20"/>
          <w:szCs w:val="20"/>
          <w:rtl w:val="0"/>
        </w:rPr>
        <w:t xml:space="preserve">. All treated with 5 fractions.</w:t>
        <w:br w:type="textWrapping"/>
        <w:t xml:space="preserve">Central: ≤ 2 cm of PBT (but not abutting) or ≤ 2 cm from mediastinal structures (including abutment). </w:t>
      </w:r>
    </w:p>
    <w:p w:rsidR="00000000" w:rsidDel="00000000" w:rsidP="00000000" w:rsidRDefault="00000000" w:rsidRPr="00000000" w14:paraId="0000030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Ultracentral: Tumors </w:t>
      </w:r>
      <w:r w:rsidDel="00000000" w:rsidR="00000000" w:rsidRPr="00000000">
        <w:rPr>
          <w:rFonts w:ascii="Times New Roman" w:cs="Times New Roman" w:eastAsia="Times New Roman" w:hAnsi="Times New Roman"/>
          <w:sz w:val="20"/>
          <w:szCs w:val="20"/>
          <w:rtl w:val="0"/>
        </w:rPr>
        <w:t xml:space="preserve">abutting</w:t>
      </w:r>
      <w:r w:rsidDel="00000000" w:rsidR="00000000" w:rsidRPr="00000000">
        <w:rPr>
          <w:rFonts w:ascii="Times New Roman" w:cs="Times New Roman" w:eastAsia="Times New Roman" w:hAnsi="Times New Roman"/>
          <w:sz w:val="20"/>
          <w:szCs w:val="20"/>
          <w:rtl w:val="0"/>
        </w:rPr>
        <w:t xml:space="preserve"> the PBT.</w:t>
      </w:r>
    </w:p>
    <w:p w:rsidR="00000000" w:rsidDel="00000000" w:rsidP="00000000" w:rsidRDefault="00000000" w:rsidRPr="00000000" w14:paraId="0000030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107 patients. 2009-2015. Primary and metastatic lung tumors. 20% had lymph nodes covered. MFU 15 mo.</w:t>
      </w:r>
    </w:p>
    <w:p w:rsidR="00000000" w:rsidDel="00000000" w:rsidP="00000000" w:rsidRDefault="00000000" w:rsidRPr="00000000" w14:paraId="0000030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ITV + 0.5 cm. All IMRT or VMAT. 80% received 50/5.</w:t>
      </w:r>
    </w:p>
    <w:p w:rsidR="00000000" w:rsidDel="00000000" w:rsidP="00000000" w:rsidRDefault="00000000" w:rsidRPr="00000000" w14:paraId="0000030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ITV V100% &gt; 99%, PTV V95% &gt; 99%, PTV </w:t>
      </w:r>
      <w:r w:rsidDel="00000000" w:rsidR="00000000" w:rsidRPr="00000000">
        <w:rPr>
          <w:rFonts w:ascii="Times New Roman" w:cs="Times New Roman" w:eastAsia="Times New Roman" w:hAnsi="Times New Roman"/>
          <w:sz w:val="20"/>
          <w:szCs w:val="20"/>
          <w:rtl w:val="0"/>
        </w:rPr>
        <w:t xml:space="preserve">Dmax</w:t>
      </w:r>
      <w:r w:rsidDel="00000000" w:rsidR="00000000" w:rsidRPr="00000000">
        <w:rPr>
          <w:rFonts w:ascii="Times New Roman" w:cs="Times New Roman" w:eastAsia="Times New Roman" w:hAnsi="Times New Roman"/>
          <w:sz w:val="20"/>
          <w:szCs w:val="20"/>
          <w:rtl w:val="0"/>
        </w:rPr>
        <w:t xml:space="preserve"> &lt; 120%.</w:t>
      </w:r>
    </w:p>
    <w:p w:rsidR="00000000" w:rsidDel="00000000" w:rsidP="00000000" w:rsidRDefault="00000000" w:rsidRPr="00000000" w14:paraId="0000030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Constraints as per RTOG 08-13. </w:t>
      </w:r>
    </w:p>
    <w:p w:rsidR="00000000" w:rsidDel="00000000" w:rsidP="00000000" w:rsidRDefault="00000000" w:rsidRPr="00000000" w14:paraId="0000031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57→ 50% (p=0.10). MS 27 mo.</w:t>
      </w:r>
    </w:p>
    <w:p w:rsidR="00000000" w:rsidDel="00000000" w:rsidP="00000000" w:rsidRDefault="00000000" w:rsidRPr="00000000" w14:paraId="0000031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LF ~4%. </w:t>
      </w:r>
    </w:p>
    <w:p w:rsidR="00000000" w:rsidDel="00000000" w:rsidP="00000000" w:rsidRDefault="00000000" w:rsidRPr="00000000" w14:paraId="0000031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G3+ toxicity 4→ 9% (p=0.23). </w:t>
      </w:r>
    </w:p>
    <w:p w:rsidR="00000000" w:rsidDel="00000000" w:rsidP="00000000" w:rsidRDefault="00000000" w:rsidRPr="00000000" w14:paraId="00000313">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2y G5 toxicity ~3%. </w:t>
      </w:r>
      <w:r w:rsidDel="00000000" w:rsidR="00000000" w:rsidRPr="00000000">
        <w:rPr>
          <w:rtl w:val="0"/>
        </w:rPr>
      </w:r>
    </w:p>
    <w:p w:rsidR="00000000" w:rsidDel="00000000" w:rsidP="00000000" w:rsidRDefault="00000000" w:rsidRPr="00000000" w14:paraId="0000031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Israel</w:t>
      </w:r>
      <w:r w:rsidDel="00000000" w:rsidR="00000000" w:rsidRPr="00000000">
        <w:rPr>
          <w:rFonts w:ascii="Times New Roman" w:cs="Times New Roman" w:eastAsia="Times New Roman" w:hAnsi="Times New Roman"/>
          <w:sz w:val="20"/>
          <w:szCs w:val="20"/>
          <w:rtl w:val="0"/>
        </w:rPr>
        <w:t xml:space="preserve"> [</w:t>
      </w:r>
      <w:hyperlink r:id="rId191">
        <w:r w:rsidDel="00000000" w:rsidR="00000000" w:rsidRPr="00000000">
          <w:rPr>
            <w:rFonts w:ascii="Times New Roman" w:cs="Times New Roman" w:eastAsia="Times New Roman" w:hAnsi="Times New Roman"/>
            <w:sz w:val="20"/>
            <w:szCs w:val="20"/>
            <w:rtl w:val="0"/>
          </w:rPr>
          <w:t xml:space="preserve">Korzets </w:t>
        </w:r>
      </w:hyperlink>
      <w:hyperlink r:id="rId192">
        <w:r w:rsidDel="00000000" w:rsidR="00000000" w:rsidRPr="00000000">
          <w:rPr>
            <w:rFonts w:ascii="Times New Roman" w:cs="Times New Roman" w:eastAsia="Times New Roman" w:hAnsi="Times New Roman"/>
            <w:sz w:val="20"/>
            <w:szCs w:val="20"/>
            <w:rtl w:val="0"/>
          </w:rPr>
          <w:t xml:space="preserve">ceder</w:t>
        </w:r>
      </w:hyperlink>
      <w:hyperlink r:id="rId193">
        <w:r w:rsidDel="00000000" w:rsidR="00000000" w:rsidRPr="00000000">
          <w:rPr>
            <w:rFonts w:ascii="Times New Roman" w:cs="Times New Roman" w:eastAsia="Times New Roman" w:hAnsi="Times New Roman"/>
            <w:sz w:val="20"/>
            <w:szCs w:val="20"/>
            <w:rtl w:val="0"/>
          </w:rPr>
          <w:t xml:space="preserve"> </w:t>
        </w:r>
      </w:hyperlink>
      <w:hyperlink r:id="rId194">
        <w:r w:rsidDel="00000000" w:rsidR="00000000" w:rsidRPr="00000000">
          <w:rPr>
            <w:rFonts w:ascii="Times New Roman" w:cs="Times New Roman" w:eastAsia="Times New Roman" w:hAnsi="Times New Roman"/>
            <w:sz w:val="20"/>
            <w:szCs w:val="20"/>
            <w:rtl w:val="0"/>
          </w:rPr>
          <w:t xml:space="preserve">Rad Onc</w:t>
        </w:r>
      </w:hyperlink>
      <w:hyperlink r:id="rId195">
        <w:r w:rsidDel="00000000" w:rsidR="00000000" w:rsidRPr="00000000">
          <w:rPr>
            <w:rFonts w:ascii="Times New Roman" w:cs="Times New Roman" w:eastAsia="Times New Roman" w:hAnsi="Times New Roman"/>
            <w:sz w:val="20"/>
            <w:szCs w:val="20"/>
            <w:rtl w:val="0"/>
          </w:rPr>
          <w:t xml:space="preserve"> '18]</w:t>
        </w:r>
      </w:hyperlink>
      <w:r w:rsidDel="00000000" w:rsidR="00000000" w:rsidRPr="00000000">
        <w:rPr>
          <w:rFonts w:ascii="Times New Roman" w:cs="Times New Roman" w:eastAsia="Times New Roman" w:hAnsi="Times New Roman"/>
          <w:sz w:val="20"/>
          <w:szCs w:val="20"/>
          <w:rtl w:val="0"/>
        </w:rPr>
        <w:t xml:space="preserve">: Single institution. 60% (40 pts) got </w:t>
      </w:r>
      <w:r w:rsidDel="00000000" w:rsidR="00000000" w:rsidRPr="00000000">
        <w:rPr>
          <w:rFonts w:ascii="Times New Roman" w:cs="Times New Roman" w:eastAsia="Times New Roman" w:hAnsi="Times New Roman"/>
          <w:b w:val="1"/>
          <w:sz w:val="20"/>
          <w:szCs w:val="20"/>
          <w:rtl w:val="0"/>
        </w:rPr>
        <w:t xml:space="preserve">60/5 </w:t>
      </w:r>
      <w:r w:rsidDel="00000000" w:rsidR="00000000" w:rsidRPr="00000000">
        <w:rPr>
          <w:rFonts w:ascii="Times New Roman" w:cs="Times New Roman" w:eastAsia="Times New Roman" w:hAnsi="Times New Roman"/>
          <w:sz w:val="20"/>
          <w:szCs w:val="20"/>
          <w:rtl w:val="0"/>
        </w:rPr>
        <w:t xml:space="preserve">(12 Gy). </w:t>
      </w:r>
      <w:r w:rsidDel="00000000" w:rsidR="00000000" w:rsidRPr="00000000">
        <w:rPr>
          <w:rFonts w:ascii="Times New Roman" w:cs="Times New Roman" w:eastAsia="Times New Roman" w:hAnsi="Times New Roman"/>
          <w:b w:val="1"/>
          <w:sz w:val="20"/>
          <w:szCs w:val="20"/>
          <w:rtl w:val="0"/>
        </w:rPr>
        <w:t xml:space="preserve">BED10 = 132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1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pts. Majority recurrence and oligomets. &lt; 2 cm from the carina. Some 60/8 (10 pts), 54/3 (6 pts), 48/4 (4 pts).</w:t>
      </w:r>
    </w:p>
    <w:p w:rsidR="00000000" w:rsidDel="00000000" w:rsidP="00000000" w:rsidRDefault="00000000" w:rsidRPr="00000000" w14:paraId="0000031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ITV + 3-4 mm, priority given to OAR over PTV.</w:t>
      </w:r>
    </w:p>
    <w:p w:rsidR="00000000" w:rsidDel="00000000" w:rsidP="00000000" w:rsidRDefault="00000000" w:rsidRPr="00000000" w14:paraId="0000031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1.5y LC 93%. </w:t>
      </w:r>
    </w:p>
    <w:p w:rsidR="00000000" w:rsidDel="00000000" w:rsidP="00000000" w:rsidRDefault="00000000" w:rsidRPr="00000000" w14:paraId="0000031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pts had G1-2 pneumonitis. </w:t>
      </w:r>
    </w:p>
    <w:p w:rsidR="00000000" w:rsidDel="00000000" w:rsidP="00000000" w:rsidRDefault="00000000" w:rsidRPr="00000000" w14:paraId="0000031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pt developed fatal bronchial bleeding, but had prior surgery and RT. </w:t>
      </w:r>
    </w:p>
    <w:bookmarkStart w:colFirst="0" w:colLast="0" w:name="j7hoeajh3wsc" w:id="48"/>
    <w:bookmarkEnd w:id="48"/>
    <w:p w:rsidR="00000000" w:rsidDel="00000000" w:rsidP="00000000" w:rsidRDefault="00000000" w:rsidRPr="00000000" w14:paraId="0000031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Canadian NCIC CTG BR.25</w:t>
      </w:r>
      <w:r w:rsidDel="00000000" w:rsidR="00000000" w:rsidRPr="00000000">
        <w:rPr>
          <w:rFonts w:ascii="Times New Roman" w:cs="Times New Roman" w:eastAsia="Times New Roman" w:hAnsi="Times New Roman"/>
          <w:sz w:val="20"/>
          <w:szCs w:val="20"/>
          <w:rtl w:val="0"/>
        </w:rPr>
        <w:t xml:space="preserve"> [</w:t>
      </w:r>
      <w:hyperlink r:id="rId196">
        <w:r w:rsidDel="00000000" w:rsidR="00000000" w:rsidRPr="00000000">
          <w:rPr>
            <w:rFonts w:ascii="Times New Roman" w:cs="Times New Roman" w:eastAsia="Times New Roman" w:hAnsi="Times New Roman"/>
            <w:sz w:val="20"/>
            <w:szCs w:val="20"/>
            <w:rtl w:val="0"/>
          </w:rPr>
          <w:t xml:space="preserve">Cheung JNCI '14]</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60/15 </w:t>
      </w:r>
      <w:r w:rsidDel="00000000" w:rsidR="00000000" w:rsidRPr="00000000">
        <w:rPr>
          <w:rFonts w:ascii="Times New Roman" w:cs="Times New Roman" w:eastAsia="Times New Roman" w:hAnsi="Times New Roman"/>
          <w:sz w:val="20"/>
          <w:szCs w:val="20"/>
          <w:rtl w:val="0"/>
        </w:rPr>
        <w:t xml:space="preserve">(4 Gy). </w:t>
      </w:r>
      <w:r w:rsidDel="00000000" w:rsidR="00000000" w:rsidRPr="00000000">
        <w:rPr>
          <w:rFonts w:ascii="Times New Roman" w:cs="Times New Roman" w:eastAsia="Times New Roman" w:hAnsi="Times New Roman"/>
          <w:b w:val="1"/>
          <w:sz w:val="20"/>
          <w:szCs w:val="20"/>
          <w:rtl w:val="0"/>
        </w:rPr>
        <w:t xml:space="preserve">BED10 = 84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1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pts. Technically "peripheral" &lt; 5 cm but defined as not involving mainstem bronchus. MFU 4y.</w:t>
      </w:r>
    </w:p>
    <w:p w:rsidR="00000000" w:rsidDel="00000000" w:rsidP="00000000" w:rsidRDefault="00000000" w:rsidRPr="00000000" w14:paraId="0000031C">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 conformal, no inhomogeneity correction. PTV = GTV + 1-1.5 cm.</w:t>
      </w:r>
    </w:p>
    <w:p w:rsidR="00000000" w:rsidDel="00000000" w:rsidP="00000000" w:rsidRDefault="00000000" w:rsidRPr="00000000" w14:paraId="0000031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40% (n=32), G3 toxicity 5% (n=4), G5 toxicity 1% (n=1, fatal hemoptysis).</w:t>
      </w:r>
    </w:p>
    <w:p w:rsidR="00000000" w:rsidDel="00000000" w:rsidP="00000000" w:rsidRDefault="00000000" w:rsidRPr="00000000" w14:paraId="0000031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LC 87%, 3y LC 83%. 2y regional relapse 9%, distant relapse 22%. 2y OS 69%.</w:t>
      </w:r>
      <w:r w:rsidDel="00000000" w:rsidR="00000000" w:rsidRPr="00000000">
        <w:rPr>
          <w:rtl w:val="0"/>
        </w:rPr>
      </w:r>
    </w:p>
    <w:p w:rsidR="00000000" w:rsidDel="00000000" w:rsidP="00000000" w:rsidRDefault="00000000" w:rsidRPr="00000000" w14:paraId="0000031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VUMC</w:t>
      </w:r>
      <w:r w:rsidDel="00000000" w:rsidR="00000000" w:rsidRPr="00000000">
        <w:rPr>
          <w:rFonts w:ascii="Times New Roman" w:cs="Times New Roman" w:eastAsia="Times New Roman" w:hAnsi="Times New Roman"/>
          <w:sz w:val="20"/>
          <w:szCs w:val="20"/>
          <w:rtl w:val="0"/>
        </w:rPr>
        <w:t xml:space="preserve"> [</w:t>
      </w:r>
      <w:hyperlink r:id="rId197">
        <w:r w:rsidDel="00000000" w:rsidR="00000000" w:rsidRPr="00000000">
          <w:rPr>
            <w:rFonts w:ascii="Times New Roman" w:cs="Times New Roman" w:eastAsia="Times New Roman" w:hAnsi="Times New Roman"/>
            <w:sz w:val="20"/>
            <w:szCs w:val="20"/>
            <w:rtl w:val="0"/>
          </w:rPr>
          <w:t xml:space="preserve">Tekatli</w:t>
        </w:r>
      </w:hyperlink>
      <w:hyperlink r:id="rId198">
        <w:r w:rsidDel="00000000" w:rsidR="00000000" w:rsidRPr="00000000">
          <w:rPr>
            <w:rFonts w:ascii="Times New Roman" w:cs="Times New Roman" w:eastAsia="Times New Roman" w:hAnsi="Times New Roman"/>
            <w:sz w:val="20"/>
            <w:szCs w:val="20"/>
            <w:rtl w:val="0"/>
          </w:rPr>
          <w:t xml:space="preserve"> RTO '15]</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60/8 </w:t>
      </w:r>
      <w:r w:rsidDel="00000000" w:rsidR="00000000" w:rsidRPr="00000000">
        <w:rPr>
          <w:rFonts w:ascii="Times New Roman" w:cs="Times New Roman" w:eastAsia="Times New Roman" w:hAnsi="Times New Roman"/>
          <w:sz w:val="20"/>
          <w:szCs w:val="20"/>
          <w:rtl w:val="0"/>
        </w:rPr>
        <w:t xml:space="preserve">(7.5 Gy). </w:t>
      </w:r>
      <w:r w:rsidDel="00000000" w:rsidR="00000000" w:rsidRPr="00000000">
        <w:rPr>
          <w:rFonts w:ascii="Times New Roman" w:cs="Times New Roman" w:eastAsia="Times New Roman" w:hAnsi="Times New Roman"/>
          <w:b w:val="1"/>
          <w:sz w:val="20"/>
          <w:szCs w:val="20"/>
          <w:rtl w:val="0"/>
        </w:rPr>
        <w:t xml:space="preserve">BED = 105</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2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pts. PTV &lt; 2 cm from PBT.</w:t>
      </w:r>
    </w:p>
    <w:p w:rsidR="00000000" w:rsidDel="00000000" w:rsidP="00000000" w:rsidRDefault="00000000" w:rsidRPr="00000000" w14:paraId="0000032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ITV + 3 mm isotropic + 5 mm modifiable.</w:t>
      </w:r>
    </w:p>
    <w:p w:rsidR="00000000" w:rsidDel="00000000" w:rsidP="00000000" w:rsidRDefault="00000000" w:rsidRPr="00000000" w14:paraId="0000032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LC &gt; 90%. 3y OS 53% (similar to peripheral). </w:t>
      </w:r>
    </w:p>
    <w:p w:rsidR="00000000" w:rsidDel="00000000" w:rsidP="00000000" w:rsidRDefault="00000000" w:rsidRPr="00000000" w14:paraId="0000032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14%, or 5/78 pts with G3 toxicity, none with G4 toxicity. </w:t>
      </w:r>
    </w:p>
    <w:p w:rsidR="00000000" w:rsidDel="00000000" w:rsidP="00000000" w:rsidRDefault="00000000" w:rsidRPr="00000000" w14:paraId="0000032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G5 toxicity 3-5%! Possible in 3 pts and likely in 3 pts.</w:t>
      </w:r>
    </w:p>
    <w:p w:rsidR="00000000" w:rsidDel="00000000" w:rsidP="00000000" w:rsidRDefault="00000000" w:rsidRPr="00000000" w14:paraId="0000032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~70% exceeded RTOG 08-13 point dose limits for ≥ 1 OAR. &gt;50% of these in heart.</w:t>
      </w:r>
    </w:p>
    <w:bookmarkStart w:colFirst="0" w:colLast="0" w:name="o1jeelwgulz6" w:id="49"/>
    <w:bookmarkEnd w:id="49"/>
    <w:p w:rsidR="00000000" w:rsidDel="00000000" w:rsidP="00000000" w:rsidRDefault="00000000" w:rsidRPr="00000000" w14:paraId="0000032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MSKCC </w:t>
      </w:r>
      <w:hyperlink r:id="rId199">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200">
        <w:r w:rsidDel="00000000" w:rsidR="00000000" w:rsidRPr="00000000">
          <w:rPr>
            <w:rFonts w:ascii="Times New Roman" w:cs="Times New Roman" w:eastAsia="Times New Roman" w:hAnsi="Times New Roman"/>
            <w:sz w:val="20"/>
            <w:szCs w:val="20"/>
            <w:rtl w:val="0"/>
          </w:rPr>
          <w:t xml:space="preserve">Wang IJROBP '18</w:t>
        </w:r>
      </w:hyperlink>
      <w:r w:rsidDel="00000000" w:rsidR="00000000" w:rsidRPr="00000000">
        <w:rPr>
          <w:rFonts w:ascii="Times New Roman" w:cs="Times New Roman" w:eastAsia="Times New Roman" w:hAnsi="Times New Roman"/>
          <w:sz w:val="20"/>
          <w:szCs w:val="20"/>
          <w:rtl w:val="0"/>
        </w:rPr>
        <w:t xml:space="preserve">]: Retro. 60/8 (n=14), 50/5 (n=25), 45/5 (n=25).</w:t>
        <w:br w:type="textWrapping"/>
      </w:r>
      <w:r w:rsidDel="00000000" w:rsidR="00000000" w:rsidRPr="00000000">
        <w:rPr>
          <w:rFonts w:ascii="Times New Roman" w:cs="Times New Roman" w:eastAsia="Times New Roman" w:hAnsi="Times New Roman"/>
          <w:sz w:val="20"/>
          <w:szCs w:val="20"/>
          <w:rtl w:val="0"/>
        </w:rPr>
        <w:t xml:space="preserve">G5 toxicity &gt; 10%! Consider PBT Dmax &lt; 46.5 for PBT, as Dmax &lt; 105% to PBT  did these pts no justice.</w:t>
      </w:r>
    </w:p>
    <w:p w:rsidR="00000000" w:rsidDel="00000000" w:rsidP="00000000" w:rsidRDefault="00000000" w:rsidRPr="00000000" w14:paraId="0000032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 pts. </w:t>
      </w:r>
      <w:r w:rsidDel="00000000" w:rsidR="00000000" w:rsidRPr="00000000">
        <w:rPr>
          <w:rFonts w:ascii="Times New Roman" w:cs="Times New Roman" w:eastAsia="Times New Roman" w:hAnsi="Times New Roman"/>
          <w:b w:val="1"/>
          <w:sz w:val="20"/>
          <w:szCs w:val="20"/>
          <w:rtl w:val="0"/>
        </w:rPr>
        <w:t xml:space="preserve">Ultracentral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touching PBT or esophagus</w:t>
      </w:r>
      <w:r w:rsidDel="00000000" w:rsidR="00000000" w:rsidRPr="00000000">
        <w:rPr>
          <w:rFonts w:ascii="Times New Roman" w:cs="Times New Roman" w:eastAsia="Times New Roman" w:hAnsi="Times New Roman"/>
          <w:sz w:val="20"/>
          <w:szCs w:val="20"/>
          <w:rtl w:val="0"/>
        </w:rPr>
        <w:t xml:space="preserve"> (n=8). MFU 3y. </w:t>
      </w:r>
    </w:p>
    <w:p w:rsidR="00000000" w:rsidDel="00000000" w:rsidP="00000000" w:rsidRDefault="00000000" w:rsidRPr="00000000" w14:paraId="0000032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mention of priority given to OAR over PTV.</w:t>
      </w:r>
    </w:p>
    <w:p w:rsidR="00000000" w:rsidDel="00000000" w:rsidP="00000000" w:rsidRDefault="00000000" w:rsidRPr="00000000" w14:paraId="0000032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G3+ 19% with G5 11% (n=7). </w:t>
      </w:r>
    </w:p>
    <w:p w:rsidR="00000000" w:rsidDel="00000000" w:rsidP="00000000" w:rsidRDefault="00000000" w:rsidRPr="00000000" w14:paraId="0000032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 pts had fatal pulmonary hemorrhage, w max point dose to PBT ≥ 50 Gy. 2 had bev close to RT.</w:t>
      </w:r>
    </w:p>
    <w:p w:rsidR="00000000" w:rsidDel="00000000" w:rsidP="00000000" w:rsidRDefault="00000000" w:rsidRPr="00000000" w14:paraId="0000032B">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201">
        <w:r w:rsidDel="00000000" w:rsidR="00000000" w:rsidRPr="00000000">
          <w:rPr>
            <w:rFonts w:ascii="Times New Roman" w:cs="Times New Roman" w:eastAsia="Times New Roman" w:hAnsi="Times New Roman"/>
            <w:sz w:val="20"/>
            <w:szCs w:val="20"/>
            <w:rtl w:val="0"/>
          </w:rPr>
          <w:t xml:space="preserve">Manyam IJROBP '18</w:t>
        </w:r>
      </w:hyperlink>
      <w:r w:rsidDel="00000000" w:rsidR="00000000" w:rsidRPr="00000000">
        <w:rPr>
          <w:rFonts w:ascii="Times New Roman" w:cs="Times New Roman" w:eastAsia="Times New Roman" w:hAnsi="Times New Roman"/>
          <w:sz w:val="20"/>
          <w:szCs w:val="20"/>
          <w:rtl w:val="0"/>
        </w:rPr>
        <w:t xml:space="preserve">] suggests PBT D0.33cc &lt; 46.5 Gy should be added to constraints. Other PBT constraints: D4cc &lt; 18 Gy, Dmax &lt; 105%.</w:t>
      </w:r>
    </w:p>
    <w:p w:rsidR="00000000" w:rsidDel="00000000" w:rsidP="00000000" w:rsidRDefault="00000000" w:rsidRPr="00000000" w14:paraId="0000032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LC at 2/4y of 85→ 71%.</w:t>
      </w:r>
    </w:p>
    <w:bookmarkStart w:colFirst="0" w:colLast="0" w:name="ju4kfce49bih" w:id="50"/>
    <w:bookmarkEnd w:id="50"/>
    <w:p w:rsidR="00000000" w:rsidDel="00000000" w:rsidP="00000000" w:rsidRDefault="00000000" w:rsidRPr="00000000" w14:paraId="0000032D">
      <w:pPr>
        <w:numPr>
          <w:ilvl w:val="0"/>
          <w:numId w:val="25"/>
        </w:numPr>
        <w:spacing w:line="240" w:lineRule="auto"/>
        <w:ind w:left="720" w:hanging="360"/>
        <w:rPr/>
      </w:pPr>
      <w:r w:rsidDel="00000000" w:rsidR="00000000" w:rsidRPr="00000000">
        <w:rPr>
          <w:b w:val="1"/>
          <w:rtl w:val="0"/>
        </w:rPr>
        <w:t xml:space="preserve">B</w:t>
      </w:r>
      <w:r w:rsidDel="00000000" w:rsidR="00000000" w:rsidRPr="00000000">
        <w:rPr>
          <w:b w:val="1"/>
          <w:rtl w:val="0"/>
        </w:rPr>
        <w:t xml:space="preserve">C</w:t>
      </w:r>
      <w:r w:rsidDel="00000000" w:rsidR="00000000" w:rsidRPr="00000000">
        <w:rPr>
          <w:rtl w:val="0"/>
        </w:rPr>
        <w:t xml:space="preserve"> [</w:t>
      </w:r>
      <w:hyperlink r:id="rId202">
        <w:r w:rsidDel="00000000" w:rsidR="00000000" w:rsidRPr="00000000">
          <w:rPr>
            <w:rtl w:val="0"/>
          </w:rPr>
          <w:t xml:space="preserve">Zhao Rad Onc ‘20</w:t>
        </w:r>
      </w:hyperlink>
      <w:r w:rsidDel="00000000" w:rsidR="00000000" w:rsidRPr="00000000">
        <w:rPr>
          <w:rtl w:val="0"/>
        </w:rPr>
        <w:t xml:space="preserve">]: </w:t>
      </w:r>
      <w:r w:rsidDel="00000000" w:rsidR="00000000" w:rsidRPr="00000000">
        <w:rPr>
          <w:rtl w:val="0"/>
        </w:rPr>
        <w:t xml:space="preserve">Retro. </w:t>
      </w:r>
      <w:r w:rsidDel="00000000" w:rsidR="00000000" w:rsidRPr="00000000">
        <w:rPr>
          <w:b w:val="1"/>
          <w:rtl w:val="0"/>
        </w:rPr>
        <w:t xml:space="preserve">60/8</w:t>
      </w:r>
      <w:r w:rsidDel="00000000" w:rsidR="00000000" w:rsidRPr="00000000">
        <w:rPr>
          <w:rtl w:val="0"/>
        </w:rPr>
        <w:t xml:space="preserve">.</w:t>
      </w:r>
    </w:p>
    <w:p w:rsidR="00000000" w:rsidDel="00000000" w:rsidP="00000000" w:rsidRDefault="00000000" w:rsidRPr="00000000" w14:paraId="0000032E">
      <w:pPr>
        <w:spacing w:line="240" w:lineRule="auto"/>
        <w:ind w:left="720" w:firstLine="0"/>
        <w:rPr/>
      </w:pPr>
      <w:r w:rsidDel="00000000" w:rsidR="00000000" w:rsidRPr="00000000">
        <w:rPr>
          <w:rtl w:val="0"/>
        </w:rPr>
        <w:t xml:space="preserve">SBRT when prioritizing OARs appears safe and effective. Note: This study did not mention how close tumors were to the mainstem bronchus. </w:t>
      </w:r>
    </w:p>
    <w:p w:rsidR="00000000" w:rsidDel="00000000" w:rsidP="00000000" w:rsidRDefault="00000000" w:rsidRPr="00000000" w14:paraId="0000032F">
      <w:pPr>
        <w:numPr>
          <w:ilvl w:val="1"/>
          <w:numId w:val="25"/>
        </w:numPr>
        <w:spacing w:line="240" w:lineRule="auto"/>
        <w:ind w:left="1440" w:hanging="360"/>
        <w:rPr/>
      </w:pPr>
      <w:r w:rsidDel="00000000" w:rsidR="00000000" w:rsidRPr="00000000">
        <w:rPr>
          <w:rtl w:val="0"/>
        </w:rPr>
        <w:t xml:space="preserve">35 </w:t>
      </w:r>
      <w:r w:rsidDel="00000000" w:rsidR="00000000" w:rsidRPr="00000000">
        <w:rPr>
          <w:b w:val="1"/>
          <w:rtl w:val="0"/>
        </w:rPr>
        <w:t xml:space="preserve">ultracentral</w:t>
      </w:r>
      <w:r w:rsidDel="00000000" w:rsidR="00000000" w:rsidRPr="00000000">
        <w:rPr>
          <w:rtl w:val="0"/>
        </w:rPr>
        <w:t xml:space="preserve"> patients with PTV touching PBT. 2013-2017.  MFU nearly 2y.</w:t>
      </w:r>
    </w:p>
    <w:p w:rsidR="00000000" w:rsidDel="00000000" w:rsidP="00000000" w:rsidRDefault="00000000" w:rsidRPr="00000000" w14:paraId="00000330">
      <w:pPr>
        <w:numPr>
          <w:ilvl w:val="2"/>
          <w:numId w:val="25"/>
        </w:numPr>
        <w:spacing w:line="240" w:lineRule="auto"/>
        <w:ind w:left="2160" w:hanging="360"/>
        <w:rPr/>
      </w:pPr>
      <w:r w:rsidDel="00000000" w:rsidR="00000000" w:rsidRPr="00000000">
        <w:rPr>
          <w:rtl w:val="0"/>
        </w:rPr>
        <w:t xml:space="preserve">PTV sacrifice with ITV coverage prioritized in 30%. ITV coverage sacrificed in 16%.</w:t>
      </w:r>
    </w:p>
    <w:p w:rsidR="00000000" w:rsidDel="00000000" w:rsidP="00000000" w:rsidRDefault="00000000" w:rsidRPr="00000000" w14:paraId="00000331">
      <w:pPr>
        <w:numPr>
          <w:ilvl w:val="2"/>
          <w:numId w:val="25"/>
        </w:numPr>
        <w:spacing w:line="240" w:lineRule="auto"/>
        <w:ind w:left="2160" w:hanging="360"/>
        <w:rPr/>
      </w:pPr>
      <w:r w:rsidDel="00000000" w:rsidR="00000000" w:rsidRPr="00000000">
        <w:rPr>
          <w:rtl w:val="0"/>
        </w:rPr>
        <w:t xml:space="preserve">PTV = ITV + 5 mm isotropic expansion.</w:t>
      </w:r>
    </w:p>
    <w:p w:rsidR="00000000" w:rsidDel="00000000" w:rsidP="00000000" w:rsidRDefault="00000000" w:rsidRPr="00000000" w14:paraId="00000332">
      <w:pPr>
        <w:numPr>
          <w:ilvl w:val="2"/>
          <w:numId w:val="25"/>
        </w:numPr>
        <w:spacing w:line="240" w:lineRule="auto"/>
        <w:ind w:left="2160" w:hanging="360"/>
        <w:rPr/>
      </w:pPr>
      <w:r w:rsidDel="00000000" w:rsidR="00000000" w:rsidRPr="00000000">
        <w:rPr>
          <w:rtl w:val="0"/>
        </w:rPr>
        <w:t xml:space="preserve">PBT D0.035cc &lt; 46.3 Gy (&lt; 80% of BED10 = 100, i.e., 60/8). Very similar to [</w:t>
      </w:r>
      <w:hyperlink r:id="rId203">
        <w:r w:rsidDel="00000000" w:rsidR="00000000" w:rsidRPr="00000000">
          <w:rPr>
            <w:rtl w:val="0"/>
          </w:rPr>
          <w:t xml:space="preserve">LungTECH</w:t>
        </w:r>
      </w:hyperlink>
      <w:r w:rsidDel="00000000" w:rsidR="00000000" w:rsidRPr="00000000">
        <w:rPr>
          <w:rtl w:val="0"/>
        </w:rPr>
        <w:t xml:space="preserve">].</w:t>
      </w:r>
    </w:p>
    <w:p w:rsidR="00000000" w:rsidDel="00000000" w:rsidP="00000000" w:rsidRDefault="00000000" w:rsidRPr="00000000" w14:paraId="00000333">
      <w:pPr>
        <w:numPr>
          <w:ilvl w:val="1"/>
          <w:numId w:val="25"/>
        </w:numPr>
        <w:spacing w:line="240" w:lineRule="auto"/>
        <w:ind w:left="1440" w:hanging="360"/>
        <w:rPr/>
      </w:pPr>
      <w:r w:rsidDel="00000000" w:rsidR="00000000" w:rsidRPr="00000000">
        <w:rPr>
          <w:rtl w:val="0"/>
        </w:rPr>
        <w:t xml:space="preserve">2y LC &gt; 90%!</w:t>
      </w:r>
    </w:p>
    <w:p w:rsidR="00000000" w:rsidDel="00000000" w:rsidP="00000000" w:rsidRDefault="00000000" w:rsidRPr="00000000" w14:paraId="00000334">
      <w:pPr>
        <w:numPr>
          <w:ilvl w:val="1"/>
          <w:numId w:val="25"/>
        </w:numPr>
        <w:spacing w:line="240" w:lineRule="auto"/>
        <w:ind w:left="1440" w:hanging="360"/>
        <w:rPr/>
      </w:pPr>
      <w:r w:rsidDel="00000000" w:rsidR="00000000" w:rsidRPr="00000000">
        <w:rPr>
          <w:rtl w:val="0"/>
        </w:rPr>
        <w:t xml:space="preserve">G3 AE in 5%. There were no grade 4 or 5 events.</w:t>
      </w:r>
    </w:p>
    <w:p w:rsidR="00000000" w:rsidDel="00000000" w:rsidP="00000000" w:rsidRDefault="00000000" w:rsidRPr="00000000" w14:paraId="0000033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SBRT for ultra-central tumors: Good Idea, or Ultra-Risky? </w:t>
      </w:r>
      <w:r w:rsidDel="00000000" w:rsidR="00000000" w:rsidRPr="00000000">
        <w:rPr>
          <w:rFonts w:ascii="Times New Roman" w:cs="Times New Roman" w:eastAsia="Times New Roman" w:hAnsi="Times New Roman"/>
          <w:sz w:val="20"/>
          <w:szCs w:val="20"/>
          <w:rtl w:val="0"/>
        </w:rPr>
        <w:t xml:space="preserve">[</w:t>
      </w:r>
      <w:hyperlink r:id="rId204">
        <w:r w:rsidDel="00000000" w:rsidR="00000000" w:rsidRPr="00000000">
          <w:rPr>
            <w:rFonts w:ascii="Times New Roman" w:cs="Times New Roman" w:eastAsia="Times New Roman" w:hAnsi="Times New Roman"/>
            <w:sz w:val="20"/>
            <w:szCs w:val="20"/>
            <w:rtl w:val="0"/>
          </w:rPr>
          <w:t xml:space="preserve">Palma IJROBP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3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Suggests 60/8 best, but does not account </w:t>
      </w:r>
      <w:r w:rsidDel="00000000" w:rsidR="00000000" w:rsidRPr="00000000">
        <w:rPr>
          <w:rtl w:val="0"/>
        </w:rPr>
        <w:t xml:space="preserve">for the new</w:t>
      </w:r>
      <w:r w:rsidDel="00000000" w:rsidR="00000000" w:rsidRPr="00000000">
        <w:rPr>
          <w:rFonts w:ascii="Times New Roman" w:cs="Times New Roman" w:eastAsia="Times New Roman" w:hAnsi="Times New Roman"/>
          <w:sz w:val="20"/>
          <w:szCs w:val="20"/>
          <w:rtl w:val="0"/>
        </w:rPr>
        <w:t xml:space="preserve"> [</w:t>
      </w:r>
      <w:hyperlink w:anchor="vpyexbt32q11">
        <w:r w:rsidDel="00000000" w:rsidR="00000000" w:rsidRPr="00000000">
          <w:rPr>
            <w:rFonts w:ascii="Times New Roman" w:cs="Times New Roman" w:eastAsia="Times New Roman" w:hAnsi="Times New Roman"/>
            <w:sz w:val="20"/>
            <w:szCs w:val="20"/>
            <w:rtl w:val="0"/>
          </w:rPr>
          <w:t xml:space="preserve">Manyam PBT constraints</w:t>
        </w:r>
      </w:hyperlink>
      <w:r w:rsidDel="00000000" w:rsidR="00000000" w:rsidRPr="00000000">
        <w:rPr>
          <w:rFonts w:ascii="Times New Roman" w:cs="Times New Roman" w:eastAsia="Times New Roman" w:hAnsi="Times New Roman"/>
          <w:sz w:val="20"/>
          <w:szCs w:val="20"/>
          <w:rtl w:val="0"/>
        </w:rPr>
        <w:t xml:space="preserve">] for 50/5 in 2020. Both 8 fractions and 5 fractions are likely legit</w:t>
      </w:r>
      <w:r w:rsidDel="00000000" w:rsidR="00000000" w:rsidRPr="00000000">
        <w:rPr>
          <w:rtl w:val="0"/>
        </w:rPr>
        <w:t xml:space="preserve">, but most oncologists tend to hedge and favor 8 fractions despite lack of data demonstrating superiority by way of local control or safety.</w:t>
      </w:r>
    </w:p>
    <w:p w:rsidR="00000000" w:rsidDel="00000000" w:rsidP="00000000" w:rsidRDefault="00000000" w:rsidRPr="00000000" w14:paraId="0000033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8">
      <w:pPr>
        <w:pStyle w:val="Heading3"/>
        <w:spacing w:line="240" w:lineRule="auto"/>
        <w:rPr/>
      </w:pPr>
      <w:bookmarkStart w:colFirst="0" w:colLast="0" w:name="_31j3vr6mrwkq" w:id="51"/>
      <w:bookmarkEnd w:id="51"/>
      <w:hyperlink w:anchor="_p20pk5rzxumi">
        <w:r w:rsidDel="00000000" w:rsidR="00000000" w:rsidRPr="00000000">
          <w:rPr>
            <w:u w:val="single"/>
            <w:rtl w:val="0"/>
          </w:rPr>
          <w:t xml:space="preserve">SBRT for tumors &gt; 5 cm</w:t>
        </w:r>
      </w:hyperlink>
      <w:r w:rsidDel="00000000" w:rsidR="00000000" w:rsidRPr="00000000">
        <w:rPr>
          <w:rtl w:val="0"/>
        </w:rPr>
      </w:r>
    </w:p>
    <w:p w:rsidR="00000000" w:rsidDel="00000000" w:rsidP="00000000" w:rsidRDefault="00000000" w:rsidRPr="00000000" w14:paraId="0000033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ASTRO/ASCO Guidelines: SBRT </w:t>
      </w:r>
      <w:r w:rsidDel="00000000" w:rsidR="00000000" w:rsidRPr="00000000">
        <w:rPr>
          <w:rtl w:val="0"/>
        </w:rPr>
        <w:t xml:space="preserve">is an appropriate</w:t>
      </w:r>
      <w:r w:rsidDel="00000000" w:rsidR="00000000" w:rsidRPr="00000000">
        <w:rPr>
          <w:rFonts w:ascii="Times New Roman" w:cs="Times New Roman" w:eastAsia="Times New Roman" w:hAnsi="Times New Roman"/>
          <w:sz w:val="20"/>
          <w:szCs w:val="20"/>
          <w:rtl w:val="0"/>
        </w:rPr>
        <w:t xml:space="preserve"> option for tumors &gt; 5 cm in diameter with an acceptable therapeutic ratio.</w:t>
      </w:r>
    </w:p>
    <w:p w:rsidR="00000000" w:rsidDel="00000000" w:rsidP="00000000" w:rsidRDefault="00000000" w:rsidRPr="00000000" w14:paraId="0000033A">
      <w:pPr>
        <w:numPr>
          <w:ilvl w:val="0"/>
          <w:numId w:val="41"/>
        </w:numPr>
        <w:spacing w:line="240" w:lineRule="auto"/>
        <w:ind w:left="720" w:hanging="360"/>
      </w:pPr>
      <w:r w:rsidDel="00000000" w:rsidR="00000000" w:rsidRPr="00000000">
        <w:rPr>
          <w:rtl w:val="0"/>
        </w:rPr>
        <w:t xml:space="preserve">Stage II disease (T2bN0 - 4-5 cm; T3N0 - 5-7 cm).</w:t>
      </w:r>
    </w:p>
    <w:p w:rsidR="00000000" w:rsidDel="00000000" w:rsidP="00000000" w:rsidRDefault="00000000" w:rsidRPr="00000000" w14:paraId="0000033B">
      <w:pPr>
        <w:numPr>
          <w:ilvl w:val="1"/>
          <w:numId w:val="41"/>
        </w:numPr>
        <w:spacing w:line="240" w:lineRule="auto"/>
        <w:ind w:left="1440" w:hanging="360"/>
      </w:pPr>
      <w:r w:rsidDel="00000000" w:rsidR="00000000" w:rsidRPr="00000000">
        <w:rPr>
          <w:rtl w:val="0"/>
        </w:rPr>
        <w:t xml:space="preserve">~10% of pts at diagnosis.</w:t>
      </w:r>
    </w:p>
    <w:p w:rsidR="00000000" w:rsidDel="00000000" w:rsidP="00000000" w:rsidRDefault="00000000" w:rsidRPr="00000000" w14:paraId="0000033C">
      <w:pPr>
        <w:numPr>
          <w:ilvl w:val="1"/>
          <w:numId w:val="41"/>
        </w:numPr>
        <w:spacing w:line="240" w:lineRule="auto"/>
        <w:ind w:left="1440" w:hanging="360"/>
      </w:pPr>
      <w:r w:rsidDel="00000000" w:rsidR="00000000" w:rsidRPr="00000000">
        <w:rPr>
          <w:rtl w:val="0"/>
        </w:rPr>
        <w:t xml:space="preserve">N1, &gt; 4 cm, or invading pleura, chest wall, diaphragm, phrenic nerve, pericardium, tumor in the same lobe.</w:t>
      </w:r>
    </w:p>
    <w:p w:rsidR="00000000" w:rsidDel="00000000" w:rsidP="00000000" w:rsidRDefault="00000000" w:rsidRPr="00000000" w14:paraId="0000033D">
      <w:pPr>
        <w:numPr>
          <w:ilvl w:val="1"/>
          <w:numId w:val="41"/>
        </w:numPr>
        <w:spacing w:line="240" w:lineRule="auto"/>
        <w:ind w:left="1440" w:hanging="360"/>
      </w:pPr>
      <w:r w:rsidDel="00000000" w:rsidR="00000000" w:rsidRPr="00000000">
        <w:rPr>
          <w:rtl w:val="0"/>
        </w:rPr>
        <w:t xml:space="preserve">Adjuvant RT only in R1/2 resections.</w:t>
      </w:r>
    </w:p>
    <w:p w:rsidR="00000000" w:rsidDel="00000000" w:rsidP="00000000" w:rsidRDefault="00000000" w:rsidRPr="00000000" w14:paraId="0000033E">
      <w:pPr>
        <w:numPr>
          <w:ilvl w:val="1"/>
          <w:numId w:val="41"/>
        </w:numPr>
        <w:spacing w:line="240" w:lineRule="auto"/>
        <w:ind w:left="1440" w:hanging="360"/>
      </w:pPr>
      <w:r w:rsidDel="00000000" w:rsidR="00000000" w:rsidRPr="00000000">
        <w:rPr>
          <w:rtl w:val="0"/>
        </w:rPr>
        <w:t xml:space="preserve">Given the 30% risk of DM and 40% LRR on [</w:t>
      </w:r>
      <w:hyperlink w:anchor="a7j9wvgpo9h0">
        <w:r w:rsidDel="00000000" w:rsidR="00000000" w:rsidRPr="00000000">
          <w:rPr>
            <w:rtl w:val="0"/>
          </w:rPr>
          <w:t xml:space="preserve">RTOG 02-36</w:t>
        </w:r>
      </w:hyperlink>
      <w:r w:rsidDel="00000000" w:rsidR="00000000" w:rsidRPr="00000000">
        <w:rPr>
          <w:rtl w:val="0"/>
        </w:rPr>
        <w:t xml:space="preserve">], four new trials are looking at immuno for early NSCLC: SWOG/NRG S1914, UCLA, PACIFIC 4, and NRG-LU004. See the NCTN Trial Portfolios by Disease Site: [</w:t>
      </w:r>
      <w:hyperlink r:id="rId205">
        <w:r w:rsidDel="00000000" w:rsidR="00000000" w:rsidRPr="00000000">
          <w:rPr>
            <w:rtl w:val="0"/>
          </w:rPr>
          <w:t xml:space="preserve">Thorax</w:t>
        </w:r>
      </w:hyperlink>
      <w:r w:rsidDel="00000000" w:rsidR="00000000" w:rsidRPr="00000000">
        <w:rPr>
          <w:rtl w:val="0"/>
        </w:rPr>
        <w:t xml:space="preserve">] and [</w:t>
      </w:r>
      <w:hyperlink w:anchor="_m5aoyuk8s5l5">
        <w:r w:rsidDel="00000000" w:rsidR="00000000" w:rsidRPr="00000000">
          <w:rPr>
            <w:rtl w:val="0"/>
          </w:rPr>
          <w:t xml:space="preserve">Future Directions</w:t>
        </w:r>
      </w:hyperlink>
      <w:r w:rsidDel="00000000" w:rsidR="00000000" w:rsidRPr="00000000">
        <w:rPr>
          <w:rtl w:val="0"/>
        </w:rPr>
        <w:t xml:space="preserve">] section for more.</w:t>
      </w:r>
    </w:p>
    <w:p w:rsidR="00000000" w:rsidDel="00000000" w:rsidP="00000000" w:rsidRDefault="00000000" w:rsidRPr="00000000" w14:paraId="0000033F">
      <w:pPr>
        <w:numPr>
          <w:ilvl w:val="0"/>
          <w:numId w:val="41"/>
        </w:numPr>
        <w:spacing w:line="240" w:lineRule="auto"/>
        <w:ind w:left="720" w:hanging="360"/>
      </w:pPr>
      <w:r w:rsidDel="00000000" w:rsidR="00000000" w:rsidRPr="00000000">
        <w:rPr>
          <w:rtl w:val="0"/>
        </w:rPr>
        <w:t xml:space="preserve">Concurrent nivolumab [</w:t>
      </w:r>
      <w:hyperlink w:anchor="kix.yc9oslrzybud">
        <w:r w:rsidDel="00000000" w:rsidR="00000000" w:rsidRPr="00000000">
          <w:rPr>
            <w:rtl w:val="0"/>
          </w:rPr>
          <w:t xml:space="preserve">appears safe</w:t>
        </w:r>
      </w:hyperlink>
      <w:r w:rsidDel="00000000" w:rsidR="00000000" w:rsidRPr="00000000">
        <w:rPr>
          <w:rtl w:val="0"/>
        </w:rPr>
        <w:t xml:space="preserve">] with conventionally fractionated radiation therapy.</w:t>
      </w:r>
    </w:p>
    <w:p w:rsidR="00000000" w:rsidDel="00000000" w:rsidP="00000000" w:rsidRDefault="00000000" w:rsidRPr="00000000" w14:paraId="00000340">
      <w:pPr>
        <w:numPr>
          <w:ilvl w:val="0"/>
          <w:numId w:val="4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Peter</w:t>
      </w:r>
      <w:r w:rsidDel="00000000" w:rsidR="00000000" w:rsidRPr="00000000">
        <w:rPr>
          <w:rFonts w:ascii="Times New Roman" w:cs="Times New Roman" w:eastAsia="Times New Roman" w:hAnsi="Times New Roman"/>
          <w:sz w:val="20"/>
          <w:szCs w:val="20"/>
          <w:rtl w:val="0"/>
        </w:rPr>
        <w:t xml:space="preserve">son [</w:t>
      </w:r>
      <w:hyperlink r:id="rId206">
        <w:r w:rsidDel="00000000" w:rsidR="00000000" w:rsidRPr="00000000">
          <w:rPr>
            <w:rFonts w:ascii="Times New Roman" w:cs="Times New Roman" w:eastAsia="Times New Roman" w:hAnsi="Times New Roman"/>
            <w:sz w:val="20"/>
            <w:szCs w:val="20"/>
            <w:rtl w:val="0"/>
          </w:rPr>
          <w:t xml:space="preserve">Clinical Lung Cancer '17</w:t>
        </w:r>
      </w:hyperlink>
      <w:r w:rsidDel="00000000" w:rsidR="00000000" w:rsidRPr="00000000">
        <w:rPr>
          <w:rFonts w:ascii="Times New Roman" w:cs="Times New Roman" w:eastAsia="Times New Roman" w:hAnsi="Times New Roman"/>
          <w:sz w:val="20"/>
          <w:szCs w:val="20"/>
          <w:rtl w:val="0"/>
        </w:rPr>
        <w:t xml:space="preserve">]: Retro. </w:t>
      </w:r>
      <w:r w:rsidDel="00000000" w:rsidR="00000000" w:rsidRPr="00000000">
        <w:rPr>
          <w:rtl w:val="0"/>
        </w:rPr>
        <w:t xml:space="preserve">Rx 25-60/3-5 fractions.</w:t>
      </w:r>
      <w:r w:rsidDel="00000000" w:rsidR="00000000" w:rsidRPr="00000000">
        <w:rPr>
          <w:rtl w:val="0"/>
        </w:rPr>
      </w:r>
    </w:p>
    <w:p w:rsidR="00000000" w:rsidDel="00000000" w:rsidP="00000000" w:rsidRDefault="00000000" w:rsidRPr="00000000" w14:paraId="00000341">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patients. Median size 5.6 cm (5-12.2 cm). MFU 16 mo.</w:t>
      </w:r>
    </w:p>
    <w:p w:rsidR="00000000" w:rsidDel="00000000" w:rsidP="00000000" w:rsidRDefault="00000000" w:rsidRPr="00000000" w14:paraId="00000342">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1.5y LF 5%, 1.5y DF 32%.</w:t>
      </w:r>
    </w:p>
    <w:p w:rsidR="00000000" w:rsidDel="00000000" w:rsidP="00000000" w:rsidRDefault="00000000" w:rsidRPr="00000000" w14:paraId="00000343">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5%. </w:t>
      </w:r>
    </w:p>
    <w:p w:rsidR="00000000" w:rsidDel="00000000" w:rsidP="00000000" w:rsidRDefault="00000000" w:rsidRPr="00000000" w14:paraId="00000344">
      <w:pPr>
        <w:numPr>
          <w:ilvl w:val="0"/>
          <w:numId w:val="4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Verma [</w:t>
      </w:r>
      <w:hyperlink r:id="rId207">
        <w:r w:rsidDel="00000000" w:rsidR="00000000" w:rsidRPr="00000000">
          <w:rPr>
            <w:rFonts w:ascii="Times New Roman" w:cs="Times New Roman" w:eastAsia="Times New Roman" w:hAnsi="Times New Roman"/>
            <w:sz w:val="20"/>
            <w:szCs w:val="20"/>
            <w:rtl w:val="0"/>
          </w:rPr>
          <w:t xml:space="preserve">IJROBP '17</w:t>
        </w:r>
      </w:hyperlink>
      <w:r w:rsidDel="00000000" w:rsidR="00000000" w:rsidRPr="00000000">
        <w:rPr>
          <w:rFonts w:ascii="Times New Roman" w:cs="Times New Roman" w:eastAsia="Times New Roman" w:hAnsi="Times New Roman"/>
          <w:sz w:val="20"/>
          <w:szCs w:val="20"/>
          <w:rtl w:val="0"/>
        </w:rPr>
        <w:t xml:space="preserve">]: NCDB. Median </w:t>
      </w:r>
      <w:r w:rsidDel="00000000" w:rsidR="00000000" w:rsidRPr="00000000">
        <w:rPr>
          <w:rFonts w:ascii="Times New Roman" w:cs="Times New Roman" w:eastAsia="Times New Roman" w:hAnsi="Times New Roman"/>
          <w:b w:val="1"/>
          <w:sz w:val="20"/>
          <w:szCs w:val="20"/>
          <w:rtl w:val="0"/>
        </w:rPr>
        <w:t xml:space="preserve">50/4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5">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 pts. NSCLC &gt; 5 cm treated with SBRT. </w:t>
      </w:r>
    </w:p>
    <w:p w:rsidR="00000000" w:rsidDel="00000000" w:rsidP="00000000" w:rsidRDefault="00000000" w:rsidRPr="00000000" w14:paraId="00000346">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received chemotherapy, </w:t>
      </w:r>
      <w:r w:rsidDel="00000000" w:rsidR="00000000" w:rsidRPr="00000000">
        <w:rPr>
          <w:rtl w:val="0"/>
        </w:rPr>
        <w:t xml:space="preserve">which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was</w:t>
      </w:r>
      <w:r w:rsidDel="00000000" w:rsidR="00000000" w:rsidRPr="00000000">
        <w:rPr>
          <w:rFonts w:ascii="Times New Roman" w:cs="Times New Roman" w:eastAsia="Times New Roman" w:hAnsi="Times New Roman"/>
          <w:sz w:val="20"/>
          <w:szCs w:val="20"/>
          <w:rtl w:val="0"/>
        </w:rPr>
        <w:t xml:space="preserve"> associated with improved OS.</w:t>
      </w:r>
    </w:p>
    <w:p w:rsidR="00000000" w:rsidDel="00000000" w:rsidP="00000000" w:rsidRDefault="00000000" w:rsidRPr="00000000" w14:paraId="00000347">
      <w:pPr>
        <w:numPr>
          <w:ilvl w:val="0"/>
          <w:numId w:val="4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Verma [</w:t>
      </w:r>
      <w:hyperlink r:id="rId208">
        <w:r w:rsidDel="00000000" w:rsidR="00000000" w:rsidRPr="00000000">
          <w:rPr>
            <w:rFonts w:ascii="Times New Roman" w:cs="Times New Roman" w:eastAsia="Times New Roman" w:hAnsi="Times New Roman"/>
            <w:sz w:val="20"/>
            <w:szCs w:val="20"/>
            <w:rtl w:val="0"/>
          </w:rPr>
          <w:t xml:space="preserve">Cancer '17</w:t>
        </w:r>
      </w:hyperlink>
      <w:r w:rsidDel="00000000" w:rsidR="00000000" w:rsidRPr="00000000">
        <w:rPr>
          <w:rFonts w:ascii="Times New Roman" w:cs="Times New Roman" w:eastAsia="Times New Roman" w:hAnsi="Times New Roman"/>
          <w:sz w:val="20"/>
          <w:szCs w:val="20"/>
          <w:rtl w:val="0"/>
        </w:rPr>
        <w:t xml:space="preserve">]: Retro. Median </w:t>
      </w:r>
      <w:r w:rsidDel="00000000" w:rsidR="00000000" w:rsidRPr="00000000">
        <w:rPr>
          <w:rFonts w:ascii="Times New Roman" w:cs="Times New Roman" w:eastAsia="Times New Roman" w:hAnsi="Times New Roman"/>
          <w:b w:val="1"/>
          <w:sz w:val="20"/>
          <w:szCs w:val="20"/>
          <w:rtl w:val="0"/>
        </w:rPr>
        <w:t xml:space="preserve">50/5</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8">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 pts. Pooled multi-institutional analysis. Median size 5.4 cm (5-7.5 cm). MFU 12 mo.</w:t>
      </w:r>
    </w:p>
    <w:p w:rsidR="00000000" w:rsidDel="00000000" w:rsidP="00000000" w:rsidRDefault="00000000" w:rsidRPr="00000000" w14:paraId="00000349">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LC 73%, 2y DFS 54%, 2y DM 33%, 2y OS 46%. </w:t>
      </w:r>
    </w:p>
    <w:p w:rsidR="00000000" w:rsidDel="00000000" w:rsidP="00000000" w:rsidRDefault="00000000" w:rsidRPr="00000000" w14:paraId="0000034A">
      <w:pPr>
        <w:numPr>
          <w:ilvl w:val="1"/>
          <w:numId w:val="4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toxicity 5%. </w:t>
      </w:r>
      <w:r w:rsidDel="00000000" w:rsidR="00000000" w:rsidRPr="00000000">
        <w:rPr>
          <w:rtl w:val="0"/>
        </w:rPr>
      </w:r>
    </w:p>
    <w:p w:rsidR="00000000" w:rsidDel="00000000" w:rsidP="00000000" w:rsidRDefault="00000000" w:rsidRPr="00000000" w14:paraId="0000034B">
      <w:pPr>
        <w:pStyle w:val="Heading2"/>
        <w:rPr>
          <w:rFonts w:ascii="Times New Roman" w:cs="Times New Roman" w:eastAsia="Times New Roman" w:hAnsi="Times New Roman"/>
          <w:sz w:val="20"/>
          <w:szCs w:val="20"/>
        </w:rPr>
      </w:pPr>
      <w:bookmarkStart w:colFirst="0" w:colLast="0" w:name="_m3ugsmf72kwx" w:id="52"/>
      <w:bookmarkEnd w:id="52"/>
      <w:hyperlink w:anchor="_opxxqv56465m">
        <w:r w:rsidDel="00000000" w:rsidR="00000000" w:rsidRPr="00000000">
          <w:rPr>
            <w:rtl w:val="0"/>
          </w:rPr>
          <w:t xml:space="preserve">Toxicity</w:t>
        </w:r>
      </w:hyperlink>
      <w:r w:rsidDel="00000000" w:rsidR="00000000" w:rsidRPr="00000000">
        <w:rPr>
          <w:rtl w:val="0"/>
        </w:rPr>
      </w:r>
    </w:p>
    <w:p w:rsidR="00000000" w:rsidDel="00000000" w:rsidP="00000000" w:rsidRDefault="00000000" w:rsidRPr="00000000" w14:paraId="0000034C">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Rengan [</w:t>
      </w:r>
      <w:hyperlink r:id="rId209">
        <w:r w:rsidDel="00000000" w:rsidR="00000000" w:rsidRPr="00000000">
          <w:rPr>
            <w:rFonts w:ascii="Times New Roman" w:cs="Times New Roman" w:eastAsia="Times New Roman" w:hAnsi="Times New Roman"/>
            <w:sz w:val="20"/>
            <w:szCs w:val="20"/>
            <w:rtl w:val="0"/>
          </w:rPr>
          <w:t xml:space="preserve">NEJM '12</w:t>
        </w:r>
      </w:hyperlink>
      <w:r w:rsidDel="00000000" w:rsidR="00000000" w:rsidRPr="00000000">
        <w:rPr>
          <w:rFonts w:ascii="Times New Roman" w:cs="Times New Roman" w:eastAsia="Times New Roman" w:hAnsi="Times New Roman"/>
          <w:sz w:val="20"/>
          <w:szCs w:val="20"/>
          <w:rtl w:val="0"/>
        </w:rPr>
        <w:t xml:space="preserve">] demonstrating central airway necrosis after SBRT.</w:t>
      </w:r>
    </w:p>
    <w:p w:rsidR="00000000" w:rsidDel="00000000" w:rsidP="00000000" w:rsidRDefault="00000000" w:rsidRPr="00000000" w14:paraId="0000034D">
      <w:pPr>
        <w:numPr>
          <w:ilvl w:val="0"/>
          <w:numId w:val="26"/>
        </w:numPr>
        <w:spacing w:line="240" w:lineRule="auto"/>
        <w:ind w:left="720" w:hanging="360"/>
        <w:rPr>
          <w:u w:val="none"/>
        </w:rPr>
      </w:pPr>
      <w:r w:rsidDel="00000000" w:rsidR="00000000" w:rsidRPr="00000000">
        <w:rPr>
          <w:rtl w:val="0"/>
        </w:rPr>
        <w:t xml:space="preserve">Patients with interstitial lung disease may have higher rates of toxicity.</w:t>
      </w:r>
    </w:p>
    <w:p w:rsidR="00000000" w:rsidDel="00000000" w:rsidP="00000000" w:rsidRDefault="00000000" w:rsidRPr="00000000" w14:paraId="0000034E">
      <w:pPr>
        <w:numPr>
          <w:ilvl w:val="0"/>
          <w:numId w:val="26"/>
        </w:numPr>
        <w:spacing w:line="240" w:lineRule="auto"/>
        <w:ind w:left="720" w:hanging="360"/>
      </w:pPr>
      <w:r w:rsidDel="00000000" w:rsidR="00000000" w:rsidRPr="00000000">
        <w:rPr>
          <w:b w:val="1"/>
          <w:rtl w:val="0"/>
        </w:rPr>
        <w:t xml:space="preserve">A Primer on Interstitial Lung Disease an</w:t>
      </w:r>
      <w:r w:rsidDel="00000000" w:rsidR="00000000" w:rsidRPr="00000000">
        <w:rPr>
          <w:b w:val="1"/>
          <w:rtl w:val="0"/>
        </w:rPr>
        <w:t xml:space="preserve">d Thoracic RT</w:t>
      </w:r>
      <w:r w:rsidDel="00000000" w:rsidR="00000000" w:rsidRPr="00000000">
        <w:rPr>
          <w:rtl w:val="0"/>
        </w:rPr>
        <w:t xml:space="preserve"> [</w:t>
      </w:r>
      <w:hyperlink r:id="rId210">
        <w:r w:rsidDel="00000000" w:rsidR="00000000" w:rsidRPr="00000000">
          <w:rPr>
            <w:rtl w:val="0"/>
          </w:rPr>
          <w:t xml:space="preserve">Goodman JTO’ 20</w:t>
        </w:r>
      </w:hyperlink>
      <w:r w:rsidDel="00000000" w:rsidR="00000000" w:rsidRPr="00000000">
        <w:rPr>
          <w:rtl w:val="0"/>
        </w:rPr>
        <w:t xml:space="preserve">]:</w:t>
      </w:r>
    </w:p>
    <w:p w:rsidR="00000000" w:rsidDel="00000000" w:rsidP="00000000" w:rsidRDefault="00000000" w:rsidRPr="00000000" w14:paraId="0000034F">
      <w:pPr>
        <w:numPr>
          <w:ilvl w:val="1"/>
          <w:numId w:val="26"/>
        </w:numPr>
        <w:spacing w:line="240" w:lineRule="auto"/>
        <w:ind w:left="1440" w:hanging="360"/>
        <w:rPr/>
      </w:pPr>
      <w:r w:rsidDel="00000000" w:rsidR="00000000" w:rsidRPr="00000000">
        <w:rPr>
          <w:rtl w:val="0"/>
        </w:rPr>
        <w:t xml:space="preserve">ILD-GAP index: Mortality risk prediction for patients with ILD. Patients with a score of 0-1 have a 3y mortality of 10%, while scores &gt; 5 are associated with a predicted 3y mortality of 75%.</w:t>
      </w:r>
    </w:p>
    <w:p w:rsidR="00000000" w:rsidDel="00000000" w:rsidP="00000000" w:rsidRDefault="00000000" w:rsidRPr="00000000" w14:paraId="00000350">
      <w:pPr>
        <w:numPr>
          <w:ilvl w:val="1"/>
          <w:numId w:val="26"/>
        </w:numPr>
        <w:spacing w:line="240" w:lineRule="auto"/>
        <w:ind w:left="1440" w:hanging="360"/>
        <w:rPr/>
      </w:pPr>
      <w:r w:rsidDel="00000000" w:rsidR="00000000" w:rsidRPr="00000000">
        <w:rPr>
          <w:rFonts w:ascii="Gungsuh" w:cs="Gungsuh" w:eastAsia="Gungsuh" w:hAnsi="Gungsuh"/>
          <w:rtl w:val="0"/>
        </w:rPr>
        <w:t xml:space="preserve">Aim for Lung V20 ≤ 6.5% and MLD ≤ 4.5 Gy with SBRT, although G5 mortality when meeting either metric is still 11%. Issue: Does not report different types of ILD individually [</w:t>
      </w:r>
      <w:hyperlink r:id="rId211">
        <w:r w:rsidDel="00000000" w:rsidR="00000000" w:rsidRPr="00000000">
          <w:rPr>
            <w:rtl w:val="0"/>
          </w:rPr>
          <w:t xml:space="preserve">Chen IJROBP ‘17</w:t>
        </w:r>
      </w:hyperlink>
      <w:r w:rsidDel="00000000" w:rsidR="00000000" w:rsidRPr="00000000">
        <w:rPr>
          <w:rtl w:val="0"/>
        </w:rPr>
        <w:t xml:space="preserve">].</w:t>
      </w:r>
    </w:p>
    <w:p w:rsidR="00000000" w:rsidDel="00000000" w:rsidP="00000000" w:rsidRDefault="00000000" w:rsidRPr="00000000" w14:paraId="00000351">
      <w:pPr>
        <w:numPr>
          <w:ilvl w:val="1"/>
          <w:numId w:val="26"/>
        </w:numPr>
        <w:spacing w:line="240" w:lineRule="auto"/>
        <w:ind w:left="1440" w:hanging="360"/>
        <w:rPr/>
      </w:pPr>
      <w:r w:rsidDel="00000000" w:rsidR="00000000" w:rsidRPr="00000000">
        <w:rPr>
          <w:rtl w:val="0"/>
        </w:rPr>
        <w:t xml:space="preserve">Aim for Lung V20 &lt; 25% with conventional fractionation [</w:t>
      </w:r>
      <w:hyperlink r:id="rId212">
        <w:r w:rsidDel="00000000" w:rsidR="00000000" w:rsidRPr="00000000">
          <w:rPr>
            <w:rtl w:val="0"/>
          </w:rPr>
          <w:t xml:space="preserve">Kobayashi JCO ’18</w:t>
        </w:r>
      </w:hyperlink>
      <w:r w:rsidDel="00000000" w:rsidR="00000000" w:rsidRPr="00000000">
        <w:rPr>
          <w:rtl w:val="0"/>
        </w:rPr>
        <w:t xml:space="preserve">,</w:t>
      </w:r>
      <w:hyperlink r:id="rId213">
        <w:r w:rsidDel="00000000" w:rsidR="00000000" w:rsidRPr="00000000">
          <w:rPr>
            <w:rtl w:val="0"/>
          </w:rPr>
          <w:t xml:space="preserve"> </w:t>
        </w:r>
      </w:hyperlink>
      <w:hyperlink r:id="rId214">
        <w:r w:rsidDel="00000000" w:rsidR="00000000" w:rsidRPr="00000000">
          <w:rPr>
            <w:rtl w:val="0"/>
          </w:rPr>
          <w:t xml:space="preserve">Higo Jpn JCO ‘19</w:t>
        </w:r>
      </w:hyperlink>
      <w:r w:rsidDel="00000000" w:rsidR="00000000" w:rsidRPr="00000000">
        <w:rPr>
          <w:rtl w:val="0"/>
        </w:rPr>
        <w:t xml:space="preserve">].</w:t>
      </w:r>
    </w:p>
    <w:bookmarkStart w:colFirst="0" w:colLast="0" w:name="kix.o1he394ouy3r" w:id="53"/>
    <w:bookmarkEnd w:id="53"/>
    <w:p w:rsidR="00000000" w:rsidDel="00000000" w:rsidP="00000000" w:rsidRDefault="00000000" w:rsidRPr="00000000" w14:paraId="00000352">
      <w:pPr>
        <w:numPr>
          <w:ilvl w:val="0"/>
          <w:numId w:val="26"/>
        </w:numPr>
        <w:spacing w:line="240" w:lineRule="auto"/>
        <w:ind w:left="720" w:hanging="360"/>
      </w:pPr>
      <w:r w:rsidDel="00000000" w:rsidR="00000000" w:rsidRPr="00000000">
        <w:rPr>
          <w:b w:val="1"/>
          <w:rtl w:val="0"/>
        </w:rPr>
        <w:t xml:space="preserve">ASPIRE-ILD Protocol</w:t>
      </w:r>
      <w:r w:rsidDel="00000000" w:rsidR="00000000" w:rsidRPr="00000000">
        <w:rPr>
          <w:rtl w:val="0"/>
        </w:rPr>
        <w:t xml:space="preserve"> [</w:t>
      </w:r>
      <w:hyperlink r:id="rId215">
        <w:r w:rsidDel="00000000" w:rsidR="00000000" w:rsidRPr="00000000">
          <w:rPr>
            <w:rtl w:val="0"/>
          </w:rPr>
          <w:t xml:space="preserve">Palma BMC Cancer '19</w:t>
        </w:r>
      </w:hyperlink>
      <w:r w:rsidDel="00000000" w:rsidR="00000000" w:rsidRPr="00000000">
        <w:rPr>
          <w:rtl w:val="0"/>
        </w:rPr>
        <w:t xml:space="preserve">]: Phase II, single arm. </w:t>
      </w:r>
      <w:r w:rsidDel="00000000" w:rsidR="00000000" w:rsidRPr="00000000">
        <w:rPr>
          <w:b w:val="1"/>
          <w:rtl w:val="0"/>
        </w:rPr>
        <w:t xml:space="preserve">Dose de-escalation for patients with ILD</w:t>
      </w:r>
      <w:r w:rsidDel="00000000" w:rsidR="00000000" w:rsidRPr="00000000">
        <w:rPr>
          <w:rtl w:val="0"/>
        </w:rPr>
        <w:t xml:space="preserve">.</w:t>
      </w:r>
    </w:p>
    <w:p w:rsidR="00000000" w:rsidDel="00000000" w:rsidP="00000000" w:rsidRDefault="00000000" w:rsidRPr="00000000" w14:paraId="00000353">
      <w:pPr>
        <w:numPr>
          <w:ilvl w:val="1"/>
          <w:numId w:val="26"/>
        </w:numPr>
        <w:spacing w:line="240" w:lineRule="auto"/>
        <w:ind w:left="1440" w:hanging="360"/>
      </w:pPr>
      <w:r w:rsidDel="00000000" w:rsidR="00000000" w:rsidRPr="00000000">
        <w:rPr>
          <w:rtl w:val="0"/>
        </w:rPr>
        <w:t xml:space="preserve">T1-2N0M0 NSCLC with co-existing ILD who are not candidates for surgical excision.</w:t>
      </w:r>
    </w:p>
    <w:p w:rsidR="00000000" w:rsidDel="00000000" w:rsidP="00000000" w:rsidRDefault="00000000" w:rsidRPr="00000000" w14:paraId="00000354">
      <w:pPr>
        <w:numPr>
          <w:ilvl w:val="1"/>
          <w:numId w:val="26"/>
        </w:numPr>
        <w:spacing w:line="240" w:lineRule="auto"/>
        <w:ind w:left="1440" w:hanging="360"/>
      </w:pPr>
      <w:r w:rsidDel="00000000" w:rsidR="00000000" w:rsidRPr="00000000">
        <w:rPr>
          <w:rtl w:val="0"/>
        </w:rPr>
        <w:t xml:space="preserve">Starting dose 50/5 (BED10 100 Gy) with de-escalation to 50/10 (BED10 75 Gy) or 45/15 (BED10 58 Gy).</w:t>
      </w:r>
    </w:p>
    <w:bookmarkStart w:colFirst="0" w:colLast="0" w:name="vpyexbt32q11" w:id="54"/>
    <w:bookmarkEnd w:id="54"/>
    <w:p w:rsidR="00000000" w:rsidDel="00000000" w:rsidP="00000000" w:rsidRDefault="00000000" w:rsidRPr="00000000" w14:paraId="00000355">
      <w:pPr>
        <w:numPr>
          <w:ilvl w:val="0"/>
          <w:numId w:val="26"/>
        </w:numPr>
        <w:spacing w:line="240" w:lineRule="auto"/>
        <w:ind w:left="720" w:hanging="360"/>
        <w:rPr>
          <w:u w:val="none"/>
        </w:rPr>
      </w:pPr>
      <w:r w:rsidDel="00000000" w:rsidR="00000000" w:rsidRPr="00000000">
        <w:rPr>
          <w:b w:val="1"/>
          <w:rtl w:val="0"/>
        </w:rPr>
        <w:t xml:space="preserve">Validation of RTOG 0813 PBT constraints for non-pneumonitis toxicity (NPT) </w:t>
      </w:r>
      <w:r w:rsidDel="00000000" w:rsidR="00000000" w:rsidRPr="00000000">
        <w:rPr>
          <w:rtl w:val="0"/>
        </w:rPr>
        <w:t xml:space="preserve">[</w:t>
      </w:r>
      <w:hyperlink r:id="rId216">
        <w:r w:rsidDel="00000000" w:rsidR="00000000" w:rsidRPr="00000000">
          <w:rPr>
            <w:rtl w:val="0"/>
          </w:rPr>
          <w:t xml:space="preserve">Manyam IJROBP '20</w:t>
        </w:r>
      </w:hyperlink>
      <w:r w:rsidDel="00000000" w:rsidR="00000000" w:rsidRPr="00000000">
        <w:rPr>
          <w:rtl w:val="0"/>
        </w:rPr>
        <w:t xml:space="preserve">]:</w:t>
      </w:r>
    </w:p>
    <w:p w:rsidR="00000000" w:rsidDel="00000000" w:rsidP="00000000" w:rsidRDefault="00000000" w:rsidRPr="00000000" w14:paraId="00000356">
      <w:pPr>
        <w:spacing w:line="240" w:lineRule="auto"/>
        <w:ind w:left="0" w:firstLine="720"/>
        <w:rPr/>
      </w:pPr>
      <w:r w:rsidDel="00000000" w:rsidR="00000000" w:rsidRPr="00000000">
        <w:rPr>
          <w:rtl w:val="0"/>
        </w:rPr>
        <w:t xml:space="preserve">Manyam data suggests Dmax closer to 95% may be more wise than RTOG 08-13 limiting the PBT to 105% of 50/5.</w:t>
      </w:r>
    </w:p>
    <w:p w:rsidR="00000000" w:rsidDel="00000000" w:rsidP="00000000" w:rsidRDefault="00000000" w:rsidRPr="00000000" w14:paraId="00000357">
      <w:pPr>
        <w:numPr>
          <w:ilvl w:val="1"/>
          <w:numId w:val="26"/>
        </w:numPr>
        <w:spacing w:line="240" w:lineRule="auto"/>
        <w:ind w:left="1440" w:hanging="360"/>
        <w:rPr>
          <w:u w:val="none"/>
        </w:rPr>
      </w:pPr>
      <w:r w:rsidDel="00000000" w:rsidR="00000000" w:rsidRPr="00000000">
        <w:rPr>
          <w:rtl w:val="0"/>
        </w:rPr>
        <w:t xml:space="preserve">132 pts. 2009-2016. MFU over 2y. </w:t>
      </w:r>
    </w:p>
    <w:p w:rsidR="00000000" w:rsidDel="00000000" w:rsidP="00000000" w:rsidRDefault="00000000" w:rsidRPr="00000000" w14:paraId="00000358">
      <w:pPr>
        <w:numPr>
          <w:ilvl w:val="2"/>
          <w:numId w:val="26"/>
        </w:numPr>
        <w:spacing w:line="240" w:lineRule="auto"/>
        <w:ind w:left="2160" w:hanging="360"/>
        <w:rPr>
          <w:u w:val="none"/>
        </w:rPr>
      </w:pPr>
      <w:r w:rsidDel="00000000" w:rsidR="00000000" w:rsidRPr="00000000">
        <w:rPr>
          <w:rFonts w:ascii="Gungsuh" w:cs="Gungsuh" w:eastAsia="Gungsuh" w:hAnsi="Gungsuh"/>
          <w:rtl w:val="0"/>
        </w:rPr>
        <w:t xml:space="preserve">RTOG 0813 constraints: D4cc ≤ 18 Gy, D0.03cc ≤ 52.5 Gy. </w:t>
      </w:r>
    </w:p>
    <w:p w:rsidR="00000000" w:rsidDel="00000000" w:rsidP="00000000" w:rsidRDefault="00000000" w:rsidRPr="00000000" w14:paraId="00000359">
      <w:pPr>
        <w:numPr>
          <w:ilvl w:val="1"/>
          <w:numId w:val="26"/>
        </w:numPr>
        <w:spacing w:line="240" w:lineRule="auto"/>
        <w:ind w:left="1440" w:hanging="360"/>
        <w:rPr>
          <w:u w:val="none"/>
        </w:rPr>
      </w:pPr>
      <w:r w:rsidDel="00000000" w:rsidR="00000000" w:rsidRPr="00000000">
        <w:rPr>
          <w:rFonts w:ascii="Gungsuh" w:cs="Gungsuh" w:eastAsia="Gungsuh" w:hAnsi="Gungsuh"/>
          <w:rtl w:val="0"/>
        </w:rPr>
        <w:t xml:space="preserve">G2+ NPT predicted by D0.03cc ≤ 50 Gy (Sn 88%, Sp 77%). </w:t>
      </w:r>
    </w:p>
    <w:p w:rsidR="00000000" w:rsidDel="00000000" w:rsidP="00000000" w:rsidRDefault="00000000" w:rsidRPr="00000000" w14:paraId="0000035A">
      <w:pPr>
        <w:numPr>
          <w:ilvl w:val="1"/>
          <w:numId w:val="26"/>
        </w:numPr>
        <w:spacing w:line="240" w:lineRule="auto"/>
        <w:ind w:left="1440" w:hanging="360"/>
        <w:rPr>
          <w:u w:val="none"/>
        </w:rPr>
      </w:pPr>
      <w:r w:rsidDel="00000000" w:rsidR="00000000" w:rsidRPr="00000000">
        <w:rPr>
          <w:rFonts w:ascii="Gungsuh" w:cs="Gungsuh" w:eastAsia="Gungsuh" w:hAnsi="Gungsuh"/>
          <w:rtl w:val="0"/>
        </w:rPr>
        <w:t xml:space="preserve">G3+ NPT predicted by D0.33cc ≤ 47.1 Gy (Sn 100%, Sp 86%).</w:t>
      </w:r>
    </w:p>
    <w:p w:rsidR="00000000" w:rsidDel="00000000" w:rsidP="00000000" w:rsidRDefault="00000000" w:rsidRPr="00000000" w14:paraId="0000035B">
      <w:pPr>
        <w:numPr>
          <w:ilvl w:val="1"/>
          <w:numId w:val="26"/>
        </w:numPr>
        <w:spacing w:line="240" w:lineRule="auto"/>
        <w:ind w:left="1440" w:hanging="360"/>
        <w:rPr>
          <w:u w:val="none"/>
        </w:rPr>
      </w:pPr>
      <w:r w:rsidDel="00000000" w:rsidR="00000000" w:rsidRPr="00000000">
        <w:rPr>
          <w:rtl w:val="0"/>
        </w:rPr>
        <w:t xml:space="preserve">Applying RTOG constraints for G2+ NPT had Sn ~33% and Sp ~92%. </w:t>
      </w:r>
    </w:p>
    <w:p w:rsidR="00000000" w:rsidDel="00000000" w:rsidP="00000000" w:rsidRDefault="00000000" w:rsidRPr="00000000" w14:paraId="0000035C">
      <w:pPr>
        <w:numPr>
          <w:ilvl w:val="1"/>
          <w:numId w:val="26"/>
        </w:numPr>
        <w:spacing w:line="240" w:lineRule="auto"/>
        <w:ind w:left="1440" w:hanging="360"/>
        <w:rPr>
          <w:u w:val="none"/>
        </w:rPr>
      </w:pPr>
      <w:r w:rsidDel="00000000" w:rsidR="00000000" w:rsidRPr="00000000">
        <w:rPr>
          <w:rtl w:val="0"/>
        </w:rPr>
        <w:t xml:space="preserve">A PBT dosimetric correlation for pneumonitis toxicity could not be identified.</w:t>
      </w:r>
      <w:r w:rsidDel="00000000" w:rsidR="00000000" w:rsidRPr="00000000">
        <w:rPr>
          <w:rtl w:val="0"/>
        </w:rPr>
      </w:r>
    </w:p>
    <w:bookmarkStart w:colFirst="0" w:colLast="0" w:name="70uud96bc7wd" w:id="55"/>
    <w:bookmarkEnd w:id="55"/>
    <w:p w:rsidR="00000000" w:rsidDel="00000000" w:rsidP="00000000" w:rsidRDefault="00000000" w:rsidRPr="00000000" w14:paraId="0000035D">
      <w:pPr>
        <w:numPr>
          <w:ilvl w:val="0"/>
          <w:numId w:val="26"/>
        </w:numPr>
        <w:spacing w:line="240" w:lineRule="auto"/>
        <w:ind w:left="720" w:hanging="360"/>
        <w:rPr>
          <w:u w:val="none"/>
        </w:rPr>
      </w:pPr>
      <w:r w:rsidDel="00000000" w:rsidR="00000000" w:rsidRPr="00000000">
        <w:rPr>
          <w:b w:val="1"/>
          <w:rtl w:val="0"/>
        </w:rPr>
        <w:t xml:space="preserve">Lung SBRT and Concurrent Immunotherapy</w:t>
      </w:r>
      <w:r w:rsidDel="00000000" w:rsidR="00000000" w:rsidRPr="00000000">
        <w:rPr>
          <w:rtl w:val="0"/>
        </w:rPr>
        <w:t xml:space="preserve"> [</w:t>
      </w:r>
      <w:hyperlink r:id="rId217">
        <w:r w:rsidDel="00000000" w:rsidR="00000000" w:rsidRPr="00000000">
          <w:rPr>
            <w:rtl w:val="0"/>
          </w:rPr>
          <w:t xml:space="preserve">Tian IJROBP '20</w:t>
        </w:r>
      </w:hyperlink>
      <w:r w:rsidDel="00000000" w:rsidR="00000000" w:rsidRPr="00000000">
        <w:rPr>
          <w:rtl w:val="0"/>
        </w:rPr>
        <w:t xml:space="preserve">]: </w:t>
      </w:r>
      <w:r w:rsidDel="00000000" w:rsidR="00000000" w:rsidRPr="00000000">
        <w:rPr>
          <w:b w:val="1"/>
          <w:rtl w:val="0"/>
        </w:rPr>
        <w:t xml:space="preserve">SBRT ± ICI</w:t>
      </w:r>
      <w:r w:rsidDel="00000000" w:rsidR="00000000" w:rsidRPr="00000000">
        <w:rPr>
          <w:rtl w:val="0"/>
        </w:rPr>
        <w:t xml:space="preserve">.</w:t>
      </w:r>
    </w:p>
    <w:p w:rsidR="00000000" w:rsidDel="00000000" w:rsidP="00000000" w:rsidRDefault="00000000" w:rsidRPr="00000000" w14:paraId="0000035E">
      <w:pPr>
        <w:spacing w:line="240" w:lineRule="auto"/>
        <w:ind w:left="720" w:firstLine="0"/>
        <w:rPr/>
      </w:pPr>
      <w:r w:rsidDel="00000000" w:rsidR="00000000" w:rsidRPr="00000000">
        <w:rPr>
          <w:rtl w:val="0"/>
        </w:rPr>
        <w:t xml:space="preserve">Concurrent SBRT + ICI is safe, but there is a clinically meaningful risk of pneumonitis, especially with dual-ICI.</w:t>
      </w:r>
    </w:p>
    <w:p w:rsidR="00000000" w:rsidDel="00000000" w:rsidP="00000000" w:rsidRDefault="00000000" w:rsidRPr="00000000" w14:paraId="0000035F">
      <w:pPr>
        <w:numPr>
          <w:ilvl w:val="1"/>
          <w:numId w:val="26"/>
        </w:numPr>
        <w:spacing w:line="240" w:lineRule="auto"/>
        <w:ind w:left="1440" w:hanging="360"/>
        <w:rPr>
          <w:u w:val="none"/>
        </w:rPr>
      </w:pPr>
      <w:r w:rsidDel="00000000" w:rsidR="00000000" w:rsidRPr="00000000">
        <w:rPr>
          <w:rtl w:val="0"/>
        </w:rPr>
        <w:t xml:space="preserve">117 pts, 54 of whom received concurrent ICI. MFU 9 mo.</w:t>
      </w:r>
    </w:p>
    <w:p w:rsidR="00000000" w:rsidDel="00000000" w:rsidP="00000000" w:rsidRDefault="00000000" w:rsidRPr="00000000" w14:paraId="00000360">
      <w:pPr>
        <w:numPr>
          <w:ilvl w:val="1"/>
          <w:numId w:val="26"/>
        </w:numPr>
        <w:spacing w:line="240" w:lineRule="auto"/>
        <w:ind w:left="1440" w:hanging="360"/>
        <w:rPr>
          <w:u w:val="none"/>
        </w:rPr>
      </w:pPr>
      <w:r w:rsidDel="00000000" w:rsidR="00000000" w:rsidRPr="00000000">
        <w:rPr>
          <w:rtl w:val="0"/>
        </w:rPr>
        <w:t xml:space="preserve">Treatment related AE at 30 days (acute) and 180 days (subacute) were evaluated. </w:t>
      </w:r>
    </w:p>
    <w:p w:rsidR="00000000" w:rsidDel="00000000" w:rsidP="00000000" w:rsidRDefault="00000000" w:rsidRPr="00000000" w14:paraId="00000361">
      <w:pPr>
        <w:numPr>
          <w:ilvl w:val="1"/>
          <w:numId w:val="26"/>
        </w:numPr>
        <w:spacing w:line="240" w:lineRule="auto"/>
        <w:ind w:left="1440" w:hanging="360"/>
        <w:rPr>
          <w:u w:val="none"/>
        </w:rPr>
      </w:pPr>
      <w:r w:rsidDel="00000000" w:rsidR="00000000" w:rsidRPr="00000000">
        <w:rPr>
          <w:rFonts w:ascii="Cardo" w:cs="Cardo" w:eastAsia="Cardo" w:hAnsi="Cardo"/>
          <w:rtl w:val="0"/>
        </w:rPr>
        <w:t xml:space="preserve">G3 pneumonitis 0→ 11%, while any grade RP was similar ~30%.</w:t>
      </w:r>
    </w:p>
    <w:p w:rsidR="00000000" w:rsidDel="00000000" w:rsidP="00000000" w:rsidRDefault="00000000" w:rsidRPr="00000000" w14:paraId="00000362">
      <w:pPr>
        <w:numPr>
          <w:ilvl w:val="1"/>
          <w:numId w:val="26"/>
        </w:numPr>
        <w:spacing w:line="240" w:lineRule="auto"/>
        <w:ind w:left="1440" w:hanging="360"/>
        <w:rPr>
          <w:u w:val="none"/>
        </w:rPr>
      </w:pPr>
      <w:r w:rsidDel="00000000" w:rsidR="00000000" w:rsidRPr="00000000">
        <w:rPr>
          <w:rFonts w:ascii="Cardo" w:cs="Cardo" w:eastAsia="Cardo" w:hAnsi="Cardo"/>
          <w:rtl w:val="0"/>
        </w:rPr>
        <w:t xml:space="preserve">Subacute (90d) G3 pneumonitis in 3→ 27%.</w:t>
      </w:r>
    </w:p>
    <w:p w:rsidR="00000000" w:rsidDel="00000000" w:rsidP="00000000" w:rsidRDefault="00000000" w:rsidRPr="00000000" w14:paraId="00000363">
      <w:pPr>
        <w:numPr>
          <w:ilvl w:val="1"/>
          <w:numId w:val="26"/>
        </w:numPr>
        <w:spacing w:line="240" w:lineRule="auto"/>
        <w:ind w:left="1440" w:hanging="360"/>
        <w:rPr>
          <w:u w:val="none"/>
        </w:rPr>
      </w:pPr>
      <w:r w:rsidDel="00000000" w:rsidR="00000000" w:rsidRPr="00000000">
        <w:rPr>
          <w:rFonts w:ascii="Cardo" w:cs="Cardo" w:eastAsia="Cardo" w:hAnsi="Cardo"/>
          <w:rtl w:val="0"/>
        </w:rPr>
        <w:t xml:space="preserve">Any-grade pneumonitis for ICI monotherapy vs. dual-ICI of 30→ 63%. </w:t>
      </w:r>
    </w:p>
    <w:p w:rsidR="00000000" w:rsidDel="00000000" w:rsidP="00000000" w:rsidRDefault="00000000" w:rsidRPr="00000000" w14:paraId="00000364">
      <w:pPr>
        <w:numPr>
          <w:ilvl w:val="1"/>
          <w:numId w:val="26"/>
        </w:numPr>
        <w:spacing w:line="240" w:lineRule="auto"/>
        <w:ind w:left="1440" w:hanging="360"/>
        <w:rPr>
          <w:u w:val="none"/>
        </w:rPr>
      </w:pPr>
      <w:r w:rsidDel="00000000" w:rsidR="00000000" w:rsidRPr="00000000">
        <w:rPr>
          <w:rtl w:val="0"/>
        </w:rPr>
        <w:t xml:space="preserve">Receipt of ICI, PTV volume, and lobes involved by WBRT were linked to pneumonitis.</w:t>
      </w:r>
    </w:p>
    <w:p w:rsidR="00000000" w:rsidDel="00000000" w:rsidP="00000000" w:rsidRDefault="00000000" w:rsidRPr="00000000" w14:paraId="00000365">
      <w:pPr>
        <w:numPr>
          <w:ilvl w:val="1"/>
          <w:numId w:val="26"/>
        </w:numPr>
        <w:spacing w:line="240" w:lineRule="auto"/>
        <w:ind w:left="1440" w:hanging="360"/>
      </w:pPr>
      <w:r w:rsidDel="00000000" w:rsidR="00000000" w:rsidRPr="00000000">
        <w:rPr>
          <w:rtl w:val="0"/>
        </w:rPr>
        <w:t xml:space="preserve">Immune checkpoint inhibition and PTV volume above 138 cc were most important. </w:t>
      </w:r>
    </w:p>
    <w:p w:rsidR="00000000" w:rsidDel="00000000" w:rsidP="00000000" w:rsidRDefault="00000000" w:rsidRPr="00000000" w14:paraId="00000366">
      <w:pPr>
        <w:numPr>
          <w:ilvl w:val="1"/>
          <w:numId w:val="26"/>
        </w:numPr>
        <w:spacing w:line="240" w:lineRule="auto"/>
        <w:ind w:left="1440" w:hanging="360"/>
        <w:rPr>
          <w:u w:val="none"/>
        </w:rPr>
      </w:pPr>
      <w:r w:rsidDel="00000000" w:rsidR="00000000" w:rsidRPr="00000000">
        <w:rPr>
          <w:rtl w:val="0"/>
        </w:rPr>
        <w:t xml:space="preserve">Mean lung dose and V20 did not predict for RP, but they used low cut-offs with MLD of 2.7 Gy and V20 of 6.5%. </w:t>
      </w:r>
    </w:p>
    <w:bookmarkStart w:colFirst="0" w:colLast="0" w:name="sz9jsyj0jga4" w:id="56"/>
    <w:bookmarkEnd w:id="56"/>
    <w:p w:rsidR="00000000" w:rsidDel="00000000" w:rsidP="00000000" w:rsidRDefault="00000000" w:rsidRPr="00000000" w14:paraId="00000367">
      <w:pPr>
        <w:numPr>
          <w:ilvl w:val="0"/>
          <w:numId w:val="26"/>
        </w:numPr>
        <w:spacing w:line="240" w:lineRule="auto"/>
        <w:ind w:left="720" w:hanging="360"/>
        <w:rPr>
          <w:u w:val="none"/>
        </w:rPr>
      </w:pPr>
      <w:r w:rsidDel="00000000" w:rsidR="00000000" w:rsidRPr="00000000">
        <w:rPr>
          <w:rFonts w:ascii="Times New Roman" w:cs="Times New Roman" w:eastAsia="Times New Roman" w:hAnsi="Times New Roman"/>
          <w:b w:val="1"/>
          <w:sz w:val="20"/>
          <w:szCs w:val="20"/>
          <w:rtl w:val="0"/>
        </w:rPr>
        <w:t xml:space="preserve">OARs in Lung SBRT: What is safe for lung parenchyma? </w:t>
      </w:r>
      <w:r w:rsidDel="00000000" w:rsidR="00000000" w:rsidRPr="00000000">
        <w:rPr>
          <w:rFonts w:ascii="Times New Roman" w:cs="Times New Roman" w:eastAsia="Times New Roman" w:hAnsi="Times New Roman"/>
          <w:sz w:val="20"/>
          <w:szCs w:val="20"/>
          <w:rtl w:val="0"/>
        </w:rPr>
        <w:t xml:space="preserve">[</w:t>
      </w:r>
      <w:hyperlink r:id="rId218">
        <w:r w:rsidDel="00000000" w:rsidR="00000000" w:rsidRPr="00000000">
          <w:rPr>
            <w:rFonts w:ascii="Times New Roman" w:cs="Times New Roman" w:eastAsia="Times New Roman" w:hAnsi="Times New Roman"/>
            <w:sz w:val="20"/>
            <w:szCs w:val="20"/>
            <w:rtl w:val="0"/>
          </w:rPr>
          <w:t xml:space="preserve">Kong IJROBP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AAPM Reporting Guidelines for RP</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68">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Recommend V20 &lt; 10%, with 15% being an acceptable deviation.</w:t>
      </w:r>
    </w:p>
    <w:p w:rsidR="00000000" w:rsidDel="00000000" w:rsidP="00000000" w:rsidRDefault="00000000" w:rsidRPr="00000000" w14:paraId="00000369">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Suggests</w:t>
      </w:r>
      <w:r w:rsidDel="00000000" w:rsidR="00000000" w:rsidRPr="00000000">
        <w:rPr>
          <w:rFonts w:ascii="Times New Roman" w:cs="Times New Roman" w:eastAsia="Times New Roman" w:hAnsi="Times New Roman"/>
          <w:sz w:val="20"/>
          <w:szCs w:val="20"/>
          <w:rtl w:val="0"/>
        </w:rPr>
        <w:t xml:space="preserve"> Mean Lung Dose limit of 8 Gy, though other high quality studies have suggested 6 Gy [</w:t>
      </w:r>
      <w:hyperlink r:id="rId219">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w:t>
      </w:r>
      <w:hyperlink r:id="rId220">
        <w:r w:rsidDel="00000000" w:rsidR="00000000" w:rsidRPr="00000000">
          <w:rPr>
            <w:rFonts w:ascii="Times New Roman" w:cs="Times New Roman" w:eastAsia="Times New Roman" w:hAnsi="Times New Roman"/>
            <w:sz w:val="20"/>
            <w:szCs w:val="20"/>
            <w:rtl w:val="0"/>
          </w:rPr>
          <w:t xml:space="preserve">2</w:t>
        </w:r>
      </w:hyperlink>
      <w:r w:rsidDel="00000000" w:rsidR="00000000" w:rsidRPr="00000000">
        <w:rPr>
          <w:rFonts w:ascii="Times New Roman" w:cs="Times New Roman" w:eastAsia="Times New Roman" w:hAnsi="Times New Roman"/>
          <w:sz w:val="20"/>
          <w:szCs w:val="20"/>
          <w:rtl w:val="0"/>
        </w:rPr>
        <w:t xml:space="preserve">,</w:t>
      </w:r>
      <w:hyperlink r:id="rId221">
        <w:r w:rsidDel="00000000" w:rsidR="00000000" w:rsidRPr="00000000">
          <w:rPr>
            <w:rFonts w:ascii="Times New Roman" w:cs="Times New Roman" w:eastAsia="Times New Roman" w:hAnsi="Times New Roman"/>
            <w:sz w:val="20"/>
            <w:szCs w:val="20"/>
            <w:rtl w:val="0"/>
          </w:rPr>
          <w:t xml:space="preserve">3</w:t>
        </w:r>
      </w:hyperlink>
      <w:r w:rsidDel="00000000" w:rsidR="00000000" w:rsidRPr="00000000">
        <w:rPr>
          <w:rtl w:val="0"/>
        </w:rPr>
        <w:t xml:space="preserve">,</w:t>
      </w:r>
      <w:hyperlink r:id="rId222">
        <w:r w:rsidDel="00000000" w:rsidR="00000000" w:rsidRPr="00000000">
          <w:rPr>
            <w:rtl w:val="0"/>
          </w:rPr>
          <w:t xml:space="preserve">4</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6A">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w:t>
      </w:r>
      <w:r w:rsidDel="00000000" w:rsidR="00000000" w:rsidRPr="00000000">
        <w:rPr>
          <w:rtl w:val="0"/>
        </w:rPr>
        <w:t xml:space="preserve">four</w:t>
      </w:r>
      <w:r w:rsidDel="00000000" w:rsidR="00000000" w:rsidRPr="00000000">
        <w:rPr>
          <w:rFonts w:ascii="Times New Roman" w:cs="Times New Roman" w:eastAsia="Times New Roman" w:hAnsi="Times New Roman"/>
          <w:sz w:val="20"/>
          <w:szCs w:val="20"/>
          <w:rtl w:val="0"/>
        </w:rPr>
        <w:t xml:space="preserve"> studies subtract GTV from lungs and report dose fractionations with a BED around 100. </w:t>
      </w:r>
    </w:p>
    <w:p w:rsidR="00000000" w:rsidDel="00000000" w:rsidP="00000000" w:rsidRDefault="00000000" w:rsidRPr="00000000" w14:paraId="0000036B">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is the first to suggest homogenous reporting of radiation pneumonitis! </w:t>
      </w:r>
    </w:p>
    <w:p w:rsidR="00000000" w:rsidDel="00000000" w:rsidP="00000000" w:rsidRDefault="00000000" w:rsidRPr="00000000" w14:paraId="0000036C">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Steroid administration is automatically RTOG Grade 3 toxicity, whereas for CTCAE v3.0/4.0, steroid administration can be either G2 or G3.  </w:t>
      </w:r>
    </w:p>
    <w:p w:rsidR="00000000" w:rsidDel="00000000" w:rsidP="00000000" w:rsidRDefault="00000000" w:rsidRPr="00000000" w14:paraId="0000036D">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Trials very rarely report RTOG toxicity, with nearly 100% of studies using CTCAE reporting. </w:t>
      </w:r>
    </w:p>
    <w:p w:rsidR="00000000" w:rsidDel="00000000" w:rsidP="00000000" w:rsidRDefault="00000000" w:rsidRPr="00000000" w14:paraId="0000036E">
      <w:pPr>
        <w:spacing w:line="240" w:lineRule="auto"/>
        <w:rPr>
          <w:b w:val="1"/>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xqqctftfgb5b" w:id="57"/>
          <w:bookmarkEnd w:id="57"/>
          <w:p w:rsidR="00000000" w:rsidDel="00000000" w:rsidP="00000000" w:rsidRDefault="00000000" w:rsidRPr="00000000" w14:paraId="0000036F">
            <w:pPr>
              <w:widowControl w:val="0"/>
              <w:spacing w:line="240" w:lineRule="auto"/>
              <w:rPr>
                <w:b w:val="1"/>
              </w:rPr>
            </w:pPr>
            <w:r w:rsidDel="00000000" w:rsidR="00000000" w:rsidRPr="00000000">
              <w:rPr>
                <w:b w:val="1"/>
                <w:rtl w:val="0"/>
              </w:rPr>
              <w:t xml:space="preserve">Chest wall toxicity</w:t>
            </w:r>
          </w:p>
          <w:p w:rsidR="00000000" w:rsidDel="00000000" w:rsidP="00000000" w:rsidRDefault="00000000" w:rsidRPr="00000000" w14:paraId="00000370">
            <w:pPr>
              <w:spacing w:line="240" w:lineRule="auto"/>
              <w:rPr/>
            </w:pPr>
            <w:r w:rsidDel="00000000" w:rsidR="00000000" w:rsidRPr="00000000">
              <w:rPr>
                <w:rtl w:val="0"/>
              </w:rPr>
              <w:t xml:space="preserve">Who cares about rib toxicity? Most heal on their own without intervention</w:t>
            </w:r>
            <w:r w:rsidDel="00000000" w:rsidR="00000000" w:rsidRPr="00000000">
              <w:rPr>
                <w:b w:val="1"/>
                <w:rtl w:val="0"/>
              </w:rPr>
              <w:t xml:space="preserve"> </w:t>
            </w:r>
            <w:r w:rsidDel="00000000" w:rsidR="00000000" w:rsidRPr="00000000">
              <w:rPr>
                <w:rtl w:val="0"/>
              </w:rPr>
              <w:t xml:space="preserve">[</w:t>
            </w:r>
            <w:hyperlink r:id="rId223">
              <w:r w:rsidDel="00000000" w:rsidR="00000000" w:rsidRPr="00000000">
                <w:rPr>
                  <w:rtl w:val="0"/>
                </w:rPr>
                <w:t xml:space="preserve">Park J GE Hepatol '20</w:t>
              </w:r>
            </w:hyperlink>
            <w:r w:rsidDel="00000000" w:rsidR="00000000" w:rsidRPr="00000000">
              <w:rPr>
                <w:rtl w:val="0"/>
              </w:rPr>
              <w:t xml:space="preserve">]</w:t>
            </w:r>
          </w:p>
          <w:p w:rsidR="00000000" w:rsidDel="00000000" w:rsidP="00000000" w:rsidRDefault="00000000" w:rsidRPr="00000000" w14:paraId="00000371">
            <w:pPr>
              <w:spacing w:line="240" w:lineRule="auto"/>
              <w:rPr/>
            </w:pPr>
            <w:r w:rsidDel="00000000" w:rsidR="00000000" w:rsidRPr="00000000">
              <w:rPr>
                <w:rtl w:val="0"/>
              </w:rPr>
              <w:t xml:space="preserve">ARRO: [</w:t>
            </w:r>
            <w:hyperlink r:id="rId224">
              <w:r w:rsidDel="00000000" w:rsidR="00000000" w:rsidRPr="00000000">
                <w:rPr>
                  <w:rtl w:val="0"/>
                </w:rPr>
                <w:t xml:space="preserve">Management of Chest Wall Toxicity After SBRT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2">
            <w:pPr>
              <w:numPr>
                <w:ilvl w:val="0"/>
                <w:numId w:val="36"/>
              </w:numPr>
              <w:spacing w:line="240" w:lineRule="auto"/>
              <w:ind w:left="720" w:hanging="360"/>
            </w:pPr>
            <w:r w:rsidDel="00000000" w:rsidR="00000000" w:rsidRPr="00000000">
              <w:rPr>
                <w:rtl w:val="0"/>
              </w:rPr>
              <w:t xml:space="preserve">V30 &lt; 70cc for CW 2cm. </w:t>
            </w:r>
            <w:r w:rsidDel="00000000" w:rsidR="00000000" w:rsidRPr="00000000">
              <w:rPr>
                <w:i w:val="1"/>
                <w:rtl w:val="0"/>
              </w:rPr>
              <w:t xml:space="preserve">Contour CW as 2 cm tissue rind on the lung. </w:t>
            </w:r>
          </w:p>
          <w:p w:rsidR="00000000" w:rsidDel="00000000" w:rsidP="00000000" w:rsidRDefault="00000000" w:rsidRPr="00000000" w14:paraId="00000373">
            <w:pPr>
              <w:numPr>
                <w:ilvl w:val="0"/>
                <w:numId w:val="36"/>
              </w:numPr>
              <w:spacing w:line="240" w:lineRule="auto"/>
              <w:ind w:left="720" w:hanging="360"/>
            </w:pPr>
            <w:r w:rsidDel="00000000" w:rsidR="00000000" w:rsidRPr="00000000">
              <w:rPr>
                <w:rtl w:val="0"/>
              </w:rPr>
              <w:t xml:space="preserve">Should not compromise tumor coverage to limit chest wall dose.</w:t>
            </w:r>
          </w:p>
          <w:p w:rsidR="00000000" w:rsidDel="00000000" w:rsidP="00000000" w:rsidRDefault="00000000" w:rsidRPr="00000000" w14:paraId="00000374">
            <w:pPr>
              <w:numPr>
                <w:ilvl w:val="0"/>
                <w:numId w:val="36"/>
              </w:numPr>
              <w:spacing w:line="240" w:lineRule="auto"/>
              <w:ind w:left="720" w:hanging="360"/>
            </w:pPr>
            <w:r w:rsidDel="00000000" w:rsidR="00000000" w:rsidRPr="00000000">
              <w:rPr>
                <w:rtl w:val="0"/>
              </w:rPr>
              <w:t xml:space="preserve">Consider increased fractionation of 4-5 fractions with high volume chest wall overlap with PTV. </w:t>
            </w:r>
          </w:p>
        </w:tc>
      </w:tr>
    </w:tbl>
    <w:p w:rsidR="00000000" w:rsidDel="00000000" w:rsidP="00000000" w:rsidRDefault="00000000" w:rsidRPr="00000000" w14:paraId="00000375">
      <w:pPr>
        <w:spacing w:line="240" w:lineRule="auto"/>
        <w:ind w:left="0" w:firstLine="0"/>
        <w:rPr>
          <w:b w:val="1"/>
        </w:rPr>
      </w:pPr>
      <w:r w:rsidDel="00000000" w:rsidR="00000000" w:rsidRPr="00000000">
        <w:rPr>
          <w:rtl w:val="0"/>
        </w:rPr>
      </w:r>
    </w:p>
    <w:p w:rsidR="00000000" w:rsidDel="00000000" w:rsidP="00000000" w:rsidRDefault="00000000" w:rsidRPr="00000000" w14:paraId="00000376">
      <w:pPr>
        <w:numPr>
          <w:ilvl w:val="0"/>
          <w:numId w:val="26"/>
        </w:numPr>
        <w:spacing w:line="240" w:lineRule="auto"/>
        <w:ind w:left="720" w:hanging="360"/>
      </w:pPr>
      <w:r w:rsidDel="00000000" w:rsidR="00000000" w:rsidRPr="00000000">
        <w:rPr>
          <w:b w:val="1"/>
          <w:rtl w:val="0"/>
        </w:rPr>
        <w:t xml:space="preserve">Rib </w:t>
      </w:r>
      <w:r w:rsidDel="00000000" w:rsidR="00000000" w:rsidRPr="00000000">
        <w:rPr>
          <w:rtl w:val="0"/>
        </w:rPr>
        <w:t xml:space="preserve">[</w:t>
      </w:r>
      <w:hyperlink r:id="rId225">
        <w:r w:rsidDel="00000000" w:rsidR="00000000" w:rsidRPr="00000000">
          <w:rPr>
            <w:rtl w:val="0"/>
          </w:rPr>
          <w:t xml:space="preserve">Pettersson RTO '09]</w:t>
        </w:r>
      </w:hyperlink>
      <w:r w:rsidDel="00000000" w:rsidR="00000000" w:rsidRPr="00000000">
        <w:rPr>
          <w:rtl w:val="0"/>
        </w:rPr>
        <w:t xml:space="preserve">: Retro. </w:t>
      </w:r>
      <w:r w:rsidDel="00000000" w:rsidR="00000000" w:rsidRPr="00000000">
        <w:rPr>
          <w:b w:val="1"/>
          <w:rtl w:val="0"/>
        </w:rPr>
        <w:t xml:space="preserve">45/3</w:t>
      </w:r>
      <w:r w:rsidDel="00000000" w:rsidR="00000000" w:rsidRPr="00000000">
        <w:rPr>
          <w:rtl w:val="0"/>
        </w:rPr>
        <w:t xml:space="preserve">. </w:t>
      </w:r>
    </w:p>
    <w:p w:rsidR="00000000" w:rsidDel="00000000" w:rsidP="00000000" w:rsidRDefault="00000000" w:rsidRPr="00000000" w14:paraId="00000377">
      <w:pPr>
        <w:spacing w:line="240" w:lineRule="auto"/>
        <w:ind w:left="720" w:firstLine="0"/>
        <w:rPr/>
      </w:pPr>
      <w:r w:rsidDel="00000000" w:rsidR="00000000" w:rsidRPr="00000000">
        <w:rPr>
          <w:rtl w:val="0"/>
        </w:rPr>
        <w:t xml:space="preserve">Keep D2cc(rib) &lt; 27 Gy if possible.</w:t>
      </w:r>
    </w:p>
    <w:p w:rsidR="00000000" w:rsidDel="00000000" w:rsidP="00000000" w:rsidRDefault="00000000" w:rsidRPr="00000000" w14:paraId="00000378">
      <w:pPr>
        <w:numPr>
          <w:ilvl w:val="1"/>
          <w:numId w:val="26"/>
        </w:numPr>
        <w:spacing w:line="240" w:lineRule="auto"/>
        <w:ind w:left="1440" w:hanging="360"/>
      </w:pPr>
      <w:r w:rsidDel="00000000" w:rsidR="00000000" w:rsidRPr="00000000">
        <w:rPr>
          <w:rtl w:val="0"/>
        </w:rPr>
        <w:t xml:space="preserve">33 patients. 1998-2005. MFU 2.5y.</w:t>
      </w:r>
    </w:p>
    <w:p w:rsidR="00000000" w:rsidDel="00000000" w:rsidP="00000000" w:rsidRDefault="00000000" w:rsidRPr="00000000" w14:paraId="00000379">
      <w:pPr>
        <w:numPr>
          <w:ilvl w:val="1"/>
          <w:numId w:val="26"/>
        </w:numPr>
        <w:spacing w:line="240" w:lineRule="auto"/>
        <w:ind w:left="1440" w:hanging="360"/>
      </w:pPr>
      <w:r w:rsidDel="00000000" w:rsidR="00000000" w:rsidRPr="00000000">
        <w:rPr>
          <w:rtl w:val="0"/>
        </w:rPr>
        <w:t xml:space="preserve">13 rib fractures in 7 patients. </w:t>
      </w:r>
    </w:p>
    <w:p w:rsidR="00000000" w:rsidDel="00000000" w:rsidP="00000000" w:rsidRDefault="00000000" w:rsidRPr="00000000" w14:paraId="0000037A">
      <w:pPr>
        <w:numPr>
          <w:ilvl w:val="1"/>
          <w:numId w:val="26"/>
        </w:numPr>
        <w:spacing w:line="240" w:lineRule="auto"/>
        <w:ind w:left="1440" w:hanging="360"/>
      </w:pPr>
      <w:r w:rsidDel="00000000" w:rsidR="00000000" w:rsidRPr="00000000">
        <w:rPr>
          <w:rFonts w:ascii="Cardo" w:cs="Cardo" w:eastAsia="Cardo" w:hAnsi="Cardo"/>
          <w:rtl w:val="0"/>
        </w:rPr>
        <w:t xml:space="preserve">Rib D2cc of 27 / 50 Gy with 5→ 50% rib fractures.</w:t>
      </w:r>
    </w:p>
    <w:p w:rsidR="00000000" w:rsidDel="00000000" w:rsidP="00000000" w:rsidRDefault="00000000" w:rsidRPr="00000000" w14:paraId="0000037B">
      <w:pPr>
        <w:numPr>
          <w:ilvl w:val="1"/>
          <w:numId w:val="26"/>
        </w:numPr>
        <w:spacing w:line="240" w:lineRule="auto"/>
        <w:ind w:left="1440" w:hanging="360"/>
      </w:pPr>
      <w:r w:rsidDel="00000000" w:rsidR="00000000" w:rsidRPr="00000000">
        <w:rPr>
          <w:rtl w:val="0"/>
        </w:rPr>
        <w:t xml:space="preserve">RTOG 0915 D1cc (rib) &lt; 32 Gy for 4 fx.</w:t>
      </w:r>
    </w:p>
    <w:p w:rsidR="00000000" w:rsidDel="00000000" w:rsidP="00000000" w:rsidRDefault="00000000" w:rsidRPr="00000000" w14:paraId="0000037C">
      <w:pPr>
        <w:numPr>
          <w:ilvl w:val="1"/>
          <w:numId w:val="26"/>
        </w:numPr>
        <w:spacing w:line="240" w:lineRule="auto"/>
        <w:ind w:left="1440" w:hanging="360"/>
      </w:pPr>
      <w:r w:rsidDel="00000000" w:rsidR="00000000" w:rsidRPr="00000000">
        <w:rPr>
          <w:rtl w:val="0"/>
        </w:rPr>
        <w:t xml:space="preserve">D2cc 21 Gy ~0% rib fx.</w:t>
      </w:r>
    </w:p>
    <w:p w:rsidR="00000000" w:rsidDel="00000000" w:rsidP="00000000" w:rsidRDefault="00000000" w:rsidRPr="00000000" w14:paraId="0000037D">
      <w:pPr>
        <w:numPr>
          <w:ilvl w:val="0"/>
          <w:numId w:val="26"/>
        </w:numPr>
        <w:spacing w:line="240" w:lineRule="auto"/>
        <w:ind w:left="720" w:hanging="360"/>
      </w:pPr>
      <w:r w:rsidDel="00000000" w:rsidR="00000000" w:rsidRPr="00000000">
        <w:rPr>
          <w:b w:val="1"/>
          <w:rtl w:val="0"/>
        </w:rPr>
        <w:t xml:space="preserve">Chest wall</w:t>
      </w:r>
      <w:r w:rsidDel="00000000" w:rsidR="00000000" w:rsidRPr="00000000">
        <w:rPr>
          <w:rtl w:val="0"/>
        </w:rPr>
        <w:t xml:space="preserve">: V30 &lt; 70cc for CW 2cm.</w:t>
      </w:r>
    </w:p>
    <w:p w:rsidR="00000000" w:rsidDel="00000000" w:rsidP="00000000" w:rsidRDefault="00000000" w:rsidRPr="00000000" w14:paraId="0000037E">
      <w:pPr>
        <w:numPr>
          <w:ilvl w:val="1"/>
          <w:numId w:val="26"/>
        </w:numPr>
        <w:spacing w:line="240" w:lineRule="auto"/>
        <w:ind w:left="1440" w:hanging="360"/>
      </w:pPr>
      <w:hyperlink r:id="rId226">
        <w:r w:rsidDel="00000000" w:rsidR="00000000" w:rsidRPr="00000000">
          <w:rPr>
            <w:rtl w:val="0"/>
          </w:rPr>
          <w:t xml:space="preserve">Dunlap [IJROBP '10]</w:t>
        </w:r>
      </w:hyperlink>
      <w:r w:rsidDel="00000000" w:rsidR="00000000" w:rsidRPr="00000000">
        <w:rPr>
          <w:rtl w:val="0"/>
        </w:rPr>
        <w:t xml:space="preserve">: V30 &lt; 30cc for CW 3 cm, but only 15% of pts in MSKCC series met this unrealistic goal.</w:t>
      </w:r>
    </w:p>
    <w:p w:rsidR="00000000" w:rsidDel="00000000" w:rsidP="00000000" w:rsidRDefault="00000000" w:rsidRPr="00000000" w14:paraId="0000037F">
      <w:pPr>
        <w:numPr>
          <w:ilvl w:val="1"/>
          <w:numId w:val="26"/>
        </w:numPr>
        <w:spacing w:line="240" w:lineRule="auto"/>
        <w:ind w:left="1440" w:hanging="360"/>
      </w:pPr>
      <w:hyperlink r:id="rId227">
        <w:r w:rsidDel="00000000" w:rsidR="00000000" w:rsidRPr="00000000">
          <w:rPr>
            <w:rtl w:val="0"/>
          </w:rPr>
          <w:t xml:space="preserve">Mutter [IJROBP '12]</w:t>
        </w:r>
      </w:hyperlink>
      <w:r w:rsidDel="00000000" w:rsidR="00000000" w:rsidRPr="00000000">
        <w:rPr>
          <w:rFonts w:ascii="Cardo" w:cs="Cardo" w:eastAsia="Cardo" w:hAnsi="Cardo"/>
          <w:rtl w:val="0"/>
        </w:rPr>
        <w:t xml:space="preserve">: 126 pts. 3-5 fx SBRT of 40-60 Gy. 2y G2+ CW pain for ± V30 &lt; 70cc CW 2 cm 22→ 54%. </w:t>
      </w:r>
    </w:p>
    <w:p w:rsidR="00000000" w:rsidDel="00000000" w:rsidP="00000000" w:rsidRDefault="00000000" w:rsidRPr="00000000" w14:paraId="00000380">
      <w:pPr>
        <w:numPr>
          <w:ilvl w:val="0"/>
          <w:numId w:val="26"/>
        </w:numPr>
        <w:spacing w:line="240" w:lineRule="auto"/>
        <w:ind w:left="720" w:hanging="360"/>
      </w:pPr>
      <w:r w:rsidDel="00000000" w:rsidR="00000000" w:rsidRPr="00000000">
        <w:rPr>
          <w:b w:val="1"/>
          <w:rtl w:val="0"/>
        </w:rPr>
        <w:t xml:space="preserve">Brachial plexopathy</w:t>
      </w:r>
      <w:r w:rsidDel="00000000" w:rsidR="00000000" w:rsidRPr="00000000">
        <w:rPr>
          <w:rtl w:val="0"/>
        </w:rPr>
        <w:t xml:space="preserve"> [</w:t>
      </w:r>
      <w:hyperlink r:id="rId228">
        <w:r w:rsidDel="00000000" w:rsidR="00000000" w:rsidRPr="00000000">
          <w:rPr>
            <w:rtl w:val="0"/>
          </w:rPr>
          <w:t xml:space="preserve">Forquer RTO '09</w:t>
        </w:r>
      </w:hyperlink>
      <w:r w:rsidDel="00000000" w:rsidR="00000000" w:rsidRPr="00000000">
        <w:rPr>
          <w:rtl w:val="0"/>
        </w:rPr>
        <w:t xml:space="preserve">]: Retro. 3-4 fraction SBRT.</w:t>
      </w:r>
    </w:p>
    <w:p w:rsidR="00000000" w:rsidDel="00000000" w:rsidP="00000000" w:rsidRDefault="00000000" w:rsidRPr="00000000" w14:paraId="00000381">
      <w:pPr>
        <w:numPr>
          <w:ilvl w:val="1"/>
          <w:numId w:val="26"/>
        </w:numPr>
        <w:spacing w:line="240" w:lineRule="auto"/>
        <w:ind w:left="1440" w:hanging="360"/>
        <w:rPr>
          <w:u w:val="none"/>
        </w:rPr>
      </w:pPr>
      <w:r w:rsidDel="00000000" w:rsidR="00000000" w:rsidRPr="00000000">
        <w:rPr>
          <w:rtl w:val="0"/>
        </w:rPr>
        <w:t xml:space="preserve">37 apical lesions. T1-2N0 or peripheral T3N0. 1998-2007.</w:t>
      </w:r>
    </w:p>
    <w:p w:rsidR="00000000" w:rsidDel="00000000" w:rsidP="00000000" w:rsidRDefault="00000000" w:rsidRPr="00000000" w14:paraId="00000382">
      <w:pPr>
        <w:numPr>
          <w:ilvl w:val="1"/>
          <w:numId w:val="26"/>
        </w:numPr>
        <w:spacing w:line="240" w:lineRule="auto"/>
        <w:ind w:left="1440" w:hanging="360"/>
        <w:rPr>
          <w:u w:val="none"/>
        </w:rPr>
      </w:pPr>
      <w:r w:rsidDel="00000000" w:rsidR="00000000" w:rsidRPr="00000000">
        <w:rPr>
          <w:rtl w:val="0"/>
        </w:rPr>
        <w:t xml:space="preserve">G2-4 plexopathy in 19% (n=7). G3+ 8% (n=3). Five patients had neuropathic pain alone.</w:t>
      </w:r>
    </w:p>
    <w:p w:rsidR="00000000" w:rsidDel="00000000" w:rsidP="00000000" w:rsidRDefault="00000000" w:rsidRPr="00000000" w14:paraId="00000383">
      <w:pPr>
        <w:numPr>
          <w:ilvl w:val="1"/>
          <w:numId w:val="26"/>
        </w:numPr>
        <w:spacing w:line="240" w:lineRule="auto"/>
        <w:ind w:left="1440" w:hanging="360"/>
        <w:rPr>
          <w:u w:val="none"/>
        </w:rPr>
      </w:pPr>
      <w:r w:rsidDel="00000000" w:rsidR="00000000" w:rsidRPr="00000000">
        <w:rPr>
          <w:rtl w:val="0"/>
        </w:rPr>
        <w:t xml:space="preserve">Median dose 30 Gy. </w:t>
      </w:r>
    </w:p>
    <w:p w:rsidR="00000000" w:rsidDel="00000000" w:rsidP="00000000" w:rsidRDefault="00000000" w:rsidRPr="00000000" w14:paraId="00000384">
      <w:pPr>
        <w:numPr>
          <w:ilvl w:val="1"/>
          <w:numId w:val="26"/>
        </w:numPr>
        <w:spacing w:line="240" w:lineRule="auto"/>
        <w:ind w:left="1440" w:hanging="360"/>
        <w:rPr>
          <w:u w:val="none"/>
        </w:rPr>
      </w:pPr>
      <w:r w:rsidDel="00000000" w:rsidR="00000000" w:rsidRPr="00000000">
        <w:rPr>
          <w:rFonts w:ascii="Cardo" w:cs="Cardo" w:eastAsia="Cardo" w:hAnsi="Cardo"/>
          <w:rtl w:val="0"/>
        </w:rPr>
        <w:t xml:space="preserve">2y risk of brachial plexopathy for Dmax of ± 26 Gy of 8→ 46%. </w:t>
      </w:r>
    </w:p>
    <w:p w:rsidR="00000000" w:rsidDel="00000000" w:rsidP="00000000" w:rsidRDefault="00000000" w:rsidRPr="00000000" w14:paraId="00000385">
      <w:pPr>
        <w:numPr>
          <w:ilvl w:val="0"/>
          <w:numId w:val="26"/>
        </w:numPr>
        <w:spacing w:line="240" w:lineRule="auto"/>
        <w:ind w:left="720" w:hanging="360"/>
      </w:pPr>
      <w:r w:rsidDel="00000000" w:rsidR="00000000" w:rsidRPr="00000000">
        <w:rPr>
          <w:b w:val="1"/>
          <w:rtl w:val="0"/>
        </w:rPr>
        <w:t xml:space="preserve">Pretreatment Immune Parameters</w:t>
      </w:r>
      <w:r w:rsidDel="00000000" w:rsidR="00000000" w:rsidRPr="00000000">
        <w:rPr>
          <w:rtl w:val="0"/>
        </w:rPr>
        <w:t xml:space="preserve"> [</w:t>
      </w:r>
      <w:hyperlink r:id="rId229">
        <w:r w:rsidDel="00000000" w:rsidR="00000000" w:rsidRPr="00000000">
          <w:rPr>
            <w:rtl w:val="0"/>
          </w:rPr>
          <w:t xml:space="preserve">Shaverdian CLC '16</w:t>
        </w:r>
      </w:hyperlink>
      <w:r w:rsidDel="00000000" w:rsidR="00000000" w:rsidRPr="00000000">
        <w:rPr>
          <w:rtl w:val="0"/>
        </w:rPr>
        <w:t xml:space="preserve">]: </w:t>
      </w:r>
    </w:p>
    <w:p w:rsidR="00000000" w:rsidDel="00000000" w:rsidP="00000000" w:rsidRDefault="00000000" w:rsidRPr="00000000" w14:paraId="00000386">
      <w:pPr>
        <w:numPr>
          <w:ilvl w:val="1"/>
          <w:numId w:val="26"/>
        </w:numPr>
        <w:spacing w:line="240" w:lineRule="auto"/>
        <w:ind w:left="1440" w:hanging="360"/>
      </w:pPr>
      <w:r w:rsidDel="00000000" w:rsidR="00000000" w:rsidRPr="00000000">
        <w:rPr>
          <w:rtl w:val="0"/>
        </w:rPr>
        <w:t xml:space="preserve">118 pts. SBRT.</w:t>
      </w:r>
    </w:p>
    <w:p w:rsidR="00000000" w:rsidDel="00000000" w:rsidP="00000000" w:rsidRDefault="00000000" w:rsidRPr="00000000" w14:paraId="00000387">
      <w:pPr>
        <w:numPr>
          <w:ilvl w:val="1"/>
          <w:numId w:val="26"/>
        </w:numPr>
        <w:spacing w:line="240" w:lineRule="auto"/>
        <w:ind w:left="1440" w:hanging="360"/>
      </w:pPr>
      <w:r w:rsidDel="00000000" w:rsidR="00000000" w:rsidRPr="00000000">
        <w:rPr>
          <w:rtl w:val="0"/>
        </w:rPr>
        <w:t xml:space="preserve">Higher neutrophil to lymphocyte ratio (NLR) predicted for poor 3y OS.</w:t>
      </w:r>
    </w:p>
    <w:p w:rsidR="00000000" w:rsidDel="00000000" w:rsidP="00000000" w:rsidRDefault="00000000" w:rsidRPr="00000000" w14:paraId="00000388">
      <w:pPr>
        <w:numPr>
          <w:ilvl w:val="2"/>
          <w:numId w:val="26"/>
        </w:numPr>
        <w:spacing w:line="240" w:lineRule="auto"/>
        <w:ind w:left="2160" w:hanging="360"/>
      </w:pPr>
      <w:r w:rsidDel="00000000" w:rsidR="00000000" w:rsidRPr="00000000">
        <w:rPr>
          <w:rtl w:val="0"/>
        </w:rPr>
        <w:t xml:space="preserve">Surgical series also corroborate that patients with lower lymphocyte counts do worse.</w:t>
      </w:r>
    </w:p>
    <w:p w:rsidR="00000000" w:rsidDel="00000000" w:rsidP="00000000" w:rsidRDefault="00000000" w:rsidRPr="00000000" w14:paraId="00000389">
      <w:pPr>
        <w:numPr>
          <w:ilvl w:val="1"/>
          <w:numId w:val="26"/>
        </w:numPr>
        <w:spacing w:line="240" w:lineRule="auto"/>
        <w:ind w:left="1440" w:hanging="360"/>
      </w:pPr>
      <w:r w:rsidDel="00000000" w:rsidR="00000000" w:rsidRPr="00000000">
        <w:rPr>
          <w:rtl w:val="0"/>
        </w:rPr>
        <w:t xml:space="preserve">Higher neutrophils are protective of symptomatic radiation pneumonitis. Theory: more active immune system.</w:t>
      </w:r>
    </w:p>
    <w:p w:rsidR="00000000" w:rsidDel="00000000" w:rsidP="00000000" w:rsidRDefault="00000000" w:rsidRPr="00000000" w14:paraId="0000038A">
      <w:pPr>
        <w:numPr>
          <w:ilvl w:val="1"/>
          <w:numId w:val="26"/>
        </w:numPr>
        <w:spacing w:line="240" w:lineRule="auto"/>
        <w:ind w:left="1440" w:hanging="360"/>
        <w:rPr>
          <w:u w:val="none"/>
        </w:rPr>
      </w:pPr>
      <w:r w:rsidDel="00000000" w:rsidR="00000000" w:rsidRPr="00000000">
        <w:rPr>
          <w:rtl w:val="0"/>
        </w:rPr>
        <w:t xml:space="preserve">Higher albumin predicted for symptomatic RP.</w:t>
      </w:r>
    </w:p>
    <w:p w:rsidR="00000000" w:rsidDel="00000000" w:rsidP="00000000" w:rsidRDefault="00000000" w:rsidRPr="00000000" w14:paraId="0000038B">
      <w:pPr>
        <w:numPr>
          <w:ilvl w:val="1"/>
          <w:numId w:val="26"/>
        </w:numPr>
        <w:spacing w:line="240" w:lineRule="auto"/>
        <w:ind w:left="1440" w:hanging="360"/>
        <w:rPr>
          <w:u w:val="none"/>
        </w:rPr>
      </w:pPr>
      <w:r w:rsidDel="00000000" w:rsidR="00000000" w:rsidRPr="00000000">
        <w:rPr>
          <w:rtl w:val="0"/>
        </w:rPr>
        <w:t xml:space="preserve">Higher NLR is protective of any symptomatic toxicity, specifically G2+ RP.</w:t>
      </w:r>
    </w:p>
    <w:p w:rsidR="00000000" w:rsidDel="00000000" w:rsidP="00000000" w:rsidRDefault="00000000" w:rsidRPr="00000000" w14:paraId="0000038C">
      <w:pPr>
        <w:numPr>
          <w:ilvl w:val="1"/>
          <w:numId w:val="26"/>
        </w:numPr>
        <w:spacing w:line="240" w:lineRule="auto"/>
        <w:ind w:left="1440" w:hanging="360"/>
      </w:pPr>
      <w:r w:rsidDel="00000000" w:rsidR="00000000" w:rsidRPr="00000000">
        <w:rPr>
          <w:rtl w:val="0"/>
        </w:rPr>
        <w:t xml:space="preserve">Systemic-immune index (SII): Independently associated with OS. (Platelets X PMN) / Lymphocytes [</w:t>
      </w:r>
      <w:hyperlink w:anchor="862515115833">
        <w:r w:rsidDel="00000000" w:rsidR="00000000" w:rsidRPr="00000000">
          <w:rPr>
            <w:rtl w:val="0"/>
          </w:rPr>
          <w:t xml:space="preserve">Nomogram</w:t>
        </w:r>
      </w:hyperlink>
      <w:r w:rsidDel="00000000" w:rsidR="00000000" w:rsidRPr="00000000">
        <w:rPr>
          <w:rtl w:val="0"/>
        </w:rPr>
        <w:t xml:space="preserve">].</w:t>
      </w:r>
    </w:p>
    <w:p w:rsidR="00000000" w:rsidDel="00000000" w:rsidP="00000000" w:rsidRDefault="00000000" w:rsidRPr="00000000" w14:paraId="0000038D">
      <w:pPr>
        <w:numPr>
          <w:ilvl w:val="0"/>
          <w:numId w:val="26"/>
        </w:numPr>
        <w:spacing w:line="240" w:lineRule="auto"/>
        <w:ind w:left="720" w:hanging="360"/>
      </w:pPr>
      <w:r w:rsidDel="00000000" w:rsidR="00000000" w:rsidRPr="00000000">
        <w:rPr>
          <w:b w:val="1"/>
          <w:rtl w:val="0"/>
        </w:rPr>
        <w:t xml:space="preserve">Pretreatment anemia may predict for overall survival</w:t>
      </w:r>
      <w:r w:rsidDel="00000000" w:rsidR="00000000" w:rsidRPr="00000000">
        <w:rPr>
          <w:rtl w:val="0"/>
        </w:rPr>
        <w:t xml:space="preserve"> [</w:t>
      </w:r>
      <w:hyperlink r:id="rId230">
        <w:r w:rsidDel="00000000" w:rsidR="00000000" w:rsidRPr="00000000">
          <w:rPr>
            <w:rtl w:val="0"/>
          </w:rPr>
          <w:t xml:space="preserve">Shaverdian JTO '16</w:t>
        </w:r>
      </w:hyperlink>
      <w:r w:rsidDel="00000000" w:rsidR="00000000" w:rsidRPr="00000000">
        <w:rPr>
          <w:rtl w:val="0"/>
        </w:rPr>
        <w:t xml:space="preserve">]: </w:t>
      </w:r>
      <w:r w:rsidDel="00000000" w:rsidR="00000000" w:rsidRPr="00000000">
        <w:rPr>
          <w:b w:val="1"/>
          <w:rtl w:val="0"/>
        </w:rPr>
        <w:t xml:space="preserve">SBRT and Hgb &lt; 12.2 with worse DFS</w:t>
      </w:r>
      <w:r w:rsidDel="00000000" w:rsidR="00000000" w:rsidRPr="00000000">
        <w:rPr>
          <w:rtl w:val="0"/>
        </w:rPr>
        <w:t xml:space="preserve">. </w:t>
      </w:r>
    </w:p>
    <w:p w:rsidR="00000000" w:rsidDel="00000000" w:rsidP="00000000" w:rsidRDefault="00000000" w:rsidRPr="00000000" w14:paraId="0000038E">
      <w:pPr>
        <w:spacing w:line="240" w:lineRule="auto"/>
        <w:ind w:left="720" w:firstLine="0"/>
        <w:rPr/>
      </w:pPr>
      <w:r w:rsidDel="00000000" w:rsidR="00000000" w:rsidRPr="00000000">
        <w:rPr>
          <w:rtl w:val="0"/>
        </w:rPr>
        <w:t xml:space="preserve">Patients who receive SBRT are typically non-surgical candidates. It is important to be able to identify patients who may do worse when treated with SBRT. Hgb &lt; 12.2 portends to poor regional control, poor DFS, and poor OS. </w:t>
      </w:r>
    </w:p>
    <w:p w:rsidR="00000000" w:rsidDel="00000000" w:rsidP="00000000" w:rsidRDefault="00000000" w:rsidRPr="00000000" w14:paraId="0000038F">
      <w:pPr>
        <w:numPr>
          <w:ilvl w:val="1"/>
          <w:numId w:val="26"/>
        </w:numPr>
        <w:spacing w:line="240" w:lineRule="auto"/>
        <w:ind w:left="1440" w:hanging="360"/>
      </w:pPr>
      <w:r w:rsidDel="00000000" w:rsidR="00000000" w:rsidRPr="00000000">
        <w:rPr>
          <w:rtl w:val="0"/>
        </w:rPr>
        <w:t xml:space="preserve">147 cases. MFU 2.5y.</w:t>
      </w:r>
    </w:p>
    <w:p w:rsidR="00000000" w:rsidDel="00000000" w:rsidP="00000000" w:rsidRDefault="00000000" w:rsidRPr="00000000" w14:paraId="00000390">
      <w:pPr>
        <w:numPr>
          <w:ilvl w:val="1"/>
          <w:numId w:val="26"/>
        </w:numPr>
        <w:spacing w:line="240" w:lineRule="auto"/>
        <w:ind w:left="1440" w:hanging="360"/>
      </w:pPr>
      <w:r w:rsidDel="00000000" w:rsidR="00000000" w:rsidRPr="00000000">
        <w:rPr>
          <w:rFonts w:ascii="Cardo" w:cs="Cardo" w:eastAsia="Cardo" w:hAnsi="Cardo"/>
          <w:rtl w:val="0"/>
        </w:rPr>
        <w:t xml:space="preserve">3y LC / RC / DC of 95→ 87→ 89%.  </w:t>
      </w:r>
    </w:p>
    <w:p w:rsidR="00000000" w:rsidDel="00000000" w:rsidP="00000000" w:rsidRDefault="00000000" w:rsidRPr="00000000" w14:paraId="00000391">
      <w:pPr>
        <w:numPr>
          <w:ilvl w:val="1"/>
          <w:numId w:val="26"/>
        </w:numPr>
        <w:spacing w:line="240" w:lineRule="auto"/>
        <w:ind w:left="1440" w:hanging="360"/>
      </w:pPr>
      <w:r w:rsidDel="00000000" w:rsidR="00000000" w:rsidRPr="00000000">
        <w:rPr>
          <w:rFonts w:ascii="Cardo" w:cs="Cardo" w:eastAsia="Cardo" w:hAnsi="Cardo"/>
          <w:rtl w:val="0"/>
        </w:rPr>
        <w:t xml:space="preserve">3y OS / DFS of 75→ 83%. </w:t>
      </w:r>
      <w:r w:rsidDel="00000000" w:rsidR="00000000" w:rsidRPr="00000000">
        <w:rPr>
          <w:i w:val="1"/>
          <w:rtl w:val="0"/>
        </w:rPr>
        <w:t xml:space="preserve">Survival rates for the whole cohort are comparable to surgery.</w:t>
      </w:r>
    </w:p>
    <w:p w:rsidR="00000000" w:rsidDel="00000000" w:rsidP="00000000" w:rsidRDefault="00000000" w:rsidRPr="00000000" w14:paraId="00000392">
      <w:pPr>
        <w:numPr>
          <w:ilvl w:val="1"/>
          <w:numId w:val="26"/>
        </w:numPr>
        <w:spacing w:line="240" w:lineRule="auto"/>
        <w:ind w:left="1440" w:hanging="360"/>
      </w:pPr>
      <w:r w:rsidDel="00000000" w:rsidR="00000000" w:rsidRPr="00000000">
        <w:rPr>
          <w:rFonts w:ascii="Cardo" w:cs="Cardo" w:eastAsia="Cardo" w:hAnsi="Cardo"/>
          <w:rtl w:val="0"/>
        </w:rPr>
        <w:t xml:space="preserve">3y DFS for Hgb ± 12.2 g/dL of 70→ 94%. All non-local increase in failures, no less LC for anemic pts.</w:t>
      </w:r>
    </w:p>
    <w:p w:rsidR="00000000" w:rsidDel="00000000" w:rsidP="00000000" w:rsidRDefault="00000000" w:rsidRPr="00000000" w14:paraId="00000393">
      <w:pPr>
        <w:numPr>
          <w:ilvl w:val="1"/>
          <w:numId w:val="26"/>
        </w:numPr>
        <w:spacing w:line="240" w:lineRule="auto"/>
        <w:ind w:left="1440" w:hanging="360"/>
      </w:pPr>
      <w:r w:rsidDel="00000000" w:rsidR="00000000" w:rsidRPr="00000000">
        <w:rPr>
          <w:rtl w:val="0"/>
        </w:rPr>
        <w:t xml:space="preserve">Lower pretreatment Hgb predicted for poor LRC, DFS, and OS.</w:t>
      </w:r>
      <w:r w:rsidDel="00000000" w:rsidR="00000000" w:rsidRPr="00000000">
        <w:rPr>
          <w:rtl w:val="0"/>
        </w:rPr>
      </w:r>
    </w:p>
    <w:p w:rsidR="00000000" w:rsidDel="00000000" w:rsidP="00000000" w:rsidRDefault="00000000" w:rsidRPr="00000000" w14:paraId="00000394">
      <w:pPr>
        <w:spacing w:line="240" w:lineRule="auto"/>
        <w:ind w:left="0" w:firstLine="0"/>
        <w:rPr>
          <w:rFonts w:ascii="Times New Roman" w:cs="Times New Roman" w:eastAsia="Times New Roman" w:hAnsi="Times New Roman"/>
          <w:color w:val="cccccc"/>
          <w:sz w:val="20"/>
          <w:szCs w:val="20"/>
        </w:rPr>
      </w:pP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Treatment planning for SBRT</w:t>
            </w:r>
          </w:p>
          <w:p w:rsidR="00000000" w:rsidDel="00000000" w:rsidP="00000000" w:rsidRDefault="00000000" w:rsidRPr="00000000" w14:paraId="00000396">
            <w:pPr>
              <w:spacing w:line="240" w:lineRule="auto"/>
              <w:ind w:left="0" w:firstLine="0"/>
              <w:rPr>
                <w:b w:val="1"/>
              </w:rPr>
            </w:pPr>
            <w:r w:rsidDel="00000000" w:rsidR="00000000" w:rsidRPr="00000000">
              <w:rPr>
                <w:rtl w:val="0"/>
              </w:rPr>
            </w:r>
          </w:p>
          <w:p w:rsidR="00000000" w:rsidDel="00000000" w:rsidP="00000000" w:rsidRDefault="00000000" w:rsidRPr="00000000" w14:paraId="00000397">
            <w:pPr>
              <w:spacing w:line="240" w:lineRule="auto"/>
              <w:ind w:left="0" w:firstLine="0"/>
              <w:rPr>
                <w:b w:val="1"/>
              </w:rPr>
            </w:pPr>
            <w:r w:rsidDel="00000000" w:rsidR="00000000" w:rsidRPr="00000000">
              <w:rPr>
                <w:b w:val="1"/>
                <w:rtl w:val="0"/>
              </w:rPr>
              <w:t xml:space="preserve">BED10 and local control</w:t>
            </w:r>
          </w:p>
          <w:p w:rsidR="00000000" w:rsidDel="00000000" w:rsidP="00000000" w:rsidRDefault="00000000" w:rsidRPr="00000000" w14:paraId="00000398">
            <w:pPr>
              <w:widowControl w:val="0"/>
              <w:spacing w:line="240" w:lineRule="auto"/>
              <w:ind w:left="0" w:firstLine="0"/>
              <w:rPr/>
            </w:pPr>
            <w:r w:rsidDel="00000000" w:rsidR="00000000" w:rsidRPr="00000000">
              <w:rPr>
                <w:rFonts w:ascii="Gungsuh" w:cs="Gungsuh" w:eastAsia="Gungsuh" w:hAnsi="Gungsuh"/>
                <w:rtl w:val="0"/>
              </w:rPr>
              <w:t xml:space="preserve">Tumor size &lt; 2.45 cm and PTV D95 BED10 ≥ 113 maximizes local control [</w:t>
            </w:r>
            <w:hyperlink w:anchor="862515115833">
              <w:r w:rsidDel="00000000" w:rsidR="00000000" w:rsidRPr="00000000">
                <w:rPr>
                  <w:rtl w:val="0"/>
                </w:rPr>
                <w:t xml:space="preserve">Kang IJROBP '19</w:t>
              </w:r>
            </w:hyperlink>
            <w:r w:rsidDel="00000000" w:rsidR="00000000" w:rsidRPr="00000000">
              <w:rPr>
                <w:rtl w:val="0"/>
              </w:rPr>
              <w:t xml:space="preserve">].</w:t>
            </w:r>
          </w:p>
          <w:p w:rsidR="00000000" w:rsidDel="00000000" w:rsidP="00000000" w:rsidRDefault="00000000" w:rsidRPr="00000000" w14:paraId="00000399">
            <w:pPr>
              <w:widowControl w:val="0"/>
              <w:spacing w:line="240" w:lineRule="auto"/>
              <w:ind w:left="0" w:firstLine="0"/>
              <w:rPr>
                <w:b w:val="1"/>
              </w:rPr>
            </w:pPr>
            <w:r w:rsidDel="00000000" w:rsidR="00000000" w:rsidRPr="00000000">
              <w:rPr>
                <w:rtl w:val="0"/>
              </w:rPr>
              <w:t xml:space="preserve">BED10 of 113 is around 54/5, which is in the range recommended by HyTEC.</w:t>
            </w:r>
            <w:r w:rsidDel="00000000" w:rsidR="00000000" w:rsidRPr="00000000">
              <w:rPr>
                <w:rtl w:val="0"/>
              </w:rPr>
            </w:r>
          </w:p>
          <w:p w:rsidR="00000000" w:rsidDel="00000000" w:rsidP="00000000" w:rsidRDefault="00000000" w:rsidRPr="00000000" w14:paraId="0000039A">
            <w:pPr>
              <w:numPr>
                <w:ilvl w:val="0"/>
                <w:numId w:val="26"/>
              </w:numPr>
              <w:spacing w:line="240" w:lineRule="auto"/>
              <w:ind w:left="720" w:hanging="360"/>
            </w:pPr>
            <w:r w:rsidDel="00000000" w:rsidR="00000000" w:rsidRPr="00000000">
              <w:rPr>
                <w:rtl w:val="0"/>
              </w:rPr>
              <w:t xml:space="preserve">60/3 BED10 = 180.</w:t>
            </w:r>
          </w:p>
          <w:p w:rsidR="00000000" w:rsidDel="00000000" w:rsidP="00000000" w:rsidRDefault="00000000" w:rsidRPr="00000000" w14:paraId="0000039B">
            <w:pPr>
              <w:numPr>
                <w:ilvl w:val="0"/>
                <w:numId w:val="26"/>
              </w:numPr>
              <w:spacing w:line="240" w:lineRule="auto"/>
              <w:ind w:left="720" w:hanging="360"/>
            </w:pPr>
            <w:r w:rsidDel="00000000" w:rsidR="00000000" w:rsidRPr="00000000">
              <w:rPr>
                <w:rtl w:val="0"/>
              </w:rPr>
              <w:t xml:space="preserve">54/3 BED10 = 151.</w:t>
            </w:r>
          </w:p>
          <w:p w:rsidR="00000000" w:rsidDel="00000000" w:rsidP="00000000" w:rsidRDefault="00000000" w:rsidRPr="00000000" w14:paraId="0000039C">
            <w:pPr>
              <w:numPr>
                <w:ilvl w:val="0"/>
                <w:numId w:val="26"/>
              </w:numPr>
              <w:spacing w:line="240" w:lineRule="auto"/>
              <w:ind w:left="720" w:hanging="360"/>
            </w:pPr>
            <w:r w:rsidDel="00000000" w:rsidR="00000000" w:rsidRPr="00000000">
              <w:rPr>
                <w:rtl w:val="0"/>
              </w:rPr>
              <w:t xml:space="preserve">34/1 BED10 = 150.</w:t>
            </w:r>
          </w:p>
          <w:p w:rsidR="00000000" w:rsidDel="00000000" w:rsidP="00000000" w:rsidRDefault="00000000" w:rsidRPr="00000000" w14:paraId="0000039D">
            <w:pPr>
              <w:numPr>
                <w:ilvl w:val="0"/>
                <w:numId w:val="26"/>
              </w:numPr>
              <w:spacing w:line="240" w:lineRule="auto"/>
              <w:ind w:left="720" w:hanging="360"/>
            </w:pPr>
            <w:r w:rsidDel="00000000" w:rsidR="00000000" w:rsidRPr="00000000">
              <w:rPr>
                <w:rtl w:val="0"/>
              </w:rPr>
              <w:t xml:space="preserve">60/5 BED10 = 132.</w:t>
            </w:r>
          </w:p>
          <w:p w:rsidR="00000000" w:rsidDel="00000000" w:rsidP="00000000" w:rsidRDefault="00000000" w:rsidRPr="00000000" w14:paraId="0000039E">
            <w:pPr>
              <w:numPr>
                <w:ilvl w:val="0"/>
                <w:numId w:val="26"/>
              </w:numPr>
              <w:spacing w:line="240" w:lineRule="auto"/>
              <w:ind w:left="720" w:hanging="360"/>
            </w:pPr>
            <w:r w:rsidDel="00000000" w:rsidR="00000000" w:rsidRPr="00000000">
              <w:rPr>
                <w:rtl w:val="0"/>
              </w:rPr>
              <w:t xml:space="preserve">70/10 BED10 = 119. </w:t>
            </w:r>
          </w:p>
          <w:p w:rsidR="00000000" w:rsidDel="00000000" w:rsidP="00000000" w:rsidRDefault="00000000" w:rsidRPr="00000000" w14:paraId="0000039F">
            <w:pPr>
              <w:numPr>
                <w:ilvl w:val="0"/>
                <w:numId w:val="26"/>
              </w:numPr>
              <w:spacing w:line="240" w:lineRule="auto"/>
              <w:ind w:left="720" w:hanging="360"/>
              <w:rPr>
                <w:u w:val="none"/>
              </w:rPr>
            </w:pPr>
            <w:r w:rsidDel="00000000" w:rsidR="00000000" w:rsidRPr="00000000">
              <w:rPr>
                <w:rtl w:val="0"/>
              </w:rPr>
              <w:t xml:space="preserve">65/10 BED10 = 100.</w:t>
            </w:r>
          </w:p>
          <w:p w:rsidR="00000000" w:rsidDel="00000000" w:rsidP="00000000" w:rsidRDefault="00000000" w:rsidRPr="00000000" w14:paraId="000003A0">
            <w:pPr>
              <w:numPr>
                <w:ilvl w:val="0"/>
                <w:numId w:val="26"/>
              </w:numPr>
              <w:spacing w:line="240" w:lineRule="auto"/>
              <w:ind w:left="720" w:hanging="360"/>
              <w:rPr/>
            </w:pPr>
            <w:r w:rsidDel="00000000" w:rsidR="00000000" w:rsidRPr="00000000">
              <w:rPr>
                <w:b w:val="1"/>
                <w:rtl w:val="0"/>
              </w:rPr>
              <w:t xml:space="preserve">50/4 BED10 = 112</w:t>
            </w:r>
            <w:r w:rsidDel="00000000" w:rsidR="00000000" w:rsidRPr="00000000">
              <w:rPr>
                <w:rtl w:val="0"/>
              </w:rPr>
              <w:t xml:space="preserve">.</w:t>
            </w:r>
          </w:p>
          <w:p w:rsidR="00000000" w:rsidDel="00000000" w:rsidP="00000000" w:rsidRDefault="00000000" w:rsidRPr="00000000" w14:paraId="000003A1">
            <w:pPr>
              <w:numPr>
                <w:ilvl w:val="0"/>
                <w:numId w:val="26"/>
              </w:numPr>
              <w:spacing w:line="240" w:lineRule="auto"/>
              <w:ind w:left="720" w:hanging="360"/>
            </w:pPr>
            <w:r w:rsidDel="00000000" w:rsidR="00000000" w:rsidRPr="00000000">
              <w:rPr>
                <w:rtl w:val="0"/>
              </w:rPr>
              <w:t xml:space="preserve">60/8 or 48/4 BED10 = 105.</w:t>
            </w:r>
          </w:p>
          <w:p w:rsidR="00000000" w:rsidDel="00000000" w:rsidP="00000000" w:rsidRDefault="00000000" w:rsidRPr="00000000" w14:paraId="000003A2">
            <w:pPr>
              <w:numPr>
                <w:ilvl w:val="0"/>
                <w:numId w:val="26"/>
              </w:numPr>
              <w:spacing w:line="240" w:lineRule="auto"/>
              <w:ind w:left="720" w:hanging="360"/>
            </w:pPr>
            <w:r w:rsidDel="00000000" w:rsidR="00000000" w:rsidRPr="00000000">
              <w:rPr>
                <w:rtl w:val="0"/>
              </w:rPr>
              <w:t xml:space="preserve">50/5 BED10 = 100.</w:t>
            </w:r>
          </w:p>
          <w:p w:rsidR="00000000" w:rsidDel="00000000" w:rsidP="00000000" w:rsidRDefault="00000000" w:rsidRPr="00000000" w14:paraId="000003A3">
            <w:pPr>
              <w:numPr>
                <w:ilvl w:val="0"/>
                <w:numId w:val="26"/>
              </w:numPr>
              <w:spacing w:line="240" w:lineRule="auto"/>
              <w:ind w:left="720" w:hanging="360"/>
            </w:pPr>
            <w:r w:rsidDel="00000000" w:rsidR="00000000" w:rsidRPr="00000000">
              <w:rPr>
                <w:rtl w:val="0"/>
              </w:rPr>
              <w:t xml:space="preserve">60/15 (NCIC) BED10 = 84.</w:t>
            </w:r>
            <w:r w:rsidDel="00000000" w:rsidR="00000000" w:rsidRPr="00000000">
              <w:rPr>
                <w:color w:val="cccccc"/>
                <w:rtl w:val="0"/>
              </w:rPr>
              <w:t xml:space="preserve">.. Rut roh!</w:t>
            </w:r>
            <w:r w:rsidDel="00000000" w:rsidR="00000000" w:rsidRPr="00000000">
              <w:rPr>
                <w:rtl w:val="0"/>
              </w:rPr>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bookmarkStart w:colFirst="0" w:colLast="0" w:name="g64ukngzwack" w:id="58"/>
          <w:bookmarkEnd w:id="58"/>
          <w:p w:rsidR="00000000" w:rsidDel="00000000" w:rsidP="00000000" w:rsidRDefault="00000000" w:rsidRPr="00000000" w14:paraId="000003A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HyTEC</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LC following SBRT for Stage I NSCLC</w:t>
            </w:r>
            <w:r w:rsidDel="00000000" w:rsidR="00000000" w:rsidRPr="00000000">
              <w:rPr>
                <w:rFonts w:ascii="Times New Roman" w:cs="Times New Roman" w:eastAsia="Times New Roman" w:hAnsi="Times New Roman"/>
                <w:sz w:val="20"/>
                <w:szCs w:val="20"/>
                <w:rtl w:val="0"/>
              </w:rPr>
              <w:t xml:space="preserve"> [</w:t>
            </w:r>
            <w:hyperlink r:id="rId231">
              <w:r w:rsidDel="00000000" w:rsidR="00000000" w:rsidRPr="00000000">
                <w:rPr>
                  <w:rFonts w:ascii="Times New Roman" w:cs="Times New Roman" w:eastAsia="Times New Roman" w:hAnsi="Times New Roman"/>
                  <w:sz w:val="20"/>
                  <w:szCs w:val="20"/>
                  <w:rtl w:val="0"/>
                </w:rPr>
                <w:t xml:space="preserve">Lee IJROBP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A6">
            <w:pPr>
              <w:numPr>
                <w:ilvl w:val="0"/>
                <w:numId w:val="7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160 studies looked at, only 47 high quality studies included. α/β ratio believed to be around 20. </w:t>
            </w:r>
          </w:p>
          <w:p w:rsidR="00000000" w:rsidDel="00000000" w:rsidP="00000000" w:rsidRDefault="00000000" w:rsidRPr="00000000" w14:paraId="000003A7">
            <w:pPr>
              <w:numPr>
                <w:ilvl w:val="0"/>
                <w:numId w:val="7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Maximum LC for Rx to PTV periphery for combined T1 and T2 tumors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43/3, 47/4 or 50/5</w:t>
            </w:r>
            <w:r w:rsidDel="00000000" w:rsidR="00000000" w:rsidRPr="00000000">
              <w:rPr>
                <w:rFonts w:ascii="Times New Roman" w:cs="Times New Roman" w:eastAsia="Times New Roman" w:hAnsi="Times New Roman"/>
                <w:sz w:val="20"/>
                <w:szCs w:val="20"/>
                <w:rtl w:val="0"/>
              </w:rPr>
              <w:t xml:space="preserve"> ± 1 Gy at each level.</w:t>
            </w:r>
          </w:p>
          <w:p w:rsidR="00000000" w:rsidDel="00000000" w:rsidP="00000000" w:rsidRDefault="00000000" w:rsidRPr="00000000" w14:paraId="000003A8">
            <w:pPr>
              <w:numPr>
                <w:ilvl w:val="1"/>
                <w:numId w:val="7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42/3, 46/4, 48/5</w:t>
            </w:r>
            <w:r w:rsidDel="00000000" w:rsidR="00000000" w:rsidRPr="00000000">
              <w:rPr>
                <w:rFonts w:ascii="Times New Roman" w:cs="Times New Roman" w:eastAsia="Times New Roman" w:hAnsi="Times New Roman"/>
                <w:sz w:val="20"/>
                <w:szCs w:val="20"/>
                <w:rtl w:val="0"/>
              </w:rPr>
              <w:t xml:space="preserve"> to PTV, ± 1 Gy at each level. </w:t>
            </w:r>
          </w:p>
          <w:p w:rsidR="00000000" w:rsidDel="00000000" w:rsidP="00000000" w:rsidRDefault="00000000" w:rsidRPr="00000000" w14:paraId="000003A9">
            <w:pPr>
              <w:numPr>
                <w:ilvl w:val="1"/>
                <w:numId w:val="7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45/3, 50/4, 53/5</w:t>
            </w:r>
            <w:r w:rsidDel="00000000" w:rsidR="00000000" w:rsidRPr="00000000">
              <w:rPr>
                <w:rFonts w:ascii="Times New Roman" w:cs="Times New Roman" w:eastAsia="Times New Roman" w:hAnsi="Times New Roman"/>
                <w:sz w:val="20"/>
                <w:szCs w:val="20"/>
                <w:rtl w:val="0"/>
              </w:rPr>
              <w:t xml:space="preserve"> to PTV, ± 1 Gy at each level.</w:t>
            </w:r>
          </w:p>
          <w:p w:rsidR="00000000" w:rsidDel="00000000" w:rsidP="00000000" w:rsidRDefault="00000000" w:rsidRPr="00000000" w14:paraId="000003AA">
            <w:pPr>
              <w:spacing w:line="240" w:lineRule="auto"/>
              <w:ind w:left="0" w:firstLine="0"/>
              <w:rPr/>
            </w:pPr>
            <w:r w:rsidDel="00000000" w:rsidR="00000000" w:rsidRPr="00000000">
              <w:rPr>
                <w:rtl w:val="0"/>
              </w:rPr>
            </w:r>
          </w:p>
          <w:bookmarkStart w:colFirst="0" w:colLast="0" w:name="xrsc2jfubvx4" w:id="59"/>
          <w:bookmarkEnd w:id="59"/>
          <w:p w:rsidR="00000000" w:rsidDel="00000000" w:rsidP="00000000" w:rsidRDefault="00000000" w:rsidRPr="00000000" w14:paraId="000003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Consider PTV sacrifice if concern for </w:t>
            </w:r>
            <w:r w:rsidDel="00000000" w:rsidR="00000000" w:rsidRPr="00000000">
              <w:rPr>
                <w:rFonts w:ascii="Times New Roman" w:cs="Times New Roman" w:eastAsia="Times New Roman" w:hAnsi="Times New Roman"/>
                <w:b w:val="1"/>
                <w:sz w:val="20"/>
                <w:szCs w:val="20"/>
                <w:rtl w:val="0"/>
              </w:rPr>
              <w:t xml:space="preserve">DLT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232">
              <w:r w:rsidDel="00000000" w:rsidR="00000000" w:rsidRPr="00000000">
                <w:rPr>
                  <w:rFonts w:ascii="Times New Roman" w:cs="Times New Roman" w:eastAsia="Times New Roman" w:hAnsi="Times New Roman"/>
                  <w:sz w:val="20"/>
                  <w:szCs w:val="20"/>
                  <w:rtl w:val="0"/>
                </w:rPr>
                <w:t xml:space="preserve">Shaverdian BJR '16</w:t>
              </w:r>
            </w:hyperlink>
            <w:r w:rsidDel="00000000" w:rsidR="00000000" w:rsidRPr="00000000">
              <w:rPr>
                <w:rFonts w:ascii="Times New Roman" w:cs="Times New Roman" w:eastAsia="Times New Roman" w:hAnsi="Times New Roman"/>
                <w:sz w:val="20"/>
                <w:szCs w:val="20"/>
                <w:rtl w:val="0"/>
              </w:rPr>
              <w:t xml:space="preserve">]. Hypothesis-generating. </w:t>
            </w:r>
            <w:r w:rsidDel="00000000" w:rsidR="00000000" w:rsidRPr="00000000">
              <w:rPr>
                <w:b w:val="1"/>
                <w:rtl w:val="0"/>
              </w:rPr>
              <w:t xml:space="preserve">Ensure 100% coverage of ITV</w:t>
            </w:r>
            <w:r w:rsidDel="00000000" w:rsidR="00000000" w:rsidRPr="00000000">
              <w:rPr>
                <w:rtl w:val="0"/>
              </w:rPr>
            </w:r>
          </w:p>
          <w:p w:rsidR="00000000" w:rsidDel="00000000" w:rsidP="00000000" w:rsidRDefault="00000000" w:rsidRPr="00000000" w14:paraId="000003AC">
            <w:pPr>
              <w:numPr>
                <w:ilvl w:val="0"/>
                <w:numId w:val="3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UCLA. 120 definitive SABR cases. 54/3 to (PTV </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6 mm CC and 3 mm axial margin) vs. full ITV coverage w</w:t>
            </w:r>
            <w:r w:rsidDel="00000000" w:rsidR="00000000" w:rsidRPr="00000000">
              <w:rPr>
                <w:rtl w:val="0"/>
              </w:rPr>
              <w:t xml:space="preserve"> no margin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AD">
            <w:pPr>
              <w:numPr>
                <w:ilvl w:val="0"/>
                <w:numId w:val="34"/>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Goal to cover PTV to 95% and ITV to 100%. </w:t>
            </w:r>
          </w:p>
          <w:p w:rsidR="00000000" w:rsidDel="00000000" w:rsidP="00000000" w:rsidRDefault="00000000" w:rsidRPr="00000000" w14:paraId="000003AE">
            <w:pPr>
              <w:numPr>
                <w:ilvl w:val="0"/>
                <w:numId w:val="3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3y LC 100% in both groups, 3y OS ~76%. </w:t>
            </w:r>
          </w:p>
          <w:p w:rsidR="00000000" w:rsidDel="00000000" w:rsidP="00000000" w:rsidRDefault="00000000" w:rsidRPr="00000000" w14:paraId="000003AF">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0">
            <w:pPr>
              <w:keepNext w:val="0"/>
              <w:keepLines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Goal V20 &lt; 10% (15% acceptable), although reports of G3+ radiation pneumonitis </w:t>
            </w:r>
            <w:r w:rsidDel="00000000" w:rsidR="00000000" w:rsidRPr="00000000">
              <w:rPr>
                <w:rtl w:val="0"/>
              </w:rPr>
              <w:t xml:space="preserve">are </w:t>
            </w:r>
            <w:r w:rsidDel="00000000" w:rsidR="00000000" w:rsidRPr="00000000">
              <w:rPr>
                <w:rFonts w:ascii="Times New Roman" w:cs="Times New Roman" w:eastAsia="Times New Roman" w:hAnsi="Times New Roman"/>
                <w:sz w:val="20"/>
                <w:szCs w:val="20"/>
                <w:rtl w:val="0"/>
              </w:rPr>
              <w:t xml:space="preserve">common if baseline pulmonary fibrosis or if receiving immunotherapy.</w:t>
            </w:r>
          </w:p>
          <w:p w:rsidR="00000000" w:rsidDel="00000000" w:rsidP="00000000" w:rsidRDefault="00000000" w:rsidRPr="00000000" w14:paraId="000003B1">
            <w:pPr>
              <w:keepNext w:val="0"/>
              <w:keepLines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There appears to be a direct correlation with mean lung dose &gt; 6 Gy and G3+ RTOG radiation pneumonitis.</w:t>
            </w:r>
          </w:p>
        </w:tc>
      </w:tr>
    </w:tbl>
    <w:p w:rsidR="00000000" w:rsidDel="00000000" w:rsidP="00000000" w:rsidRDefault="00000000" w:rsidRPr="00000000" w14:paraId="000003B2">
      <w:pPr>
        <w:rPr/>
      </w:pPr>
      <w:r w:rsidDel="00000000" w:rsidR="00000000" w:rsidRPr="00000000">
        <w:rPr>
          <w:rtl w:val="0"/>
        </w:rPr>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3">
            <w:pPr>
              <w:spacing w:line="240" w:lineRule="auto"/>
              <w:ind w:right="200"/>
              <w:jc w:val="center"/>
              <w:rPr>
                <w:b w:val="1"/>
              </w:rPr>
            </w:pPr>
            <w:r w:rsidDel="00000000" w:rsidR="00000000" w:rsidRPr="00000000">
              <w:rPr>
                <w:b w:val="1"/>
                <w:rtl w:val="0"/>
              </w:rPr>
              <w:t xml:space="preserve">This Summary Box was made possible by the ACRO Resident Committee. </w:t>
            </w:r>
          </w:p>
          <w:p w:rsidR="00000000" w:rsidDel="00000000" w:rsidP="00000000" w:rsidRDefault="00000000" w:rsidRPr="00000000" w14:paraId="000003B4">
            <w:pPr>
              <w:spacing w:line="240" w:lineRule="auto"/>
              <w:ind w:right="200"/>
              <w:jc w:val="center"/>
              <w:rPr>
                <w:b w:val="1"/>
              </w:rPr>
            </w:pPr>
            <w:r w:rsidDel="00000000" w:rsidR="00000000" w:rsidRPr="00000000">
              <w:rPr>
                <w:b w:val="1"/>
                <w:rtl w:val="0"/>
              </w:rPr>
              <w:t xml:space="preserve">A more comprehensive collection of resources for all disease sites may be found at </w:t>
            </w:r>
            <w:hyperlink r:id="rId233">
              <w:r w:rsidDel="00000000" w:rsidR="00000000" w:rsidRPr="00000000">
                <w:rPr>
                  <w:b w:val="1"/>
                  <w:color w:val="1155cc"/>
                  <w:u w:val="single"/>
                  <w:rtl w:val="0"/>
                </w:rPr>
                <w:t xml:space="preserve">http://www.acro.org/</w:t>
              </w:r>
            </w:hyperlink>
            <w:r w:rsidDel="00000000" w:rsidR="00000000" w:rsidRPr="00000000">
              <w:rPr>
                <w:rtl w:val="0"/>
              </w:rPr>
            </w:r>
          </w:p>
          <w:p w:rsidR="00000000" w:rsidDel="00000000" w:rsidP="00000000" w:rsidRDefault="00000000" w:rsidRPr="00000000" w14:paraId="000003B5">
            <w:pPr>
              <w:spacing w:line="240" w:lineRule="auto"/>
              <w:rPr>
                <w:sz w:val="18"/>
                <w:szCs w:val="18"/>
              </w:rPr>
            </w:pPr>
            <w:r w:rsidDel="00000000" w:rsidR="00000000" w:rsidRPr="00000000">
              <w:rPr>
                <w:sz w:val="18"/>
                <w:szCs w:val="18"/>
                <w:rtl w:val="0"/>
              </w:rPr>
              <w:t xml:space="preserve">Zaorsky: [</w:t>
            </w:r>
            <w:hyperlink r:id="rId234">
              <w:r w:rsidDel="00000000" w:rsidR="00000000" w:rsidRPr="00000000">
                <w:rPr>
                  <w:sz w:val="18"/>
                  <w:szCs w:val="18"/>
                  <w:rtl w:val="0"/>
                </w:rPr>
                <w:t xml:space="preserve">LN stations in lungs</w:t>
              </w:r>
            </w:hyperlink>
            <w:r w:rsidDel="00000000" w:rsidR="00000000" w:rsidRPr="00000000">
              <w:rPr>
                <w:sz w:val="18"/>
                <w:szCs w:val="18"/>
                <w:rtl w:val="0"/>
              </w:rPr>
              <w:t xml:space="preserve">].</w:t>
            </w:r>
          </w:p>
          <w:p w:rsidR="00000000" w:rsidDel="00000000" w:rsidP="00000000" w:rsidRDefault="00000000" w:rsidRPr="00000000" w14:paraId="000003B6">
            <w:pPr>
              <w:spacing w:line="240" w:lineRule="auto"/>
              <w:rPr>
                <w:sz w:val="18"/>
                <w:szCs w:val="18"/>
              </w:rPr>
            </w:pPr>
            <w:r w:rsidDel="00000000" w:rsidR="00000000" w:rsidRPr="00000000">
              <w:rPr>
                <w:sz w:val="18"/>
                <w:szCs w:val="18"/>
                <w:rtl w:val="0"/>
              </w:rPr>
              <w:t xml:space="preserve">ARRO: [</w:t>
            </w:r>
            <w:hyperlink r:id="rId235">
              <w:r w:rsidDel="00000000" w:rsidR="00000000" w:rsidRPr="00000000">
                <w:rPr>
                  <w:sz w:val="18"/>
                  <w:szCs w:val="18"/>
                  <w:rtl w:val="0"/>
                </w:rPr>
                <w:t xml:space="preserve">Management of Chest Wall Toxicity After SBRT</w:t>
              </w:r>
            </w:hyperlink>
            <w:r w:rsidDel="00000000" w:rsidR="00000000" w:rsidRPr="00000000">
              <w:rPr>
                <w:sz w:val="18"/>
                <w:szCs w:val="18"/>
                <w:rtl w:val="0"/>
              </w:rPr>
              <w:t xml:space="preserve">], [</w:t>
            </w:r>
            <w:hyperlink r:id="rId236">
              <w:r w:rsidDel="00000000" w:rsidR="00000000" w:rsidRPr="00000000">
                <w:rPr>
                  <w:sz w:val="18"/>
                  <w:szCs w:val="18"/>
                  <w:rtl w:val="0"/>
                </w:rPr>
                <w:t xml:space="preserve">Central Lung Early Stage NSCLC</w:t>
              </w:r>
            </w:hyperlink>
            <w:r w:rsidDel="00000000" w:rsidR="00000000" w:rsidRPr="00000000">
              <w:rPr>
                <w:sz w:val="18"/>
                <w:szCs w:val="18"/>
                <w:rtl w:val="0"/>
              </w:rPr>
              <w:t xml:space="preserve">].</w:t>
            </w:r>
          </w:p>
          <w:p w:rsidR="00000000" w:rsidDel="00000000" w:rsidP="00000000" w:rsidRDefault="00000000" w:rsidRPr="00000000" w14:paraId="000003B7">
            <w:pPr>
              <w:spacing w:line="240" w:lineRule="auto"/>
              <w:ind w:right="200"/>
              <w:rPr>
                <w:sz w:val="18"/>
                <w:szCs w:val="18"/>
              </w:rPr>
            </w:pPr>
            <w:r w:rsidDel="00000000" w:rsidR="00000000" w:rsidRPr="00000000">
              <w:rPr>
                <w:sz w:val="18"/>
                <w:szCs w:val="18"/>
                <w:rtl w:val="0"/>
              </w:rPr>
              <w:t xml:space="preserve">Contouring</w:t>
            </w:r>
          </w:p>
          <w:p w:rsidR="00000000" w:rsidDel="00000000" w:rsidP="00000000" w:rsidRDefault="00000000" w:rsidRPr="00000000" w14:paraId="000003B8">
            <w:pPr>
              <w:numPr>
                <w:ilvl w:val="0"/>
                <w:numId w:val="63"/>
              </w:numPr>
              <w:spacing w:line="240" w:lineRule="auto"/>
              <w:ind w:left="720" w:hanging="360"/>
              <w:rPr>
                <w:b w:val="1"/>
                <w:sz w:val="18"/>
                <w:szCs w:val="18"/>
              </w:rPr>
            </w:pPr>
            <w:r w:rsidDel="00000000" w:rsidR="00000000" w:rsidRPr="00000000">
              <w:rPr>
                <w:sz w:val="18"/>
                <w:szCs w:val="18"/>
                <w:rtl w:val="0"/>
              </w:rPr>
              <w:t xml:space="preserve">eContour [</w:t>
            </w:r>
            <w:hyperlink r:id="rId237">
              <w:r w:rsidDel="00000000" w:rsidR="00000000" w:rsidRPr="00000000">
                <w:rPr>
                  <w:sz w:val="18"/>
                  <w:szCs w:val="18"/>
                  <w:rtl w:val="0"/>
                </w:rPr>
                <w:t xml:space="preserve">Thoracic OARs and lobar anatomy</w:t>
              </w:r>
            </w:hyperlink>
            <w:r w:rsidDel="00000000" w:rsidR="00000000" w:rsidRPr="00000000">
              <w:rPr>
                <w:sz w:val="18"/>
                <w:szCs w:val="18"/>
                <w:rtl w:val="0"/>
              </w:rPr>
              <w:t xml:space="preserve">, </w:t>
            </w:r>
            <w:hyperlink r:id="rId238">
              <w:r w:rsidDel="00000000" w:rsidR="00000000" w:rsidRPr="00000000">
                <w:rPr>
                  <w:sz w:val="18"/>
                  <w:szCs w:val="18"/>
                  <w:rtl w:val="0"/>
                </w:rPr>
                <w:t xml:space="preserve">Kong IJROBP '11</w:t>
              </w:r>
            </w:hyperlink>
            <w:r w:rsidDel="00000000" w:rsidR="00000000" w:rsidRPr="00000000">
              <w:rPr>
                <w:sz w:val="18"/>
                <w:szCs w:val="18"/>
                <w:rtl w:val="0"/>
              </w:rPr>
              <w:t xml:space="preserve">] </w:t>
            </w:r>
          </w:p>
          <w:p w:rsidR="00000000" w:rsidDel="00000000" w:rsidP="00000000" w:rsidRDefault="00000000" w:rsidRPr="00000000" w14:paraId="000003B9">
            <w:pPr>
              <w:numPr>
                <w:ilvl w:val="0"/>
                <w:numId w:val="63"/>
              </w:numPr>
              <w:spacing w:line="240" w:lineRule="auto"/>
              <w:ind w:left="720" w:hanging="360"/>
              <w:rPr>
                <w:b w:val="1"/>
                <w:sz w:val="18"/>
                <w:szCs w:val="18"/>
              </w:rPr>
            </w:pPr>
            <w:r w:rsidDel="00000000" w:rsidR="00000000" w:rsidRPr="00000000">
              <w:rPr>
                <w:sz w:val="18"/>
                <w:szCs w:val="18"/>
                <w:rtl w:val="0"/>
              </w:rPr>
              <w:t xml:space="preserve">Cardiac Contouring Atlas (Supplement) [</w:t>
            </w:r>
            <w:hyperlink r:id="rId239">
              <w:r w:rsidDel="00000000" w:rsidR="00000000" w:rsidRPr="00000000">
                <w:rPr>
                  <w:sz w:val="18"/>
                  <w:szCs w:val="18"/>
                  <w:rtl w:val="0"/>
                </w:rPr>
                <w:t xml:space="preserve">Duane RTO '17</w:t>
              </w:r>
            </w:hyperlink>
            <w:r w:rsidDel="00000000" w:rsidR="00000000" w:rsidRPr="00000000">
              <w:rPr>
                <w:sz w:val="18"/>
                <w:szCs w:val="18"/>
                <w:rtl w:val="0"/>
              </w:rPr>
              <w:t xml:space="preserve">]</w:t>
            </w:r>
          </w:p>
          <w:p w:rsidR="00000000" w:rsidDel="00000000" w:rsidP="00000000" w:rsidRDefault="00000000" w:rsidRPr="00000000" w14:paraId="000003BA">
            <w:pPr>
              <w:numPr>
                <w:ilvl w:val="0"/>
                <w:numId w:val="63"/>
              </w:numPr>
              <w:spacing w:line="240" w:lineRule="auto"/>
              <w:ind w:left="720" w:hanging="360"/>
              <w:rPr>
                <w:b w:val="1"/>
                <w:sz w:val="18"/>
                <w:szCs w:val="18"/>
              </w:rPr>
            </w:pPr>
            <w:r w:rsidDel="00000000" w:rsidR="00000000" w:rsidRPr="00000000">
              <w:rPr>
                <w:sz w:val="18"/>
                <w:szCs w:val="18"/>
                <w:rtl w:val="0"/>
              </w:rPr>
              <w:t xml:space="preserve">RTOG 1106 OARs [</w:t>
            </w:r>
            <w:hyperlink r:id="rId240">
              <w:r w:rsidDel="00000000" w:rsidR="00000000" w:rsidRPr="00000000">
                <w:rPr>
                  <w:sz w:val="18"/>
                  <w:szCs w:val="18"/>
                  <w:rtl w:val="0"/>
                </w:rPr>
                <w:t xml:space="preserve">RTOG Contouring Atlases</w:t>
              </w:r>
            </w:hyperlink>
            <w:r w:rsidDel="00000000" w:rsidR="00000000" w:rsidRPr="00000000">
              <w:rPr>
                <w:sz w:val="18"/>
                <w:szCs w:val="18"/>
                <w:rtl w:val="0"/>
              </w:rPr>
              <w:t xml:space="preserve">]: PET-Guided therapy for stage III NSCLC. </w:t>
            </w:r>
            <w:hyperlink w:anchor="p1qgl9x43th3">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BB">
            <w:pPr>
              <w:numPr>
                <w:ilvl w:val="0"/>
                <w:numId w:val="63"/>
              </w:numPr>
              <w:spacing w:line="240" w:lineRule="auto"/>
              <w:ind w:left="720" w:right="60" w:hanging="360"/>
              <w:rPr>
                <w:sz w:val="18"/>
                <w:szCs w:val="18"/>
              </w:rPr>
            </w:pPr>
            <w:r w:rsidDel="00000000" w:rsidR="00000000" w:rsidRPr="00000000">
              <w:rPr>
                <w:sz w:val="18"/>
                <w:szCs w:val="18"/>
                <w:rtl w:val="0"/>
              </w:rPr>
              <w:t xml:space="preserve">EORTC guidelines for planning and delivery of high-dose, high precision RT for lung cancer [</w:t>
            </w:r>
            <w:hyperlink r:id="rId241">
              <w:r w:rsidDel="00000000" w:rsidR="00000000" w:rsidRPr="00000000">
                <w:rPr>
                  <w:sz w:val="18"/>
                  <w:szCs w:val="18"/>
                  <w:rtl w:val="0"/>
                </w:rPr>
                <w:t xml:space="preserve">De Ruysscher RTO '17</w:t>
              </w:r>
            </w:hyperlink>
            <w:r w:rsidDel="00000000" w:rsidR="00000000" w:rsidRPr="00000000">
              <w:rPr>
                <w:sz w:val="18"/>
                <w:szCs w:val="18"/>
                <w:rtl w:val="0"/>
              </w:rPr>
              <w:t xml:space="preserve">]</w:t>
            </w:r>
          </w:p>
          <w:p w:rsidR="00000000" w:rsidDel="00000000" w:rsidP="00000000" w:rsidRDefault="00000000" w:rsidRPr="00000000" w14:paraId="000003BC">
            <w:pPr>
              <w:numPr>
                <w:ilvl w:val="0"/>
                <w:numId w:val="63"/>
              </w:numPr>
              <w:spacing w:line="240" w:lineRule="auto"/>
              <w:ind w:left="720" w:hanging="360"/>
              <w:rPr>
                <w:sz w:val="18"/>
                <w:szCs w:val="18"/>
              </w:rPr>
            </w:pPr>
            <w:r w:rsidDel="00000000" w:rsidR="00000000" w:rsidRPr="00000000">
              <w:rPr>
                <w:sz w:val="18"/>
                <w:szCs w:val="18"/>
                <w:rtl w:val="0"/>
              </w:rPr>
              <w:t xml:space="preserve">CT-based definition of thoracic LN stations: An atlas from the University of Michigan [</w:t>
            </w:r>
            <w:hyperlink r:id="rId242">
              <w:r w:rsidDel="00000000" w:rsidR="00000000" w:rsidRPr="00000000">
                <w:rPr>
                  <w:sz w:val="18"/>
                  <w:szCs w:val="18"/>
                  <w:rtl w:val="0"/>
                </w:rPr>
                <w:t xml:space="preserve">Chapet IJROBP '05</w:t>
              </w:r>
            </w:hyperlink>
            <w:r w:rsidDel="00000000" w:rsidR="00000000" w:rsidRPr="00000000">
              <w:rPr>
                <w:sz w:val="18"/>
                <w:szCs w:val="18"/>
                <w:rtl w:val="0"/>
              </w:rPr>
              <w:t xml:space="preserve">] </w:t>
            </w:r>
            <w:hyperlink w:anchor="_6jx2f37knu1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BD">
            <w:pPr>
              <w:spacing w:line="240" w:lineRule="auto"/>
              <w:ind w:right="200"/>
              <w:rPr>
                <w:sz w:val="18"/>
                <w:szCs w:val="18"/>
              </w:rPr>
            </w:pPr>
            <w:r w:rsidDel="00000000" w:rsidR="00000000" w:rsidRPr="00000000">
              <w:rPr>
                <w:sz w:val="18"/>
                <w:szCs w:val="18"/>
                <w:rtl w:val="0"/>
              </w:rPr>
              <w:t xml:space="preserve">Review Articles</w:t>
            </w:r>
          </w:p>
          <w:p w:rsidR="00000000" w:rsidDel="00000000" w:rsidP="00000000" w:rsidRDefault="00000000" w:rsidRPr="00000000" w14:paraId="000003BE">
            <w:pPr>
              <w:numPr>
                <w:ilvl w:val="0"/>
                <w:numId w:val="44"/>
              </w:numPr>
              <w:spacing w:line="240" w:lineRule="auto"/>
              <w:ind w:left="720" w:hanging="360"/>
              <w:rPr>
                <w:sz w:val="18"/>
                <w:szCs w:val="18"/>
              </w:rPr>
            </w:pPr>
            <w:r w:rsidDel="00000000" w:rsidR="00000000" w:rsidRPr="00000000">
              <w:rPr>
                <w:sz w:val="18"/>
                <w:szCs w:val="18"/>
                <w:rtl w:val="0"/>
              </w:rPr>
              <w:t xml:space="preserve">RT for Lung Cancer Collaborative Group for SBRT without pathology [</w:t>
            </w:r>
            <w:hyperlink r:id="rId243">
              <w:r w:rsidDel="00000000" w:rsidR="00000000" w:rsidRPr="00000000">
                <w:rPr>
                  <w:sz w:val="18"/>
                  <w:szCs w:val="18"/>
                  <w:rtl w:val="0"/>
                </w:rPr>
                <w:t xml:space="preserve">Berman TLCR '19</w:t>
              </w:r>
            </w:hyperlink>
            <w:r w:rsidDel="00000000" w:rsidR="00000000" w:rsidRPr="00000000">
              <w:rPr>
                <w:sz w:val="18"/>
                <w:szCs w:val="18"/>
                <w:rtl w:val="0"/>
              </w:rPr>
              <w:t xml:space="preserve">]. </w:t>
            </w:r>
            <w:hyperlink w:anchor="_canzrk46c7jc">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BF">
            <w:pPr>
              <w:numPr>
                <w:ilvl w:val="0"/>
                <w:numId w:val="44"/>
              </w:numPr>
              <w:spacing w:line="240" w:lineRule="auto"/>
              <w:ind w:left="720" w:hanging="360"/>
              <w:rPr>
                <w:sz w:val="18"/>
                <w:szCs w:val="18"/>
              </w:rPr>
            </w:pPr>
            <w:r w:rsidDel="00000000" w:rsidR="00000000" w:rsidRPr="00000000">
              <w:rPr>
                <w:sz w:val="18"/>
                <w:szCs w:val="18"/>
                <w:rtl w:val="0"/>
              </w:rPr>
              <w:t xml:space="preserve">Differential Relapse Patterns for NSCLC Subtypes [</w:t>
            </w:r>
            <w:hyperlink r:id="rId244">
              <w:r w:rsidDel="00000000" w:rsidR="00000000" w:rsidRPr="00000000">
                <w:rPr>
                  <w:sz w:val="18"/>
                  <w:szCs w:val="18"/>
                  <w:rtl w:val="0"/>
                </w:rPr>
                <w:t xml:space="preserve">McAleese Clin Onc '19</w:t>
              </w:r>
            </w:hyperlink>
            <w:r w:rsidDel="00000000" w:rsidR="00000000" w:rsidRPr="00000000">
              <w:rPr>
                <w:sz w:val="18"/>
                <w:szCs w:val="18"/>
                <w:rtl w:val="0"/>
              </w:rPr>
              <w:t xml:space="preserve">]: Retro. AC vs. SqCC. </w:t>
            </w:r>
            <w:hyperlink w:anchor="_12dcu6uefto4">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0">
            <w:pPr>
              <w:widowControl w:val="0"/>
              <w:numPr>
                <w:ilvl w:val="0"/>
                <w:numId w:val="44"/>
              </w:numPr>
              <w:spacing w:line="240" w:lineRule="auto"/>
              <w:ind w:left="720" w:hanging="360"/>
              <w:rPr>
                <w:sz w:val="18"/>
                <w:szCs w:val="18"/>
              </w:rPr>
            </w:pPr>
            <w:r w:rsidDel="00000000" w:rsidR="00000000" w:rsidRPr="00000000">
              <w:rPr>
                <w:sz w:val="18"/>
                <w:szCs w:val="18"/>
                <w:rtl w:val="0"/>
              </w:rPr>
              <w:t xml:space="preserve">What is the role of RT for ES-SCLC in the immunotherapy era? </w:t>
            </w:r>
            <w:hyperlink r:id="rId245">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246">
              <w:r w:rsidDel="00000000" w:rsidR="00000000" w:rsidRPr="00000000">
                <w:rPr>
                  <w:sz w:val="18"/>
                  <w:szCs w:val="18"/>
                  <w:rtl w:val="0"/>
                </w:rPr>
                <w:t xml:space="preserve">Nesbit TLCR '19</w:t>
              </w:r>
            </w:hyperlink>
            <w:r w:rsidDel="00000000" w:rsidR="00000000" w:rsidRPr="00000000">
              <w:rPr>
                <w:sz w:val="18"/>
                <w:szCs w:val="18"/>
                <w:rtl w:val="0"/>
              </w:rPr>
              <w:t xml:space="preserve">]. </w:t>
            </w:r>
            <w:hyperlink w:anchor="snu066265ta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1">
            <w:pPr>
              <w:numPr>
                <w:ilvl w:val="0"/>
                <w:numId w:val="44"/>
              </w:numPr>
              <w:spacing w:line="240" w:lineRule="auto"/>
              <w:ind w:left="720" w:hanging="360"/>
              <w:rPr>
                <w:sz w:val="18"/>
                <w:szCs w:val="18"/>
              </w:rPr>
            </w:pPr>
            <w:r w:rsidDel="00000000" w:rsidR="00000000" w:rsidRPr="00000000">
              <w:rPr>
                <w:sz w:val="18"/>
                <w:szCs w:val="18"/>
                <w:rtl w:val="0"/>
              </w:rPr>
              <w:t xml:space="preserve">Oligo Review of NSCLC Oligometastases [Giulani IJROBP '20]. </w:t>
            </w:r>
            <w:hyperlink r:id="rId24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2">
            <w:pPr>
              <w:numPr>
                <w:ilvl w:val="0"/>
                <w:numId w:val="44"/>
              </w:numPr>
              <w:ind w:left="720" w:hanging="360"/>
              <w:rPr>
                <w:sz w:val="18"/>
                <w:szCs w:val="18"/>
              </w:rPr>
            </w:pPr>
            <w:r w:rsidDel="00000000" w:rsidR="00000000" w:rsidRPr="00000000">
              <w:rPr>
                <w:sz w:val="18"/>
                <w:szCs w:val="18"/>
                <w:rtl w:val="0"/>
              </w:rPr>
              <w:t xml:space="preserve">4π VMAT RT [</w:t>
            </w:r>
            <w:hyperlink r:id="rId248">
              <w:r w:rsidDel="00000000" w:rsidR="00000000" w:rsidRPr="00000000">
                <w:rPr>
                  <w:sz w:val="18"/>
                  <w:szCs w:val="18"/>
                  <w:rtl w:val="0"/>
                </w:rPr>
                <w:t xml:space="preserve">Dong IJROBP '13</w:t>
              </w:r>
            </w:hyperlink>
            <w:r w:rsidDel="00000000" w:rsidR="00000000" w:rsidRPr="00000000">
              <w:rPr>
                <w:sz w:val="18"/>
                <w:szCs w:val="18"/>
                <w:rtl w:val="0"/>
              </w:rPr>
              <w:t xml:space="preserve">]: Extensive non-coplanar beams. "Poor man's proton therapy". </w:t>
            </w:r>
            <w:hyperlink w:anchor="fisjtvppfzs8">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3">
            <w:pPr>
              <w:numPr>
                <w:ilvl w:val="0"/>
                <w:numId w:val="44"/>
              </w:numPr>
              <w:spacing w:line="240" w:lineRule="auto"/>
              <w:ind w:left="720" w:hanging="360"/>
              <w:rPr>
                <w:sz w:val="18"/>
                <w:szCs w:val="18"/>
              </w:rPr>
            </w:pPr>
            <w:r w:rsidDel="00000000" w:rsidR="00000000" w:rsidRPr="00000000">
              <w:rPr>
                <w:rFonts w:ascii="Gungsuh" w:cs="Gungsuh" w:eastAsia="Gungsuh" w:hAnsi="Gungsuh"/>
                <w:sz w:val="18"/>
                <w:szCs w:val="18"/>
                <w:rtl w:val="0"/>
              </w:rPr>
              <w:t xml:space="preserve">Onishi [JTO '07]: Goal BED ≥ 100 Gy (dose to iso, though), comparable OS to Ginsberg which was only stage IA. </w:t>
            </w:r>
            <w:hyperlink w:anchor="4elbijb8sf9m">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4">
            <w:pPr>
              <w:numPr>
                <w:ilvl w:val="0"/>
                <w:numId w:val="44"/>
              </w:numPr>
              <w:spacing w:line="240" w:lineRule="auto"/>
              <w:ind w:left="720" w:hanging="360"/>
              <w:rPr>
                <w:sz w:val="18"/>
                <w:szCs w:val="18"/>
              </w:rPr>
            </w:pPr>
            <w:r w:rsidDel="00000000" w:rsidR="00000000" w:rsidRPr="00000000">
              <w:rPr>
                <w:sz w:val="18"/>
                <w:szCs w:val="18"/>
                <w:rtl w:val="0"/>
              </w:rPr>
              <w:t xml:space="preserve">Tumor size &lt; 2.45 cm and PTV D</w:t>
            </w:r>
            <w:r w:rsidDel="00000000" w:rsidR="00000000" w:rsidRPr="00000000">
              <w:rPr>
                <w:sz w:val="18"/>
                <w:szCs w:val="18"/>
                <w:vertAlign w:val="subscript"/>
                <w:rtl w:val="0"/>
              </w:rPr>
              <w:t xml:space="preserve">95 </w:t>
            </w:r>
            <w:r w:rsidDel="00000000" w:rsidR="00000000" w:rsidRPr="00000000">
              <w:rPr>
                <w:sz w:val="18"/>
                <w:szCs w:val="18"/>
                <w:rtl w:val="0"/>
              </w:rPr>
              <w:t xml:space="preserve">BED</w:t>
            </w:r>
            <w:r w:rsidDel="00000000" w:rsidR="00000000" w:rsidRPr="00000000">
              <w:rPr>
                <w:sz w:val="18"/>
                <w:szCs w:val="18"/>
                <w:vertAlign w:val="subscript"/>
                <w:rtl w:val="0"/>
              </w:rPr>
              <w:t xml:space="preserve">10</w:t>
            </w:r>
            <w:r w:rsidDel="00000000" w:rsidR="00000000" w:rsidRPr="00000000">
              <w:rPr>
                <w:rFonts w:ascii="Gungsuh" w:cs="Gungsuh" w:eastAsia="Gungsuh" w:hAnsi="Gungsuh"/>
                <w:sz w:val="18"/>
                <w:szCs w:val="18"/>
                <w:rtl w:val="0"/>
              </w:rPr>
              <w:t xml:space="preserve"> ≥ 113 Gy maximizes local control in SBRT [</w:t>
            </w:r>
            <w:hyperlink r:id="rId249">
              <w:r w:rsidDel="00000000" w:rsidR="00000000" w:rsidRPr="00000000">
                <w:rPr>
                  <w:sz w:val="18"/>
                  <w:szCs w:val="18"/>
                  <w:rtl w:val="0"/>
                </w:rPr>
                <w:t xml:space="preserve">Kang IJROBP '19</w:t>
              </w:r>
            </w:hyperlink>
            <w:r w:rsidDel="00000000" w:rsidR="00000000" w:rsidRPr="00000000">
              <w:rPr>
                <w:sz w:val="18"/>
                <w:szCs w:val="18"/>
                <w:rtl w:val="0"/>
              </w:rPr>
              <w:t xml:space="preserve">] </w:t>
            </w:r>
            <w:hyperlink w:anchor="862515115833">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5">
            <w:pPr>
              <w:spacing w:line="240" w:lineRule="auto"/>
              <w:ind w:right="200"/>
              <w:rPr>
                <w:sz w:val="18"/>
                <w:szCs w:val="18"/>
              </w:rPr>
            </w:pPr>
            <w:r w:rsidDel="00000000" w:rsidR="00000000" w:rsidRPr="00000000">
              <w:rPr>
                <w:sz w:val="18"/>
                <w:szCs w:val="18"/>
                <w:rtl w:val="0"/>
              </w:rPr>
              <w:t xml:space="preserve">Society Guidelines</w:t>
            </w:r>
          </w:p>
          <w:p w:rsidR="00000000" w:rsidDel="00000000" w:rsidP="00000000" w:rsidRDefault="00000000" w:rsidRPr="00000000" w14:paraId="000003C6">
            <w:pPr>
              <w:numPr>
                <w:ilvl w:val="0"/>
                <w:numId w:val="63"/>
              </w:numPr>
              <w:spacing w:line="240" w:lineRule="auto"/>
              <w:ind w:left="720" w:hanging="360"/>
              <w:rPr>
                <w:sz w:val="18"/>
                <w:szCs w:val="18"/>
              </w:rPr>
            </w:pPr>
            <w:r w:rsidDel="00000000" w:rsidR="00000000" w:rsidRPr="00000000">
              <w:rPr>
                <w:sz w:val="18"/>
                <w:szCs w:val="18"/>
                <w:rtl w:val="0"/>
              </w:rPr>
              <w:t xml:space="preserve">ASCO/ASTRO Guideline: </w:t>
            </w:r>
            <w:hyperlink r:id="rId250">
              <w:r w:rsidDel="00000000" w:rsidR="00000000" w:rsidRPr="00000000">
                <w:rPr>
                  <w:sz w:val="18"/>
                  <w:szCs w:val="18"/>
                  <w:rtl w:val="0"/>
                </w:rPr>
                <w:t xml:space="preserve">Stereotactic Body Radiotherapy for Early-Stage NSCLC </w:t>
              </w:r>
            </w:hyperlink>
            <w:r w:rsidDel="00000000" w:rsidR="00000000" w:rsidRPr="00000000">
              <w:rPr>
                <w:i w:val="1"/>
                <w:sz w:val="18"/>
                <w:szCs w:val="18"/>
                <w:rtl w:val="0"/>
              </w:rPr>
              <w:t xml:space="preserve">November 6, 2017 </w:t>
            </w:r>
            <w:hyperlink w:anchor="r6yxnlb4f49j">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7">
            <w:pPr>
              <w:numPr>
                <w:ilvl w:val="0"/>
                <w:numId w:val="63"/>
              </w:numPr>
              <w:spacing w:line="240" w:lineRule="auto"/>
              <w:ind w:left="720" w:hanging="360"/>
              <w:rPr>
                <w:sz w:val="18"/>
                <w:szCs w:val="18"/>
              </w:rPr>
            </w:pPr>
            <w:r w:rsidDel="00000000" w:rsidR="00000000" w:rsidRPr="00000000">
              <w:rPr>
                <w:sz w:val="18"/>
                <w:szCs w:val="18"/>
                <w:rtl w:val="0"/>
              </w:rPr>
              <w:t xml:space="preserve">ESTRO/ACROP consensus guidelines for SBRT of peripherally located Early-Stage NSCLC [</w:t>
            </w:r>
            <w:hyperlink r:id="rId251">
              <w:r w:rsidDel="00000000" w:rsidR="00000000" w:rsidRPr="00000000">
                <w:rPr>
                  <w:sz w:val="18"/>
                  <w:szCs w:val="18"/>
                  <w:rtl w:val="0"/>
                </w:rPr>
                <w:t xml:space="preserve">Guckenberger RTO '17</w:t>
              </w:r>
            </w:hyperlink>
            <w:r w:rsidDel="00000000" w:rsidR="00000000" w:rsidRPr="00000000">
              <w:rPr>
                <w:sz w:val="18"/>
                <w:szCs w:val="18"/>
                <w:rtl w:val="0"/>
              </w:rPr>
              <w:t xml:space="preserve">] </w:t>
            </w:r>
            <w:hyperlink w:anchor="3hkmkuz2stjz">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8">
            <w:pPr>
              <w:numPr>
                <w:ilvl w:val="0"/>
                <w:numId w:val="63"/>
              </w:numPr>
              <w:spacing w:line="240" w:lineRule="auto"/>
              <w:ind w:left="720" w:hanging="360"/>
              <w:rPr>
                <w:sz w:val="18"/>
                <w:szCs w:val="18"/>
              </w:rPr>
            </w:pPr>
            <w:hyperlink r:id="rId252">
              <w:r w:rsidDel="00000000" w:rsidR="00000000" w:rsidRPr="00000000">
                <w:rPr>
                  <w:sz w:val="18"/>
                  <w:szCs w:val="18"/>
                  <w:rtl w:val="0"/>
                </w:rPr>
                <w:t xml:space="preserve">ACCP and STS RFA Consensus Statement [Chest '12]</w:t>
              </w:r>
            </w:hyperlink>
            <w:r w:rsidDel="00000000" w:rsidR="00000000" w:rsidRPr="00000000">
              <w:rPr>
                <w:rtl w:val="0"/>
              </w:rPr>
            </w:r>
          </w:p>
          <w:p w:rsidR="00000000" w:rsidDel="00000000" w:rsidP="00000000" w:rsidRDefault="00000000" w:rsidRPr="00000000" w14:paraId="000003C9">
            <w:pPr>
              <w:numPr>
                <w:ilvl w:val="0"/>
                <w:numId w:val="63"/>
              </w:numPr>
              <w:spacing w:line="240" w:lineRule="auto"/>
              <w:ind w:left="720" w:hanging="360"/>
              <w:rPr>
                <w:sz w:val="18"/>
                <w:szCs w:val="18"/>
              </w:rPr>
            </w:pPr>
            <w:r w:rsidDel="00000000" w:rsidR="00000000" w:rsidRPr="00000000">
              <w:rPr>
                <w:sz w:val="18"/>
                <w:szCs w:val="18"/>
                <w:rtl w:val="0"/>
              </w:rPr>
              <w:t xml:space="preserve">HyTEC: LC following SBRT for Stage I NSCLC [</w:t>
            </w:r>
            <w:hyperlink r:id="rId253">
              <w:r w:rsidDel="00000000" w:rsidR="00000000" w:rsidRPr="00000000">
                <w:rPr>
                  <w:sz w:val="18"/>
                  <w:szCs w:val="18"/>
                  <w:rtl w:val="0"/>
                </w:rPr>
                <w:t xml:space="preserve">Lee IJROBP '19</w:t>
              </w:r>
            </w:hyperlink>
            <w:r w:rsidDel="00000000" w:rsidR="00000000" w:rsidRPr="00000000">
              <w:rPr>
                <w:sz w:val="18"/>
                <w:szCs w:val="18"/>
                <w:rtl w:val="0"/>
              </w:rPr>
              <w:t xml:space="preserve">] </w:t>
            </w:r>
            <w:hyperlink w:anchor="g64ukngzwack">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A">
            <w:pPr>
              <w:numPr>
                <w:ilvl w:val="0"/>
                <w:numId w:val="63"/>
              </w:numPr>
              <w:spacing w:line="240" w:lineRule="auto"/>
              <w:ind w:left="720" w:hanging="360"/>
              <w:rPr>
                <w:sz w:val="18"/>
                <w:szCs w:val="18"/>
              </w:rPr>
            </w:pPr>
            <w:r w:rsidDel="00000000" w:rsidR="00000000" w:rsidRPr="00000000">
              <w:rPr>
                <w:sz w:val="18"/>
                <w:szCs w:val="18"/>
                <w:rtl w:val="0"/>
              </w:rPr>
              <w:t xml:space="preserve">UK/AAPM Consensus on Normal Tissue Dose constraints for SBRT [</w:t>
            </w:r>
            <w:hyperlink r:id="rId254">
              <w:r w:rsidDel="00000000" w:rsidR="00000000" w:rsidRPr="00000000">
                <w:rPr>
                  <w:sz w:val="18"/>
                  <w:szCs w:val="18"/>
                  <w:rtl w:val="0"/>
                </w:rPr>
                <w:t xml:space="preserve">Hanna CO '18</w:t>
              </w:r>
            </w:hyperlink>
            <w:r w:rsidDel="00000000" w:rsidR="00000000" w:rsidRPr="00000000">
              <w:rPr>
                <w:sz w:val="18"/>
                <w:szCs w:val="18"/>
                <w:rtl w:val="0"/>
              </w:rPr>
              <w:t xml:space="preserve">] </w:t>
            </w:r>
            <w:hyperlink r:id="rId255">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B">
            <w:pPr>
              <w:numPr>
                <w:ilvl w:val="0"/>
                <w:numId w:val="63"/>
              </w:numPr>
              <w:spacing w:line="240" w:lineRule="auto"/>
              <w:ind w:left="720" w:hanging="360"/>
              <w:rPr>
                <w:sz w:val="18"/>
                <w:szCs w:val="18"/>
              </w:rPr>
            </w:pPr>
            <w:r w:rsidDel="00000000" w:rsidR="00000000" w:rsidRPr="00000000">
              <w:rPr>
                <w:sz w:val="18"/>
                <w:szCs w:val="18"/>
                <w:rtl w:val="0"/>
              </w:rPr>
              <w:t xml:space="preserve">ASCO Guidelines for Surveillance after Definitive Curative-Intent therapy [</w:t>
            </w:r>
            <w:hyperlink r:id="rId256">
              <w:r w:rsidDel="00000000" w:rsidR="00000000" w:rsidRPr="00000000">
                <w:rPr>
                  <w:sz w:val="18"/>
                  <w:szCs w:val="18"/>
                  <w:rtl w:val="0"/>
                </w:rPr>
                <w:t xml:space="preserve">Schneider JCO '19</w:t>
              </w:r>
            </w:hyperlink>
            <w:r w:rsidDel="00000000" w:rsidR="00000000" w:rsidRPr="00000000">
              <w:rPr>
                <w:sz w:val="18"/>
                <w:szCs w:val="18"/>
                <w:rtl w:val="0"/>
              </w:rPr>
              <w:t xml:space="preserve">] </w:t>
            </w:r>
            <w:hyperlink w:anchor="x0pt4mmhjq2i">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C">
            <w:pPr>
              <w:spacing w:line="240" w:lineRule="auto"/>
              <w:ind w:right="200"/>
              <w:rPr>
                <w:sz w:val="18"/>
                <w:szCs w:val="18"/>
              </w:rPr>
            </w:pPr>
            <w:r w:rsidDel="00000000" w:rsidR="00000000" w:rsidRPr="00000000">
              <w:rPr>
                <w:sz w:val="18"/>
                <w:szCs w:val="18"/>
                <w:rtl w:val="0"/>
              </w:rPr>
              <w:t xml:space="preserve">Relevant Accessible Radiation Protocols </w:t>
            </w:r>
          </w:p>
          <w:p w:rsidR="00000000" w:rsidDel="00000000" w:rsidP="00000000" w:rsidRDefault="00000000" w:rsidRPr="00000000" w14:paraId="000003CD">
            <w:pPr>
              <w:numPr>
                <w:ilvl w:val="0"/>
                <w:numId w:val="20"/>
              </w:numPr>
              <w:spacing w:line="240" w:lineRule="auto"/>
              <w:ind w:left="720" w:right="60" w:hanging="360"/>
              <w:rPr>
                <w:sz w:val="18"/>
                <w:szCs w:val="18"/>
              </w:rPr>
            </w:pPr>
            <w:r w:rsidDel="00000000" w:rsidR="00000000" w:rsidRPr="00000000">
              <w:rPr>
                <w:sz w:val="18"/>
                <w:szCs w:val="18"/>
                <w:rtl w:val="0"/>
              </w:rPr>
              <w:t xml:space="preserve">RTOG 0236 [</w:t>
            </w:r>
            <w:hyperlink r:id="rId257">
              <w:r w:rsidDel="00000000" w:rsidR="00000000" w:rsidRPr="00000000">
                <w:rPr>
                  <w:sz w:val="18"/>
                  <w:szCs w:val="18"/>
                  <w:rtl w:val="0"/>
                </w:rPr>
                <w:t xml:space="preserve">Protocol</w:t>
              </w:r>
            </w:hyperlink>
            <w:r w:rsidDel="00000000" w:rsidR="00000000" w:rsidRPr="00000000">
              <w:rPr>
                <w:sz w:val="18"/>
                <w:szCs w:val="18"/>
                <w:rtl w:val="0"/>
              </w:rPr>
              <w:t xml:space="preserve">]: Phase II. Equivalent of 54/3 biw in medically inoperable early NSCLC. </w:t>
            </w:r>
            <w:hyperlink w:anchor="a7j9wvgpo9h0">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E">
            <w:pPr>
              <w:numPr>
                <w:ilvl w:val="0"/>
                <w:numId w:val="20"/>
              </w:numPr>
              <w:spacing w:line="240" w:lineRule="auto"/>
              <w:ind w:left="720" w:right="60" w:hanging="360"/>
              <w:rPr>
                <w:sz w:val="18"/>
                <w:szCs w:val="18"/>
              </w:rPr>
            </w:pPr>
            <w:r w:rsidDel="00000000" w:rsidR="00000000" w:rsidRPr="00000000">
              <w:rPr>
                <w:sz w:val="18"/>
                <w:szCs w:val="18"/>
                <w:rtl w:val="0"/>
              </w:rPr>
              <w:t xml:space="preserve">RTOG 0618 [</w:t>
            </w:r>
            <w:hyperlink r:id="rId258">
              <w:r w:rsidDel="00000000" w:rsidR="00000000" w:rsidRPr="00000000">
                <w:rPr>
                  <w:sz w:val="18"/>
                  <w:szCs w:val="18"/>
                  <w:rtl w:val="0"/>
                </w:rPr>
                <w:t xml:space="preserve">Protocol</w:t>
              </w:r>
            </w:hyperlink>
            <w:r w:rsidDel="00000000" w:rsidR="00000000" w:rsidRPr="00000000">
              <w:rPr>
                <w:sz w:val="18"/>
                <w:szCs w:val="18"/>
                <w:rtl w:val="0"/>
              </w:rPr>
              <w:t xml:space="preserve">]: Phase II. 54/3 biw in medically </w:t>
            </w:r>
            <w:r w:rsidDel="00000000" w:rsidR="00000000" w:rsidRPr="00000000">
              <w:rPr>
                <w:i w:val="1"/>
                <w:sz w:val="18"/>
                <w:szCs w:val="18"/>
                <w:rtl w:val="0"/>
              </w:rPr>
              <w:t xml:space="preserve">operable </w:t>
            </w:r>
            <w:r w:rsidDel="00000000" w:rsidR="00000000" w:rsidRPr="00000000">
              <w:rPr>
                <w:sz w:val="18"/>
                <w:szCs w:val="18"/>
                <w:rtl w:val="0"/>
              </w:rPr>
              <w:t xml:space="preserve">early NSCLC. </w:t>
            </w:r>
            <w:hyperlink w:anchor="a3yfypawrt4n">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CF">
            <w:pPr>
              <w:numPr>
                <w:ilvl w:val="0"/>
                <w:numId w:val="20"/>
              </w:numPr>
              <w:spacing w:line="240" w:lineRule="auto"/>
              <w:ind w:left="720" w:right="60" w:hanging="360"/>
              <w:rPr>
                <w:sz w:val="18"/>
                <w:szCs w:val="18"/>
              </w:rPr>
            </w:pPr>
            <w:r w:rsidDel="00000000" w:rsidR="00000000" w:rsidRPr="00000000">
              <w:rPr>
                <w:sz w:val="18"/>
                <w:szCs w:val="18"/>
                <w:rtl w:val="0"/>
              </w:rPr>
              <w:t xml:space="preserve">RTOG 0813 [</w:t>
            </w:r>
            <w:hyperlink r:id="rId259">
              <w:r w:rsidDel="00000000" w:rsidR="00000000" w:rsidRPr="00000000">
                <w:rPr>
                  <w:sz w:val="18"/>
                  <w:szCs w:val="18"/>
                  <w:rtl w:val="0"/>
                </w:rPr>
                <w:t xml:space="preserve">Protocol</w:t>
              </w:r>
            </w:hyperlink>
            <w:r w:rsidDel="00000000" w:rsidR="00000000" w:rsidRPr="00000000">
              <w:rPr>
                <w:sz w:val="18"/>
                <w:szCs w:val="18"/>
                <w:rtl w:val="0"/>
              </w:rPr>
              <w:t xml:space="preserve">]: Phase I/II. Dose escalation for medically inoperable central NSCLC lesions. </w:t>
            </w:r>
            <w:hyperlink w:anchor="vmah88n82ask">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0">
            <w:pPr>
              <w:numPr>
                <w:ilvl w:val="0"/>
                <w:numId w:val="20"/>
              </w:numPr>
              <w:spacing w:line="240" w:lineRule="auto"/>
              <w:ind w:left="720" w:hanging="360"/>
              <w:rPr>
                <w:sz w:val="18"/>
                <w:szCs w:val="18"/>
              </w:rPr>
            </w:pPr>
            <w:r w:rsidDel="00000000" w:rsidR="00000000" w:rsidRPr="00000000">
              <w:rPr>
                <w:sz w:val="18"/>
                <w:szCs w:val="18"/>
                <w:rtl w:val="0"/>
              </w:rPr>
              <w:t xml:space="preserve">SUNSET (Table 2) [</w:t>
            </w:r>
            <w:hyperlink r:id="rId260">
              <w:r w:rsidDel="00000000" w:rsidR="00000000" w:rsidRPr="00000000">
                <w:rPr>
                  <w:sz w:val="18"/>
                  <w:szCs w:val="18"/>
                  <w:rtl w:val="0"/>
                </w:rPr>
                <w:t xml:space="preserve">NCT03306680</w:t>
              </w:r>
            </w:hyperlink>
            <w:r w:rsidDel="00000000" w:rsidR="00000000" w:rsidRPr="00000000">
              <w:rPr>
                <w:sz w:val="18"/>
                <w:szCs w:val="18"/>
                <w:rtl w:val="0"/>
              </w:rPr>
              <w:t xml:space="preserve">, </w:t>
            </w:r>
            <w:hyperlink r:id="rId261">
              <w:r w:rsidDel="00000000" w:rsidR="00000000" w:rsidRPr="00000000">
                <w:rPr>
                  <w:sz w:val="18"/>
                  <w:szCs w:val="18"/>
                  <w:rtl w:val="0"/>
                </w:rPr>
                <w:t xml:space="preserve">Giuliani Clin Lung Cancer '18</w:t>
              </w:r>
            </w:hyperlink>
            <w:r w:rsidDel="00000000" w:rsidR="00000000" w:rsidRPr="00000000">
              <w:rPr>
                <w:sz w:val="18"/>
                <w:szCs w:val="18"/>
                <w:rtl w:val="0"/>
              </w:rPr>
              <w:t xml:space="preserve">]: Phase I Central dose escalation. 60/(15-10-8-6-5). </w:t>
            </w:r>
            <w:hyperlink w:anchor="2btlcyn3xrm9">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1">
            <w:pPr>
              <w:numPr>
                <w:ilvl w:val="0"/>
                <w:numId w:val="20"/>
              </w:numPr>
              <w:spacing w:line="240" w:lineRule="auto"/>
              <w:ind w:left="720" w:right="200" w:hanging="360"/>
              <w:rPr>
                <w:sz w:val="18"/>
                <w:szCs w:val="18"/>
              </w:rPr>
            </w:pPr>
            <w:r w:rsidDel="00000000" w:rsidR="00000000" w:rsidRPr="00000000">
              <w:rPr>
                <w:sz w:val="18"/>
                <w:szCs w:val="18"/>
                <w:rtl w:val="0"/>
              </w:rPr>
              <w:t xml:space="preserve">RTOG 0915 [</w:t>
            </w:r>
            <w:hyperlink r:id="rId262">
              <w:r w:rsidDel="00000000" w:rsidR="00000000" w:rsidRPr="00000000">
                <w:rPr>
                  <w:sz w:val="18"/>
                  <w:szCs w:val="18"/>
                  <w:rtl w:val="0"/>
                </w:rPr>
                <w:t xml:space="preserve">Protocol</w:t>
              </w:r>
            </w:hyperlink>
            <w:r w:rsidDel="00000000" w:rsidR="00000000" w:rsidRPr="00000000">
              <w:rPr>
                <w:sz w:val="18"/>
                <w:szCs w:val="18"/>
                <w:rtl w:val="0"/>
              </w:rPr>
              <w:t xml:space="preserve">]: Phase II. 34/1 (BED 150) vs 48/4 (BED 105) medically inoperable peripheral NSCLC. </w:t>
            </w:r>
            <w:hyperlink w:anchor="yy4w2zafo8vx">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2">
            <w:pPr>
              <w:numPr>
                <w:ilvl w:val="0"/>
                <w:numId w:val="20"/>
              </w:numPr>
              <w:spacing w:line="240" w:lineRule="auto"/>
              <w:ind w:left="720" w:right="200" w:hanging="360"/>
              <w:rPr>
                <w:sz w:val="18"/>
                <w:szCs w:val="18"/>
              </w:rPr>
            </w:pPr>
            <w:r w:rsidDel="00000000" w:rsidR="00000000" w:rsidRPr="00000000">
              <w:rPr>
                <w:sz w:val="18"/>
                <w:szCs w:val="18"/>
                <w:rtl w:val="0"/>
              </w:rPr>
              <w:t xml:space="preserve">CHISEL (Australia) [</w:t>
            </w:r>
            <w:hyperlink r:id="rId263">
              <w:r w:rsidDel="00000000" w:rsidR="00000000" w:rsidRPr="00000000">
                <w:rPr>
                  <w:sz w:val="18"/>
                  <w:szCs w:val="18"/>
                  <w:rtl w:val="0"/>
                </w:rPr>
                <w:t xml:space="preserve">Protocol (Supplement) Ball Lanc Onc '19]</w:t>
              </w:r>
            </w:hyperlink>
            <w:r w:rsidDel="00000000" w:rsidR="00000000" w:rsidRPr="00000000">
              <w:rPr>
                <w:sz w:val="18"/>
                <w:szCs w:val="18"/>
                <w:rtl w:val="0"/>
              </w:rPr>
              <w:t xml:space="preserve">: 1:2. Conventional RT vs. SBRT stage I NSCLC. </w:t>
            </w:r>
            <w:hyperlink w:anchor="2jnczabvubqg">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3">
            <w:pPr>
              <w:numPr>
                <w:ilvl w:val="0"/>
                <w:numId w:val="20"/>
              </w:numPr>
              <w:spacing w:line="240" w:lineRule="auto"/>
              <w:ind w:left="720" w:hanging="360"/>
              <w:rPr>
                <w:sz w:val="18"/>
                <w:szCs w:val="18"/>
              </w:rPr>
            </w:pPr>
            <w:r w:rsidDel="00000000" w:rsidR="00000000" w:rsidRPr="00000000">
              <w:rPr>
                <w:sz w:val="18"/>
                <w:szCs w:val="18"/>
                <w:rtl w:val="0"/>
              </w:rPr>
              <w:t xml:space="preserve">LUSTRE (Canada) [</w:t>
            </w:r>
            <w:hyperlink r:id="rId264">
              <w:r w:rsidDel="00000000" w:rsidR="00000000" w:rsidRPr="00000000">
                <w:rPr>
                  <w:sz w:val="18"/>
                  <w:szCs w:val="18"/>
                  <w:rtl w:val="0"/>
                </w:rPr>
                <w:t xml:space="preserve">(Treatment and Interventions, Table 1)</w:t>
              </w:r>
            </w:hyperlink>
            <w:r w:rsidDel="00000000" w:rsidR="00000000" w:rsidRPr="00000000">
              <w:rPr>
                <w:sz w:val="18"/>
                <w:szCs w:val="18"/>
                <w:rtl w:val="0"/>
              </w:rPr>
              <w:t xml:space="preserve">: 60/15 vs. SBRT 48/4 or 60/8 (for central). </w:t>
            </w:r>
            <w:hyperlink w:anchor="ina2v8rfz7lo">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4">
            <w:pPr>
              <w:numPr>
                <w:ilvl w:val="0"/>
                <w:numId w:val="20"/>
              </w:numPr>
              <w:spacing w:line="240" w:lineRule="auto"/>
              <w:ind w:left="720" w:hanging="360"/>
              <w:rPr>
                <w:sz w:val="18"/>
                <w:szCs w:val="18"/>
              </w:rPr>
            </w:pPr>
            <w:r w:rsidDel="00000000" w:rsidR="00000000" w:rsidRPr="00000000">
              <w:rPr>
                <w:sz w:val="18"/>
                <w:szCs w:val="18"/>
                <w:rtl w:val="0"/>
              </w:rPr>
              <w:t xml:space="preserve">ASPIRE-ILD Protocol [</w:t>
            </w:r>
            <w:hyperlink r:id="rId265">
              <w:r w:rsidDel="00000000" w:rsidR="00000000" w:rsidRPr="00000000">
                <w:rPr>
                  <w:sz w:val="18"/>
                  <w:szCs w:val="18"/>
                  <w:rtl w:val="0"/>
                </w:rPr>
                <w:t xml:space="preserve">Palma BMC Cancer '19</w:t>
              </w:r>
            </w:hyperlink>
            <w:r w:rsidDel="00000000" w:rsidR="00000000" w:rsidRPr="00000000">
              <w:rPr>
                <w:sz w:val="18"/>
                <w:szCs w:val="18"/>
                <w:rtl w:val="0"/>
              </w:rPr>
              <w:t xml:space="preserve">]: Phase II, single arm. Dose de-escalation for patients with ILD. </w:t>
            </w:r>
            <w:hyperlink w:anchor="kix.o1he394ouy3r">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5">
            <w:pPr>
              <w:numPr>
                <w:ilvl w:val="0"/>
                <w:numId w:val="20"/>
              </w:numPr>
              <w:spacing w:line="240" w:lineRule="auto"/>
              <w:ind w:left="720" w:hanging="360"/>
              <w:rPr>
                <w:sz w:val="18"/>
                <w:szCs w:val="18"/>
              </w:rPr>
            </w:pPr>
            <w:r w:rsidDel="00000000" w:rsidR="00000000" w:rsidRPr="00000000">
              <w:rPr>
                <w:sz w:val="18"/>
                <w:szCs w:val="18"/>
                <w:rtl w:val="0"/>
              </w:rPr>
              <w:t xml:space="preserve">Consider PTV sacrifice if concern for </w:t>
            </w:r>
            <w:r w:rsidDel="00000000" w:rsidR="00000000" w:rsidRPr="00000000">
              <w:rPr>
                <w:sz w:val="18"/>
                <w:szCs w:val="18"/>
                <w:rtl w:val="0"/>
              </w:rPr>
              <w:t xml:space="preserve">DLT</w:t>
            </w:r>
            <w:r w:rsidDel="00000000" w:rsidR="00000000" w:rsidRPr="00000000">
              <w:rPr>
                <w:sz w:val="18"/>
                <w:szCs w:val="18"/>
                <w:rtl w:val="0"/>
              </w:rPr>
              <w:t xml:space="preserve"> [</w:t>
            </w:r>
            <w:hyperlink r:id="rId266">
              <w:r w:rsidDel="00000000" w:rsidR="00000000" w:rsidRPr="00000000">
                <w:rPr>
                  <w:sz w:val="18"/>
                  <w:szCs w:val="18"/>
                  <w:rtl w:val="0"/>
                </w:rPr>
                <w:t xml:space="preserve">Shaverdian BJR '16</w:t>
              </w:r>
            </w:hyperlink>
            <w:r w:rsidDel="00000000" w:rsidR="00000000" w:rsidRPr="00000000">
              <w:rPr>
                <w:sz w:val="18"/>
                <w:szCs w:val="18"/>
                <w:rtl w:val="0"/>
              </w:rPr>
              <w:t xml:space="preserve">]. Hypothesis-generating. Ensure 100% coverage of ITV </w:t>
            </w:r>
            <w:hyperlink w:anchor="xrsc2jfubvx4">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6">
            <w:pPr>
              <w:spacing w:line="240" w:lineRule="auto"/>
              <w:ind w:right="200"/>
              <w:rPr>
                <w:sz w:val="18"/>
                <w:szCs w:val="18"/>
              </w:rPr>
            </w:pPr>
            <w:r w:rsidDel="00000000" w:rsidR="00000000" w:rsidRPr="00000000">
              <w:rPr>
                <w:sz w:val="18"/>
                <w:szCs w:val="18"/>
                <w:rtl w:val="0"/>
              </w:rPr>
              <w:t xml:space="preserve">Quality of Life/Toxicity</w:t>
            </w:r>
          </w:p>
          <w:p w:rsidR="00000000" w:rsidDel="00000000" w:rsidP="00000000" w:rsidRDefault="00000000" w:rsidRPr="00000000" w14:paraId="000003D7">
            <w:pPr>
              <w:numPr>
                <w:ilvl w:val="0"/>
                <w:numId w:val="24"/>
              </w:numPr>
              <w:spacing w:line="240" w:lineRule="auto"/>
              <w:ind w:left="720" w:hanging="360"/>
              <w:rPr>
                <w:sz w:val="18"/>
                <w:szCs w:val="18"/>
              </w:rPr>
            </w:pPr>
            <w:r w:rsidDel="00000000" w:rsidR="00000000" w:rsidRPr="00000000">
              <w:rPr>
                <w:sz w:val="18"/>
                <w:szCs w:val="18"/>
                <w:rtl w:val="0"/>
              </w:rPr>
              <w:t xml:space="preserve">VATS vs. open thoracotomy lobectomy [</w:t>
            </w:r>
            <w:hyperlink r:id="rId267">
              <w:r w:rsidDel="00000000" w:rsidR="00000000" w:rsidRPr="00000000">
                <w:rPr>
                  <w:sz w:val="18"/>
                  <w:szCs w:val="18"/>
                  <w:rtl w:val="0"/>
                </w:rPr>
                <w:t xml:space="preserve">Paul JTCVS '10</w:t>
              </w:r>
            </w:hyperlink>
            <w:r w:rsidDel="00000000" w:rsidR="00000000" w:rsidRPr="00000000">
              <w:rPr>
                <w:sz w:val="18"/>
                <w:szCs w:val="18"/>
                <w:rtl w:val="0"/>
              </w:rPr>
              <w:t xml:space="preserve">]: Consider minimally invasive VATS lobectomy.</w:t>
            </w:r>
          </w:p>
          <w:p w:rsidR="00000000" w:rsidDel="00000000" w:rsidP="00000000" w:rsidRDefault="00000000" w:rsidRPr="00000000" w14:paraId="000003D8">
            <w:pPr>
              <w:numPr>
                <w:ilvl w:val="0"/>
                <w:numId w:val="24"/>
              </w:numPr>
              <w:spacing w:line="240" w:lineRule="auto"/>
              <w:ind w:left="720" w:hanging="360"/>
              <w:rPr>
                <w:sz w:val="18"/>
                <w:szCs w:val="18"/>
              </w:rPr>
            </w:pPr>
            <w:r w:rsidDel="00000000" w:rsidR="00000000" w:rsidRPr="00000000">
              <w:rPr>
                <w:sz w:val="18"/>
                <w:szCs w:val="18"/>
                <w:rtl w:val="0"/>
              </w:rPr>
              <w:t xml:space="preserve">Safety and Effectiveness of SABR for ultra-central lung lesions [Chen JTO '19] </w:t>
            </w:r>
            <w:hyperlink w:anchor="iuao5xsxask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9">
            <w:pPr>
              <w:numPr>
                <w:ilvl w:val="0"/>
                <w:numId w:val="24"/>
              </w:numPr>
              <w:spacing w:line="240" w:lineRule="auto"/>
              <w:ind w:left="720" w:hanging="360"/>
              <w:rPr>
                <w:sz w:val="18"/>
                <w:szCs w:val="18"/>
              </w:rPr>
            </w:pPr>
            <w:r w:rsidDel="00000000" w:rsidR="00000000" w:rsidRPr="00000000">
              <w:rPr>
                <w:sz w:val="18"/>
                <w:szCs w:val="18"/>
                <w:rtl w:val="0"/>
              </w:rPr>
              <w:t xml:space="preserve">LungTECH summary of RILTs for Central SBRT to the Lung (Table 3) [</w:t>
            </w:r>
            <w:hyperlink r:id="rId268">
              <w:r w:rsidDel="00000000" w:rsidR="00000000" w:rsidRPr="00000000">
                <w:rPr>
                  <w:sz w:val="18"/>
                  <w:szCs w:val="18"/>
                  <w:rtl w:val="0"/>
                </w:rPr>
                <w:t xml:space="preserve">Adebahr BJR '15</w:t>
              </w:r>
            </w:hyperlink>
            <w:r w:rsidDel="00000000" w:rsidR="00000000" w:rsidRPr="00000000">
              <w:rPr>
                <w:sz w:val="18"/>
                <w:szCs w:val="18"/>
                <w:rtl w:val="0"/>
              </w:rPr>
              <w:t xml:space="preserve">]. </w:t>
            </w:r>
            <w:hyperlink w:anchor="kix.hsgc4mx4om7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A">
            <w:pPr>
              <w:numPr>
                <w:ilvl w:val="0"/>
                <w:numId w:val="24"/>
              </w:numPr>
              <w:spacing w:line="240" w:lineRule="auto"/>
              <w:ind w:left="720" w:hanging="360"/>
              <w:rPr>
                <w:sz w:val="18"/>
                <w:szCs w:val="18"/>
              </w:rPr>
            </w:pPr>
            <w:r w:rsidDel="00000000" w:rsidR="00000000" w:rsidRPr="00000000">
              <w:rPr>
                <w:sz w:val="18"/>
                <w:szCs w:val="18"/>
                <w:rtl w:val="0"/>
              </w:rPr>
              <w:t xml:space="preserve">Stanford [</w:t>
            </w:r>
            <w:hyperlink r:id="rId269">
              <w:r w:rsidDel="00000000" w:rsidR="00000000" w:rsidRPr="00000000">
                <w:rPr>
                  <w:sz w:val="18"/>
                  <w:szCs w:val="18"/>
                  <w:rtl w:val="0"/>
                </w:rPr>
                <w:t xml:space="preserve">Chaudhuri Lung Ca '15</w:t>
              </w:r>
            </w:hyperlink>
            <w:r w:rsidDel="00000000" w:rsidR="00000000" w:rsidRPr="00000000">
              <w:rPr>
                <w:sz w:val="18"/>
                <w:szCs w:val="18"/>
                <w:rtl w:val="0"/>
              </w:rPr>
              <w:t xml:space="preserve">]: Retro.  Central and Ultracentral. 50/(4-5). </w:t>
            </w:r>
            <w:hyperlink w:anchor="ctkqot8uicm">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B">
            <w:pPr>
              <w:numPr>
                <w:ilvl w:val="0"/>
                <w:numId w:val="24"/>
              </w:numPr>
              <w:spacing w:line="240" w:lineRule="auto"/>
              <w:ind w:left="720" w:hanging="360"/>
              <w:rPr>
                <w:sz w:val="18"/>
                <w:szCs w:val="18"/>
              </w:rPr>
            </w:pPr>
            <w:r w:rsidDel="00000000" w:rsidR="00000000" w:rsidRPr="00000000">
              <w:rPr>
                <w:sz w:val="18"/>
                <w:szCs w:val="18"/>
                <w:rtl w:val="0"/>
              </w:rPr>
              <w:t xml:space="preserve">HILUS trial [</w:t>
            </w:r>
            <w:hyperlink r:id="rId270">
              <w:r w:rsidDel="00000000" w:rsidR="00000000" w:rsidRPr="00000000">
                <w:rPr>
                  <w:sz w:val="18"/>
                  <w:szCs w:val="18"/>
                  <w:rtl w:val="0"/>
                </w:rPr>
                <w:t xml:space="preserve">Lindberg JTO abstract '17</w:t>
              </w:r>
            </w:hyperlink>
            <w:r w:rsidDel="00000000" w:rsidR="00000000" w:rsidRPr="00000000">
              <w:rPr>
                <w:sz w:val="18"/>
                <w:szCs w:val="18"/>
                <w:rtl w:val="0"/>
              </w:rPr>
              <w:t xml:space="preserve">]: Phase II. Central tumors. 56/8. Lesions &lt; 1 cm from mainstem very high risk. </w:t>
            </w:r>
            <w:hyperlink w:anchor="dldhobpv14xl">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C">
            <w:pPr>
              <w:numPr>
                <w:ilvl w:val="0"/>
                <w:numId w:val="24"/>
              </w:numPr>
              <w:spacing w:line="240" w:lineRule="auto"/>
              <w:ind w:left="720" w:hanging="360"/>
              <w:rPr>
                <w:sz w:val="18"/>
                <w:szCs w:val="18"/>
              </w:rPr>
            </w:pPr>
            <w:r w:rsidDel="00000000" w:rsidR="00000000" w:rsidRPr="00000000">
              <w:rPr>
                <w:sz w:val="18"/>
                <w:szCs w:val="18"/>
                <w:rtl w:val="0"/>
              </w:rPr>
              <w:t xml:space="preserve">MSKCC </w:t>
            </w:r>
            <w:hyperlink r:id="rId271">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272">
              <w:r w:rsidDel="00000000" w:rsidR="00000000" w:rsidRPr="00000000">
                <w:rPr>
                  <w:sz w:val="18"/>
                  <w:szCs w:val="18"/>
                  <w:rtl w:val="0"/>
                </w:rPr>
                <w:t xml:space="preserve">Wang IJROBP '18</w:t>
              </w:r>
            </w:hyperlink>
            <w:r w:rsidDel="00000000" w:rsidR="00000000" w:rsidRPr="00000000">
              <w:rPr>
                <w:sz w:val="18"/>
                <w:szCs w:val="18"/>
                <w:rtl w:val="0"/>
              </w:rPr>
              <w:t xml:space="preserve">]: Retro. Central and Ultracentral. 60/8 (n=14), 50/5 (n=25), 45/5 (n=25). </w:t>
            </w:r>
            <w:hyperlink w:anchor="o1jeelwgulz6">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D">
            <w:pPr>
              <w:numPr>
                <w:ilvl w:val="0"/>
                <w:numId w:val="24"/>
              </w:numPr>
              <w:spacing w:line="240" w:lineRule="auto"/>
              <w:ind w:left="720" w:right="60" w:hanging="360"/>
              <w:rPr>
                <w:sz w:val="18"/>
                <w:szCs w:val="18"/>
              </w:rPr>
            </w:pPr>
            <w:r w:rsidDel="00000000" w:rsidR="00000000" w:rsidRPr="00000000">
              <w:rPr>
                <w:sz w:val="18"/>
                <w:szCs w:val="18"/>
                <w:rtl w:val="0"/>
              </w:rPr>
              <w:t xml:space="preserve">ROSEL PRO SABR vs surgery [</w:t>
            </w:r>
            <w:hyperlink r:id="rId273">
              <w:r w:rsidDel="00000000" w:rsidR="00000000" w:rsidRPr="00000000">
                <w:rPr>
                  <w:sz w:val="18"/>
                  <w:szCs w:val="18"/>
                  <w:rtl w:val="0"/>
                </w:rPr>
                <w:t xml:space="preserve">Louie RTO '15</w:t>
              </w:r>
            </w:hyperlink>
            <w:r w:rsidDel="00000000" w:rsidR="00000000" w:rsidRPr="00000000">
              <w:rPr>
                <w:sz w:val="18"/>
                <w:szCs w:val="18"/>
                <w:rtl w:val="0"/>
              </w:rPr>
              <w:t xml:space="preserve">] </w:t>
            </w:r>
            <w:hyperlink w:anchor="rx1mp1g7p9vd">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E">
            <w:pPr>
              <w:numPr>
                <w:ilvl w:val="0"/>
                <w:numId w:val="24"/>
              </w:numPr>
              <w:spacing w:line="240" w:lineRule="auto"/>
              <w:ind w:left="720" w:hanging="360"/>
              <w:rPr>
                <w:sz w:val="18"/>
                <w:szCs w:val="18"/>
              </w:rPr>
            </w:pPr>
            <w:r w:rsidDel="00000000" w:rsidR="00000000" w:rsidRPr="00000000">
              <w:rPr>
                <w:sz w:val="18"/>
                <w:szCs w:val="18"/>
                <w:rtl w:val="0"/>
              </w:rPr>
              <w:t xml:space="preserve">RTOG 0813</w:t>
            </w:r>
            <w:r w:rsidDel="00000000" w:rsidR="00000000" w:rsidRPr="00000000">
              <w:rPr>
                <w:b w:val="1"/>
                <w:sz w:val="18"/>
                <w:szCs w:val="18"/>
                <w:rtl w:val="0"/>
              </w:rPr>
              <w:t xml:space="preserve"> </w:t>
            </w:r>
            <w:r w:rsidDel="00000000" w:rsidR="00000000" w:rsidRPr="00000000">
              <w:rPr>
                <w:sz w:val="18"/>
                <w:szCs w:val="18"/>
                <w:rtl w:val="0"/>
              </w:rPr>
              <w:t xml:space="preserve">(Table 3) [</w:t>
            </w:r>
            <w:hyperlink r:id="rId274">
              <w:r w:rsidDel="00000000" w:rsidR="00000000" w:rsidRPr="00000000">
                <w:rPr>
                  <w:sz w:val="18"/>
                  <w:szCs w:val="18"/>
                  <w:rtl w:val="0"/>
                </w:rPr>
                <w:t xml:space="preserve">Bezjak JCO '19</w:t>
              </w:r>
            </w:hyperlink>
            <w:r w:rsidDel="00000000" w:rsidR="00000000" w:rsidRPr="00000000">
              <w:rPr>
                <w:sz w:val="18"/>
                <w:szCs w:val="18"/>
                <w:rtl w:val="0"/>
              </w:rPr>
              <w:t xml:space="preserve">]: Phase I/II. Dose escalation for medically inoperable central NSCLC lesions. </w:t>
            </w:r>
            <w:hyperlink w:anchor="vmah88n82ask">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DF">
            <w:pPr>
              <w:numPr>
                <w:ilvl w:val="0"/>
                <w:numId w:val="24"/>
              </w:numPr>
              <w:spacing w:line="240" w:lineRule="auto"/>
              <w:ind w:left="720" w:hanging="360"/>
              <w:rPr>
                <w:sz w:val="18"/>
                <w:szCs w:val="18"/>
              </w:rPr>
            </w:pPr>
            <w:r w:rsidDel="00000000" w:rsidR="00000000" w:rsidRPr="00000000">
              <w:rPr>
                <w:sz w:val="18"/>
                <w:szCs w:val="18"/>
                <w:rtl w:val="0"/>
              </w:rPr>
              <w:t xml:space="preserve">Validation of RTOG 0813 PBT constraints for non-pneumonitis toxicity (NPT) [</w:t>
            </w:r>
            <w:hyperlink r:id="rId275">
              <w:r w:rsidDel="00000000" w:rsidR="00000000" w:rsidRPr="00000000">
                <w:rPr>
                  <w:sz w:val="18"/>
                  <w:szCs w:val="18"/>
                  <w:rtl w:val="0"/>
                </w:rPr>
                <w:t xml:space="preserve">Manyam IJROBP '20</w:t>
              </w:r>
            </w:hyperlink>
            <w:r w:rsidDel="00000000" w:rsidR="00000000" w:rsidRPr="00000000">
              <w:rPr>
                <w:sz w:val="18"/>
                <w:szCs w:val="18"/>
                <w:rtl w:val="0"/>
              </w:rPr>
              <w:t xml:space="preserve">]. </w:t>
            </w:r>
            <w:hyperlink w:anchor="vpyexbt32q11">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0">
            <w:pPr>
              <w:numPr>
                <w:ilvl w:val="0"/>
                <w:numId w:val="24"/>
              </w:numPr>
              <w:spacing w:line="240" w:lineRule="auto"/>
              <w:ind w:left="720" w:hanging="360"/>
              <w:rPr>
                <w:sz w:val="18"/>
                <w:szCs w:val="18"/>
              </w:rPr>
            </w:pPr>
            <w:r w:rsidDel="00000000" w:rsidR="00000000" w:rsidRPr="00000000">
              <w:rPr>
                <w:sz w:val="18"/>
                <w:szCs w:val="18"/>
                <w:rtl w:val="0"/>
              </w:rPr>
              <w:t xml:space="preserve">Lung SBRT and Concurrent Immunotherapy [</w:t>
            </w:r>
            <w:hyperlink r:id="rId276">
              <w:r w:rsidDel="00000000" w:rsidR="00000000" w:rsidRPr="00000000">
                <w:rPr>
                  <w:sz w:val="18"/>
                  <w:szCs w:val="18"/>
                  <w:rtl w:val="0"/>
                </w:rPr>
                <w:t xml:space="preserve">Tian IJROBP '20</w:t>
              </w:r>
            </w:hyperlink>
            <w:r w:rsidDel="00000000" w:rsidR="00000000" w:rsidRPr="00000000">
              <w:rPr>
                <w:sz w:val="18"/>
                <w:szCs w:val="18"/>
                <w:rtl w:val="0"/>
              </w:rPr>
              <w:t xml:space="preserve">]: SBRT ± ICI. </w:t>
            </w:r>
            <w:hyperlink w:anchor="70uud96bc7wd">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1">
            <w:pPr>
              <w:numPr>
                <w:ilvl w:val="0"/>
                <w:numId w:val="24"/>
              </w:numPr>
              <w:spacing w:line="240" w:lineRule="auto"/>
              <w:ind w:left="720" w:hanging="360"/>
              <w:rPr>
                <w:sz w:val="18"/>
                <w:szCs w:val="18"/>
              </w:rPr>
            </w:pPr>
            <w:r w:rsidDel="00000000" w:rsidR="00000000" w:rsidRPr="00000000">
              <w:rPr>
                <w:sz w:val="18"/>
                <w:szCs w:val="18"/>
                <w:rtl w:val="0"/>
              </w:rPr>
              <w:t xml:space="preserve">OARs in Lung SBRT: What is safe for lung parenchyma? [</w:t>
            </w:r>
            <w:hyperlink r:id="rId277">
              <w:r w:rsidDel="00000000" w:rsidR="00000000" w:rsidRPr="00000000">
                <w:rPr>
                  <w:sz w:val="18"/>
                  <w:szCs w:val="18"/>
                  <w:rtl w:val="0"/>
                </w:rPr>
                <w:t xml:space="preserve">Kong IJROBP '19</w:t>
              </w:r>
            </w:hyperlink>
            <w:r w:rsidDel="00000000" w:rsidR="00000000" w:rsidRPr="00000000">
              <w:rPr>
                <w:sz w:val="18"/>
                <w:szCs w:val="18"/>
                <w:rtl w:val="0"/>
              </w:rPr>
              <w:t xml:space="preserve">]: AAPM Reporting Guidelines for RP. </w:t>
            </w:r>
            <w:hyperlink w:anchor="sz9jsyj0jga4">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2">
            <w:pPr>
              <w:numPr>
                <w:ilvl w:val="0"/>
                <w:numId w:val="24"/>
              </w:numPr>
              <w:spacing w:line="240" w:lineRule="auto"/>
              <w:ind w:left="720" w:hanging="360"/>
              <w:rPr>
                <w:sz w:val="18"/>
                <w:szCs w:val="18"/>
              </w:rPr>
            </w:pPr>
            <w:r w:rsidDel="00000000" w:rsidR="00000000" w:rsidRPr="00000000">
              <w:rPr>
                <w:sz w:val="18"/>
                <w:szCs w:val="18"/>
                <w:rtl w:val="0"/>
              </w:rPr>
              <w:t xml:space="preserve">RTOG 0236</w:t>
            </w:r>
            <w:r w:rsidDel="00000000" w:rsidR="00000000" w:rsidRPr="00000000">
              <w:rPr>
                <w:b w:val="1"/>
                <w:sz w:val="18"/>
                <w:szCs w:val="18"/>
                <w:rtl w:val="0"/>
              </w:rPr>
              <w:t xml:space="preserve"> </w:t>
            </w:r>
            <w:r w:rsidDel="00000000" w:rsidR="00000000" w:rsidRPr="00000000">
              <w:rPr>
                <w:sz w:val="18"/>
                <w:szCs w:val="18"/>
                <w:rtl w:val="0"/>
              </w:rPr>
              <w:t xml:space="preserve">(Table 4/5) [</w:t>
            </w:r>
            <w:hyperlink r:id="rId278">
              <w:r w:rsidDel="00000000" w:rsidR="00000000" w:rsidRPr="00000000">
                <w:rPr>
                  <w:sz w:val="18"/>
                  <w:szCs w:val="18"/>
                  <w:rtl w:val="0"/>
                </w:rPr>
                <w:t xml:space="preserve">Timmerman JCO '10</w:t>
              </w:r>
            </w:hyperlink>
            <w:r w:rsidDel="00000000" w:rsidR="00000000" w:rsidRPr="00000000">
              <w:rPr>
                <w:sz w:val="18"/>
                <w:szCs w:val="18"/>
                <w:rtl w:val="0"/>
              </w:rPr>
              <w:t xml:space="preserve">]: Phase II. Equivalent of 54/3 biw in medically inoperable early NSCLC. </w:t>
            </w:r>
            <w:hyperlink w:anchor="a7j9wvgpo9h0">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3">
            <w:pPr>
              <w:numPr>
                <w:ilvl w:val="0"/>
                <w:numId w:val="24"/>
              </w:numPr>
              <w:spacing w:line="240" w:lineRule="auto"/>
              <w:ind w:left="720" w:right="60" w:hanging="360"/>
              <w:rPr>
                <w:sz w:val="18"/>
                <w:szCs w:val="18"/>
              </w:rPr>
            </w:pPr>
            <w:r w:rsidDel="00000000" w:rsidR="00000000" w:rsidRPr="00000000">
              <w:rPr>
                <w:sz w:val="18"/>
                <w:szCs w:val="18"/>
                <w:rtl w:val="0"/>
              </w:rPr>
              <w:t xml:space="preserve">Rib fracture rates analysis for 3 fractions [</w:t>
            </w:r>
            <w:hyperlink r:id="rId279">
              <w:r w:rsidDel="00000000" w:rsidR="00000000" w:rsidRPr="00000000">
                <w:rPr>
                  <w:sz w:val="18"/>
                  <w:szCs w:val="18"/>
                  <w:rtl w:val="0"/>
                </w:rPr>
                <w:t xml:space="preserve">Pettersson RTO '09</w:t>
              </w:r>
            </w:hyperlink>
            <w:r w:rsidDel="00000000" w:rsidR="00000000" w:rsidRPr="00000000">
              <w:rPr>
                <w:sz w:val="18"/>
                <w:szCs w:val="18"/>
                <w:rtl w:val="0"/>
              </w:rPr>
              <w:t xml:space="preserve">]. </w:t>
            </w:r>
            <w:hyperlink w:anchor="xqqctftfgb5b">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3E4">
            <w:pPr>
              <w:numPr>
                <w:ilvl w:val="1"/>
                <w:numId w:val="24"/>
              </w:numPr>
              <w:spacing w:line="240" w:lineRule="auto"/>
              <w:ind w:left="1440" w:hanging="360"/>
              <w:rPr>
                <w:sz w:val="18"/>
                <w:szCs w:val="18"/>
              </w:rPr>
            </w:pPr>
            <w:r w:rsidDel="00000000" w:rsidR="00000000" w:rsidRPr="00000000">
              <w:rPr>
                <w:sz w:val="18"/>
                <w:szCs w:val="18"/>
                <w:rtl w:val="0"/>
              </w:rPr>
              <w:t xml:space="preserve">Who cares about rib toxicity? Most heal on their own without intervention</w:t>
            </w:r>
            <w:r w:rsidDel="00000000" w:rsidR="00000000" w:rsidRPr="00000000">
              <w:rPr>
                <w:b w:val="1"/>
                <w:sz w:val="18"/>
                <w:szCs w:val="18"/>
                <w:rtl w:val="0"/>
              </w:rPr>
              <w:t xml:space="preserve"> </w:t>
            </w:r>
            <w:r w:rsidDel="00000000" w:rsidR="00000000" w:rsidRPr="00000000">
              <w:rPr>
                <w:sz w:val="18"/>
                <w:szCs w:val="18"/>
                <w:rtl w:val="0"/>
              </w:rPr>
              <w:t xml:space="preserve">[</w:t>
            </w:r>
            <w:hyperlink r:id="rId280">
              <w:r w:rsidDel="00000000" w:rsidR="00000000" w:rsidRPr="00000000">
                <w:rPr>
                  <w:sz w:val="18"/>
                  <w:szCs w:val="18"/>
                  <w:rtl w:val="0"/>
                </w:rPr>
                <w:t xml:space="preserve">Park J GE Hepatol '20</w:t>
              </w:r>
            </w:hyperlink>
            <w:r w:rsidDel="00000000" w:rsidR="00000000" w:rsidRPr="00000000">
              <w:rPr>
                <w:sz w:val="18"/>
                <w:szCs w:val="18"/>
                <w:rtl w:val="0"/>
              </w:rPr>
              <w:t xml:space="preserve">]</w:t>
            </w:r>
          </w:p>
          <w:p w:rsidR="00000000" w:rsidDel="00000000" w:rsidP="00000000" w:rsidRDefault="00000000" w:rsidRPr="00000000" w14:paraId="000003E5">
            <w:pPr>
              <w:numPr>
                <w:ilvl w:val="0"/>
                <w:numId w:val="24"/>
              </w:numPr>
              <w:spacing w:line="240" w:lineRule="auto"/>
              <w:ind w:left="720" w:hanging="360"/>
              <w:rPr>
                <w:sz w:val="18"/>
                <w:szCs w:val="18"/>
              </w:rPr>
            </w:pPr>
            <w:r w:rsidDel="00000000" w:rsidR="00000000" w:rsidRPr="00000000">
              <w:rPr>
                <w:sz w:val="18"/>
                <w:szCs w:val="18"/>
                <w:rtl w:val="0"/>
              </w:rPr>
              <w:t xml:space="preserve">Brachial plexopathy [</w:t>
            </w:r>
            <w:hyperlink r:id="rId281">
              <w:r w:rsidDel="00000000" w:rsidR="00000000" w:rsidRPr="00000000">
                <w:rPr>
                  <w:sz w:val="18"/>
                  <w:szCs w:val="18"/>
                  <w:rtl w:val="0"/>
                </w:rPr>
                <w:t xml:space="preserve">Forquer RTO '09</w:t>
              </w:r>
            </w:hyperlink>
            <w:r w:rsidDel="00000000" w:rsidR="00000000" w:rsidRPr="00000000">
              <w:rPr>
                <w:sz w:val="18"/>
                <w:szCs w:val="18"/>
                <w:rtl w:val="0"/>
              </w:rPr>
              <w:t xml:space="preserve">]: Retro. 3-4 fraction SBRT.</w:t>
            </w:r>
            <w:r w:rsidDel="00000000" w:rsidR="00000000" w:rsidRPr="00000000">
              <w:rPr>
                <w:rtl w:val="0"/>
              </w:rPr>
            </w:r>
          </w:p>
        </w:tc>
      </w:tr>
    </w:tbl>
    <w:p w:rsidR="00000000" w:rsidDel="00000000" w:rsidP="00000000" w:rsidRDefault="00000000" w:rsidRPr="00000000" w14:paraId="000003E6">
      <w:pPr>
        <w:pStyle w:val="Heading2"/>
        <w:rPr>
          <w:rFonts w:ascii="Times New Roman" w:cs="Times New Roman" w:eastAsia="Times New Roman" w:hAnsi="Times New Roman"/>
          <w:color w:val="cccccc"/>
          <w:sz w:val="20"/>
          <w:szCs w:val="20"/>
        </w:rPr>
      </w:pPr>
      <w:bookmarkStart w:colFirst="0" w:colLast="0" w:name="_z4rzq9z7nogm" w:id="60"/>
      <w:bookmarkEnd w:id="60"/>
      <w:r w:rsidDel="00000000" w:rsidR="00000000" w:rsidRPr="00000000">
        <w:rPr>
          <w:rtl w:val="0"/>
        </w:rPr>
      </w:r>
    </w:p>
    <w:p w:rsidR="00000000" w:rsidDel="00000000" w:rsidP="00000000" w:rsidRDefault="00000000" w:rsidRPr="00000000" w14:paraId="000003E7">
      <w:pPr>
        <w:pStyle w:val="Heading2"/>
        <w:rPr/>
      </w:pPr>
      <w:bookmarkStart w:colFirst="0" w:colLast="0" w:name="_xemdc7nwlnr2" w:id="61"/>
      <w:bookmarkEnd w:id="61"/>
      <w:hyperlink w:anchor="_opxxqv56465m">
        <w:r w:rsidDel="00000000" w:rsidR="00000000" w:rsidRPr="00000000">
          <w:rPr>
            <w:rtl w:val="0"/>
          </w:rPr>
          <w:t xml:space="preserve">SBRT Treatment Planning</w:t>
        </w:r>
      </w:hyperlink>
      <w:r w:rsidDel="00000000" w:rsidR="00000000" w:rsidRPr="00000000">
        <w:rPr>
          <w:rtl w:val="0"/>
        </w:rPr>
      </w:r>
    </w:p>
    <w:p w:rsidR="00000000" w:rsidDel="00000000" w:rsidP="00000000" w:rsidRDefault="00000000" w:rsidRPr="00000000" w14:paraId="000003E8">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rtl w:val="0"/>
        </w:rPr>
        <w:t xml:space="preserve">CT with ≤ 1.5-2 mm slices, 4DCT, no fiducials necessary.</w:t>
      </w:r>
    </w:p>
    <w:p w:rsidR="00000000" w:rsidDel="00000000" w:rsidP="00000000" w:rsidRDefault="00000000" w:rsidRPr="00000000" w14:paraId="000003E9">
      <w:pPr>
        <w:numPr>
          <w:ilvl w:val="0"/>
          <w:numId w:val="26"/>
        </w:numPr>
        <w:spacing w:line="240" w:lineRule="auto"/>
        <w:ind w:left="720" w:hanging="360"/>
        <w:rPr>
          <w:u w:val="none"/>
        </w:rPr>
      </w:pPr>
      <w:r w:rsidDel="00000000" w:rsidR="00000000" w:rsidRPr="00000000">
        <w:rPr>
          <w:rtl w:val="0"/>
        </w:rPr>
        <w:t xml:space="preserve">MIP may be best to guide target delineation, but it is important to go through all phases of the breathing cycle.</w:t>
      </w:r>
    </w:p>
    <w:p w:rsidR="00000000" w:rsidDel="00000000" w:rsidP="00000000" w:rsidRDefault="00000000" w:rsidRPr="00000000" w14:paraId="000003EA">
      <w:pPr>
        <w:numPr>
          <w:ilvl w:val="0"/>
          <w:numId w:val="26"/>
        </w:numPr>
        <w:spacing w:line="240" w:lineRule="auto"/>
        <w:ind w:left="720" w:hanging="360"/>
        <w:rPr>
          <w:u w:val="none"/>
        </w:rPr>
      </w:pPr>
      <w:r w:rsidDel="00000000" w:rsidR="00000000" w:rsidRPr="00000000">
        <w:rPr>
          <w:rtl w:val="0"/>
        </w:rPr>
        <w:t xml:space="preserve">The average CT scan is optimal for dose calculation.</w:t>
      </w:r>
    </w:p>
    <w:p w:rsidR="00000000" w:rsidDel="00000000" w:rsidP="00000000" w:rsidRDefault="00000000" w:rsidRPr="00000000" w14:paraId="000003EB">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4DCT: External surface marker signal designates which breathing phase is obtained. Tumor organ/motion reconstructed over virtual breath cycle to bin the images from 0-100%. 0% = inspiration, 50% = expiration.</w:t>
      </w:r>
    </w:p>
    <w:p w:rsidR="00000000" w:rsidDel="00000000" w:rsidP="00000000" w:rsidRDefault="00000000" w:rsidRPr="00000000" w14:paraId="000003EC">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Know how to plan in 3D and IMRT. OK to say "Rapid arc with avoidance of contra lung".</w:t>
      </w:r>
    </w:p>
    <w:p w:rsidR="00000000" w:rsidDel="00000000" w:rsidP="00000000" w:rsidRDefault="00000000" w:rsidRPr="00000000" w14:paraId="000003ED">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 beams or Arc therapy.</w:t>
      </w:r>
    </w:p>
    <w:p w:rsidR="00000000" w:rsidDel="00000000" w:rsidP="00000000" w:rsidRDefault="00000000" w:rsidRPr="00000000" w14:paraId="000003EE">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Beams: 6-10 MV FFF. 7-11 non-opposing, non-coplanar fields (RTOG)</w:t>
      </w:r>
    </w:p>
    <w:p w:rsidR="00000000" w:rsidDel="00000000" w:rsidP="00000000" w:rsidRDefault="00000000" w:rsidRPr="00000000" w14:paraId="000003EF">
      <w:pPr>
        <w:numPr>
          <w:ilvl w:val="0"/>
          <w:numId w:val="26"/>
        </w:numPr>
        <w:spacing w:line="240" w:lineRule="auto"/>
        <w:ind w:left="720" w:hanging="360"/>
        <w:rPr>
          <w:u w:val="none"/>
        </w:rPr>
      </w:pPr>
      <w:r w:rsidDel="00000000" w:rsidR="00000000" w:rsidRPr="00000000">
        <w:rPr>
          <w:b w:val="1"/>
          <w:rtl w:val="0"/>
        </w:rPr>
        <w:t xml:space="preserve">Movement of tumors based on real-time MRI </w:t>
      </w:r>
      <w:r w:rsidDel="00000000" w:rsidR="00000000" w:rsidRPr="00000000">
        <w:rPr>
          <w:rtl w:val="0"/>
        </w:rPr>
        <w:t xml:space="preserve">[</w:t>
      </w:r>
      <w:hyperlink r:id="rId282">
        <w:r w:rsidDel="00000000" w:rsidR="00000000" w:rsidRPr="00000000">
          <w:rPr>
            <w:rtl w:val="0"/>
          </w:rPr>
          <w:t xml:space="preserve">Thomas Br J Radiol '18</w:t>
        </w:r>
      </w:hyperlink>
      <w:r w:rsidDel="00000000" w:rsidR="00000000" w:rsidRPr="00000000">
        <w:rPr>
          <w:rtl w:val="0"/>
        </w:rPr>
        <w:t xml:space="preserve">]: </w:t>
      </w:r>
      <w:r w:rsidDel="00000000" w:rsidR="00000000" w:rsidRPr="00000000">
        <w:rPr>
          <w:b w:val="1"/>
          <w:rtl w:val="0"/>
        </w:rPr>
        <w:t xml:space="preserve">4DCT vs. MRI.</w:t>
      </w:r>
      <w:r w:rsidDel="00000000" w:rsidR="00000000" w:rsidRPr="00000000">
        <w:rPr>
          <w:rtl w:val="0"/>
        </w:rPr>
      </w:r>
    </w:p>
    <w:p w:rsidR="00000000" w:rsidDel="00000000" w:rsidP="00000000" w:rsidRDefault="00000000" w:rsidRPr="00000000" w14:paraId="000003F0">
      <w:pPr>
        <w:spacing w:line="240" w:lineRule="auto"/>
        <w:ind w:left="720" w:firstLine="0"/>
        <w:rPr/>
      </w:pPr>
      <w:r w:rsidDel="00000000" w:rsidR="00000000" w:rsidRPr="00000000">
        <w:rPr>
          <w:rtl w:val="0"/>
        </w:rPr>
        <w:t xml:space="preserve">The 4D CT isn't the most reliable tool to determine tumor location. Patients may have different patterns of breathing on different fractions (Figure 2a). Both inter and intra fractional breathing amplitude should be taken into account during planning, but further work is required to investigate the dosimetric effects of results.</w:t>
      </w:r>
    </w:p>
    <w:p w:rsidR="00000000" w:rsidDel="00000000" w:rsidP="00000000" w:rsidRDefault="00000000" w:rsidRPr="00000000" w14:paraId="000003F1">
      <w:pPr>
        <w:numPr>
          <w:ilvl w:val="1"/>
          <w:numId w:val="26"/>
        </w:numPr>
        <w:spacing w:line="240" w:lineRule="auto"/>
        <w:ind w:left="1440" w:hanging="360"/>
        <w:rPr>
          <w:u w:val="none"/>
        </w:rPr>
      </w:pPr>
      <w:r w:rsidDel="00000000" w:rsidR="00000000" w:rsidRPr="00000000">
        <w:rPr>
          <w:rtl w:val="0"/>
        </w:rPr>
        <w:t xml:space="preserve">Five lung tumor patients. PTV = ITV + 3-6 mm. No abdominal compression.</w:t>
      </w:r>
    </w:p>
    <w:bookmarkStart w:colFirst="0" w:colLast="0" w:name="fisjtvppfzs8" w:id="62"/>
    <w:bookmarkEnd w:id="62"/>
    <w:p w:rsidR="00000000" w:rsidDel="00000000" w:rsidP="00000000" w:rsidRDefault="00000000" w:rsidRPr="00000000" w14:paraId="000003F2">
      <w:pPr>
        <w:numPr>
          <w:ilvl w:val="0"/>
          <w:numId w:val="26"/>
        </w:numPr>
        <w:ind w:left="720" w:hanging="360"/>
      </w:pPr>
      <w:r w:rsidDel="00000000" w:rsidR="00000000" w:rsidRPr="00000000">
        <w:rPr>
          <w:b w:val="1"/>
          <w:rtl w:val="0"/>
        </w:rPr>
        <w:t xml:space="preserve">4π VMAT RT </w:t>
      </w:r>
      <w:r w:rsidDel="00000000" w:rsidR="00000000" w:rsidRPr="00000000">
        <w:rPr>
          <w:rtl w:val="0"/>
        </w:rPr>
        <w:t xml:space="preserve">[</w:t>
      </w:r>
      <w:hyperlink r:id="rId283">
        <w:r w:rsidDel="00000000" w:rsidR="00000000" w:rsidRPr="00000000">
          <w:rPr>
            <w:rtl w:val="0"/>
          </w:rPr>
          <w:t xml:space="preserve">Dong IJROBP '13</w:t>
        </w:r>
      </w:hyperlink>
      <w:r w:rsidDel="00000000" w:rsidR="00000000" w:rsidRPr="00000000">
        <w:rPr>
          <w:rtl w:val="0"/>
        </w:rPr>
        <w:t xml:space="preserve">]:</w:t>
      </w:r>
      <w:r w:rsidDel="00000000" w:rsidR="00000000" w:rsidRPr="00000000">
        <w:rPr>
          <w:b w:val="1"/>
          <w:rtl w:val="0"/>
        </w:rPr>
        <w:t xml:space="preserve"> Extensive non-coplanar beams</w:t>
      </w:r>
      <w:r w:rsidDel="00000000" w:rsidR="00000000" w:rsidRPr="00000000">
        <w:rPr>
          <w:rtl w:val="0"/>
        </w:rPr>
        <w:t xml:space="preserve">. </w:t>
      </w:r>
      <w:r w:rsidDel="00000000" w:rsidR="00000000" w:rsidRPr="00000000">
        <w:rPr>
          <w:b w:val="1"/>
          <w:rtl w:val="0"/>
        </w:rPr>
        <w:t xml:space="preserve">"Poor man's proton therapy"</w:t>
      </w:r>
      <w:r w:rsidDel="00000000" w:rsidR="00000000" w:rsidRPr="00000000">
        <w:rPr>
          <w:rtl w:val="0"/>
        </w:rPr>
        <w:t xml:space="preserve">.</w:t>
      </w:r>
    </w:p>
    <w:p w:rsidR="00000000" w:rsidDel="00000000" w:rsidP="00000000" w:rsidRDefault="00000000" w:rsidRPr="00000000" w14:paraId="000003F3">
      <w:pPr>
        <w:numPr>
          <w:ilvl w:val="1"/>
          <w:numId w:val="26"/>
        </w:numPr>
        <w:spacing w:line="240" w:lineRule="auto"/>
        <w:ind w:left="1440" w:hanging="360"/>
      </w:pPr>
      <w:r w:rsidDel="00000000" w:rsidR="00000000" w:rsidRPr="00000000">
        <w:rPr>
          <w:rtl w:val="0"/>
        </w:rPr>
        <w:t xml:space="preserve">Giving up to 200-300 beams with couch rotations and kicks.</w:t>
      </w:r>
    </w:p>
    <w:p w:rsidR="00000000" w:rsidDel="00000000" w:rsidP="00000000" w:rsidRDefault="00000000" w:rsidRPr="00000000" w14:paraId="000003F4">
      <w:pPr>
        <w:numPr>
          <w:ilvl w:val="1"/>
          <w:numId w:val="26"/>
        </w:numPr>
        <w:spacing w:line="240" w:lineRule="auto"/>
        <w:ind w:left="1440" w:hanging="360"/>
      </w:pPr>
      <w:r w:rsidDel="00000000" w:rsidR="00000000" w:rsidRPr="00000000">
        <w:rPr>
          <w:rtl w:val="0"/>
        </w:rPr>
        <w:t xml:space="preserve">4π optimization using group sparsity takes ~5 minutes.</w:t>
      </w:r>
    </w:p>
    <w:p w:rsidR="00000000" w:rsidDel="00000000" w:rsidP="00000000" w:rsidRDefault="00000000" w:rsidRPr="00000000" w14:paraId="000003F5">
      <w:pPr>
        <w:numPr>
          <w:ilvl w:val="1"/>
          <w:numId w:val="26"/>
        </w:numPr>
        <w:spacing w:line="240" w:lineRule="auto"/>
        <w:ind w:left="1440" w:hanging="360"/>
      </w:pPr>
      <w:r w:rsidDel="00000000" w:rsidR="00000000" w:rsidRPr="00000000">
        <w:rPr>
          <w:rtl w:val="0"/>
        </w:rPr>
        <w:t xml:space="preserve">Reduces R50 by 54%.</w:t>
      </w:r>
    </w:p>
    <w:p w:rsidR="00000000" w:rsidDel="00000000" w:rsidP="00000000" w:rsidRDefault="00000000" w:rsidRPr="00000000" w14:paraId="000003F6">
      <w:pPr>
        <w:numPr>
          <w:ilvl w:val="1"/>
          <w:numId w:val="26"/>
        </w:numPr>
        <w:spacing w:line="240" w:lineRule="auto"/>
        <w:ind w:left="1440" w:hanging="360"/>
      </w:pPr>
      <w:r w:rsidDel="00000000" w:rsidR="00000000" w:rsidRPr="00000000">
        <w:rPr>
          <w:rtl w:val="0"/>
        </w:rPr>
        <w:t xml:space="preserve">Heart, esophagus, trachea, bronchus and spinal cord were reduced by 44%, 74%, 40%, 42% and 51%. </w:t>
      </w:r>
    </w:p>
    <w:bookmarkStart w:colFirst="0" w:colLast="0" w:name="4elbijb8sf9m" w:id="63"/>
    <w:bookmarkEnd w:id="63"/>
    <w:p w:rsidR="00000000" w:rsidDel="00000000" w:rsidP="00000000" w:rsidRDefault="00000000" w:rsidRPr="00000000" w14:paraId="000003F7">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Onishi </w:t>
      </w:r>
      <w:r w:rsidDel="00000000" w:rsidR="00000000" w:rsidRPr="00000000">
        <w:rPr>
          <w:rFonts w:ascii="Times New Roman" w:cs="Times New Roman" w:eastAsia="Times New Roman" w:hAnsi="Times New Roman"/>
          <w:sz w:val="20"/>
          <w:szCs w:val="20"/>
          <w:rtl w:val="0"/>
        </w:rPr>
        <w:t xml:space="preserve">[JTO '07]: </w:t>
      </w:r>
      <w:r w:rsidDel="00000000" w:rsidR="00000000" w:rsidRPr="00000000">
        <w:rPr>
          <w:rFonts w:ascii="Gungsuh" w:cs="Gungsuh" w:eastAsia="Gungsuh" w:hAnsi="Gungsuh"/>
          <w:b w:val="1"/>
          <w:sz w:val="20"/>
          <w:szCs w:val="20"/>
          <w:rtl w:val="0"/>
        </w:rPr>
        <w:t xml:space="preserve">Goal BED ≥ 100 Gy </w:t>
      </w:r>
      <w:r w:rsidDel="00000000" w:rsidR="00000000" w:rsidRPr="00000000">
        <w:rPr>
          <w:rFonts w:ascii="Gungsuh" w:cs="Gungsuh" w:eastAsia="Gungsuh" w:hAnsi="Gungsuh"/>
          <w:sz w:val="20"/>
          <w:szCs w:val="20"/>
          <w:rtl w:val="0"/>
        </w:rPr>
        <w:t xml:space="preserve">(dose to iso, though), comparable OS to Ginsberg which was only stage IA.</w:t>
        <w:br w:type="textWrapping"/>
        <w:t xml:space="preserve">Recall this is dose to iso, which is 20% less as dose in USA in Rx to 80% IDL for LINAC-based treatments.</w:t>
        <w:br w:type="textWrapping"/>
        <w:t xml:space="preserve">BED10 ≥ 100 Gy in SBRT results </w:t>
      </w:r>
      <w:r w:rsidDel="00000000" w:rsidR="00000000" w:rsidRPr="00000000">
        <w:rPr>
          <w:rtl w:val="0"/>
        </w:rPr>
        <w:t xml:space="preserve">in an improved</w:t>
      </w:r>
      <w:r w:rsidDel="00000000" w:rsidR="00000000" w:rsidRPr="00000000">
        <w:rPr>
          <w:rFonts w:ascii="Times New Roman" w:cs="Times New Roman" w:eastAsia="Times New Roman" w:hAnsi="Times New Roman"/>
          <w:sz w:val="20"/>
          <w:szCs w:val="20"/>
          <w:rtl w:val="0"/>
        </w:rPr>
        <w:t xml:space="preserve"> OS and LC, also with improved results over conventional RT. </w:t>
      </w:r>
    </w:p>
    <w:p w:rsidR="00000000" w:rsidDel="00000000" w:rsidP="00000000" w:rsidRDefault="00000000" w:rsidRPr="00000000" w14:paraId="000003F8">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257 pts. Retro. Stage I NSCLC &lt; 6 cm. MFU 3y. Median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111 Gy (57-180 Gy). </w:t>
      </w:r>
    </w:p>
    <w:p w:rsidR="00000000" w:rsidDel="00000000" w:rsidP="00000000" w:rsidRDefault="00000000" w:rsidRPr="00000000" w14:paraId="000003F9">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Cardo" w:cs="Cardo" w:eastAsia="Cardo" w:hAnsi="Cardo"/>
          <w:sz w:val="20"/>
          <w:szCs w:val="20"/>
          <w:rtl w:val="0"/>
        </w:rPr>
        <w:t xml:space="preserve"> ± 100 Gy, 5y LF 43→ 8%, 5y OS for medically operable refusing surgery of 30→ 71%.</w:t>
      </w:r>
      <w:r w:rsidDel="00000000" w:rsidR="00000000" w:rsidRPr="00000000">
        <w:rPr>
          <w:rtl w:val="0"/>
        </w:rPr>
      </w:r>
    </w:p>
    <w:p w:rsidR="00000000" w:rsidDel="00000000" w:rsidP="00000000" w:rsidRDefault="00000000" w:rsidRPr="00000000" w14:paraId="000003FA">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Consider PTV D</w:t>
      </w:r>
      <w:r w:rsidDel="00000000" w:rsidR="00000000" w:rsidRPr="00000000">
        <w:rPr>
          <w:rFonts w:ascii="Times New Roman" w:cs="Times New Roman" w:eastAsia="Times New Roman" w:hAnsi="Times New Roman"/>
          <w:b w:val="1"/>
          <w:sz w:val="20"/>
          <w:szCs w:val="20"/>
          <w:vertAlign w:val="subscript"/>
          <w:rtl w:val="0"/>
        </w:rPr>
        <w:t xml:space="preserve">95</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and Mean for Optimal LC for SABR</w:t>
      </w:r>
      <w:r w:rsidDel="00000000" w:rsidR="00000000" w:rsidRPr="00000000">
        <w:rPr>
          <w:rFonts w:ascii="Times New Roman" w:cs="Times New Roman" w:eastAsia="Times New Roman" w:hAnsi="Times New Roman"/>
          <w:sz w:val="20"/>
          <w:szCs w:val="20"/>
          <w:rtl w:val="0"/>
        </w:rPr>
        <w:t xml:space="preserve"> [</w:t>
      </w:r>
      <w:hyperlink r:id="rId284">
        <w:r w:rsidDel="00000000" w:rsidR="00000000" w:rsidRPr="00000000">
          <w:rPr>
            <w:rFonts w:ascii="Times New Roman" w:cs="Times New Roman" w:eastAsia="Times New Roman" w:hAnsi="Times New Roman"/>
            <w:sz w:val="20"/>
            <w:szCs w:val="20"/>
            <w:rtl w:val="0"/>
          </w:rPr>
          <w:t xml:space="preserve">Zhao and Chang IJROBP '16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Aim for PTVD</w:t>
      </w:r>
      <w:r w:rsidDel="00000000" w:rsidR="00000000" w:rsidRPr="00000000">
        <w:rPr>
          <w:rFonts w:ascii="Times New Roman" w:cs="Times New Roman" w:eastAsia="Times New Roman" w:hAnsi="Times New Roman"/>
          <w:b w:val="1"/>
          <w:sz w:val="20"/>
          <w:szCs w:val="20"/>
          <w:vertAlign w:val="subscript"/>
          <w:rtl w:val="0"/>
        </w:rPr>
        <w:t xml:space="preserve">95</w:t>
      </w:r>
      <w:r w:rsidDel="00000000" w:rsidR="00000000" w:rsidRPr="00000000">
        <w:rPr>
          <w:rFonts w:ascii="Times New Roman" w:cs="Times New Roman" w:eastAsia="Times New Roman" w:hAnsi="Times New Roman"/>
          <w:b w:val="1"/>
          <w:sz w:val="20"/>
          <w:szCs w:val="20"/>
          <w:rtl w:val="0"/>
        </w:rPr>
        <w:t xml:space="preserve"> BED</w:t>
      </w:r>
      <w:r w:rsidDel="00000000" w:rsidR="00000000" w:rsidRPr="00000000">
        <w:rPr>
          <w:rFonts w:ascii="Times New Roman" w:cs="Times New Roman" w:eastAsia="Times New Roman" w:hAnsi="Times New Roman"/>
          <w:b w:val="1"/>
          <w:sz w:val="20"/>
          <w:szCs w:val="20"/>
          <w:vertAlign w:val="subscript"/>
          <w:rtl w:val="0"/>
        </w:rPr>
        <w:t xml:space="preserve">10</w:t>
      </w:r>
      <w:r w:rsidDel="00000000" w:rsidR="00000000" w:rsidRPr="00000000">
        <w:rPr>
          <w:rFonts w:ascii="Times New Roman" w:cs="Times New Roman" w:eastAsia="Times New Roman" w:hAnsi="Times New Roman"/>
          <w:b w:val="1"/>
          <w:sz w:val="20"/>
          <w:szCs w:val="20"/>
          <w:rtl w:val="0"/>
        </w:rPr>
        <w:t xml:space="preserve"> 125 Gy</w:t>
      </w:r>
      <w:r w:rsidDel="00000000" w:rsidR="00000000" w:rsidRPr="00000000">
        <w:rPr>
          <w:rFonts w:ascii="Times New Roman" w:cs="Times New Roman" w:eastAsia="Times New Roman" w:hAnsi="Times New Roman"/>
          <w:sz w:val="20"/>
          <w:szCs w:val="20"/>
          <w:rtl w:val="0"/>
        </w:rPr>
        <w:t xml:space="preserve">.</w:t>
        <w:br w:type="textWrapping"/>
        <w:t xml:space="preserve">See Kang paper below for the most modern BED10 SBRT recommendations from 2019. </w:t>
      </w:r>
    </w:p>
    <w:p w:rsidR="00000000" w:rsidDel="00000000" w:rsidP="00000000" w:rsidRDefault="00000000" w:rsidRPr="00000000" w14:paraId="000003FB">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PTVD</w:t>
      </w:r>
      <w:r w:rsidDel="00000000" w:rsidR="00000000" w:rsidRPr="00000000">
        <w:rPr>
          <w:rFonts w:ascii="Times New Roman" w:cs="Times New Roman" w:eastAsia="Times New Roman" w:hAnsi="Times New Roman"/>
          <w:sz w:val="20"/>
          <w:szCs w:val="20"/>
          <w:vertAlign w:val="subscript"/>
          <w:rtl w:val="0"/>
        </w:rPr>
        <w:t xml:space="preserve">95</w:t>
      </w:r>
      <w:r w:rsidDel="00000000" w:rsidR="00000000" w:rsidRPr="00000000">
        <w:rPr>
          <w:rFonts w:ascii="Times New Roman" w:cs="Times New Roman" w:eastAsia="Times New Roman" w:hAnsi="Times New Roman"/>
          <w:sz w:val="20"/>
          <w:szCs w:val="20"/>
          <w:rtl w:val="0"/>
        </w:rPr>
        <w:t xml:space="preserve">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 86 </w:t>
      </w:r>
      <w:r w:rsidDel="00000000" w:rsidR="00000000" w:rsidRPr="00000000">
        <w:rPr>
          <w:rFonts w:ascii="Times New Roman" w:cs="Times New Roman" w:eastAsia="Times New Roman" w:hAnsi="Times New Roman"/>
          <w:sz w:val="20"/>
          <w:szCs w:val="20"/>
          <w:rtl w:val="0"/>
        </w:rPr>
        <w:t xml:space="preserve">Gy and</w:t>
      </w:r>
      <w:r w:rsidDel="00000000" w:rsidR="00000000" w:rsidRPr="00000000">
        <w:rPr>
          <w:rFonts w:ascii="Times New Roman" w:cs="Times New Roman" w:eastAsia="Times New Roman" w:hAnsi="Times New Roman"/>
          <w:sz w:val="20"/>
          <w:szCs w:val="20"/>
          <w:rtl w:val="0"/>
        </w:rPr>
        <w:t xml:space="preserve"> PTVmean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&gt;130 for plan optimization.</w:t>
      </w:r>
      <w:r w:rsidDel="00000000" w:rsidR="00000000" w:rsidRPr="00000000">
        <w:rPr>
          <w:rFonts w:ascii="Times New Roman" w:cs="Times New Roman" w:eastAsia="Times New Roman" w:hAnsi="Times New Roman"/>
          <w:i w:val="1"/>
          <w:sz w:val="20"/>
          <w:szCs w:val="20"/>
          <w:rtl w:val="0"/>
        </w:rPr>
        <w:t xml:space="preserve"> BED 130: 55/4 or 75/10.</w:t>
      </w:r>
    </w:p>
    <w:p w:rsidR="00000000" w:rsidDel="00000000" w:rsidP="00000000" w:rsidRDefault="00000000" w:rsidRPr="00000000" w14:paraId="000003FC">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PTVD</w:t>
      </w:r>
      <w:r w:rsidDel="00000000" w:rsidR="00000000" w:rsidRPr="00000000">
        <w:rPr>
          <w:rFonts w:ascii="Times New Roman" w:cs="Times New Roman" w:eastAsia="Times New Roman" w:hAnsi="Times New Roman"/>
          <w:sz w:val="20"/>
          <w:szCs w:val="20"/>
          <w:vertAlign w:val="subscript"/>
          <w:rtl w:val="0"/>
        </w:rPr>
        <w:t xml:space="preserve">95</w:t>
      </w:r>
      <w:r w:rsidDel="00000000" w:rsidR="00000000" w:rsidRPr="00000000">
        <w:rPr>
          <w:rFonts w:ascii="Times New Roman" w:cs="Times New Roman" w:eastAsia="Times New Roman" w:hAnsi="Times New Roman"/>
          <w:sz w:val="20"/>
          <w:szCs w:val="20"/>
          <w:rtl w:val="0"/>
        </w:rPr>
        <w:t xml:space="preserve">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&gt;124 Gy and PTVmean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 150 achieved 100% LC in lesions treated.</w:t>
      </w:r>
    </w:p>
    <w:p w:rsidR="00000000" w:rsidDel="00000000" w:rsidP="00000000" w:rsidRDefault="00000000" w:rsidRPr="00000000" w14:paraId="000003FD">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Larger tumor  (e.g. &gt;8.3 cm</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 was associated with poor local/lobar control, but the difference diminished with PTVD</w:t>
      </w:r>
      <w:r w:rsidDel="00000000" w:rsidR="00000000" w:rsidRPr="00000000">
        <w:rPr>
          <w:rFonts w:ascii="Times New Roman" w:cs="Times New Roman" w:eastAsia="Times New Roman" w:hAnsi="Times New Roman"/>
          <w:sz w:val="20"/>
          <w:szCs w:val="20"/>
          <w:vertAlign w:val="subscript"/>
          <w:rtl w:val="0"/>
        </w:rPr>
        <w:t xml:space="preserve">95</w:t>
      </w:r>
      <w:r w:rsidDel="00000000" w:rsidR="00000000" w:rsidRPr="00000000">
        <w:rPr>
          <w:rFonts w:ascii="Times New Roman" w:cs="Times New Roman" w:eastAsia="Times New Roman" w:hAnsi="Times New Roman"/>
          <w:sz w:val="20"/>
          <w:szCs w:val="20"/>
          <w:rtl w:val="0"/>
        </w:rPr>
        <w:t xml:space="preserve">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&gt;124 Gy or PTVmean BED</w:t>
      </w:r>
      <w:r w:rsidDel="00000000" w:rsidR="00000000" w:rsidRPr="00000000">
        <w:rPr>
          <w:rFonts w:ascii="Times New Roman" w:cs="Times New Roman" w:eastAsia="Times New Roman" w:hAnsi="Times New Roman"/>
          <w:sz w:val="20"/>
          <w:szCs w:val="20"/>
          <w:vertAlign w:val="subscript"/>
          <w:rtl w:val="0"/>
        </w:rPr>
        <w:t xml:space="preserve">10</w:t>
      </w:r>
      <w:r w:rsidDel="00000000" w:rsidR="00000000" w:rsidRPr="00000000">
        <w:rPr>
          <w:rFonts w:ascii="Times New Roman" w:cs="Times New Roman" w:eastAsia="Times New Roman" w:hAnsi="Times New Roman"/>
          <w:sz w:val="20"/>
          <w:szCs w:val="20"/>
          <w:rtl w:val="0"/>
        </w:rPr>
        <w:t xml:space="preserve"> &gt;150 Gy. </w:t>
      </w:r>
      <w:r w:rsidDel="00000000" w:rsidR="00000000" w:rsidRPr="00000000">
        <w:rPr>
          <w:rFonts w:ascii="Times New Roman" w:cs="Times New Roman" w:eastAsia="Times New Roman" w:hAnsi="Times New Roman"/>
          <w:i w:val="1"/>
          <w:sz w:val="20"/>
          <w:szCs w:val="20"/>
          <w:rtl w:val="0"/>
        </w:rPr>
        <w:t xml:space="preserve">BED 150: 60/4 or 82/10.</w:t>
      </w:r>
      <w:r w:rsidDel="00000000" w:rsidR="00000000" w:rsidRPr="00000000">
        <w:rPr>
          <w:rtl w:val="0"/>
        </w:rPr>
      </w:r>
    </w:p>
    <w:p w:rsidR="00000000" w:rsidDel="00000000" w:rsidP="00000000" w:rsidRDefault="00000000" w:rsidRPr="00000000" w14:paraId="000003FE">
      <w:pPr>
        <w:widowControl w:val="0"/>
        <w:numPr>
          <w:ilvl w:val="0"/>
          <w:numId w:val="26"/>
        </w:numPr>
        <w:spacing w:line="240" w:lineRule="auto"/>
        <w:ind w:left="720" w:hanging="360"/>
      </w:pPr>
      <w:r w:rsidDel="00000000" w:rsidR="00000000" w:rsidRPr="00000000">
        <w:rPr>
          <w:b w:val="1"/>
          <w:rtl w:val="0"/>
        </w:rPr>
        <w:t xml:space="preserve">Tumor size &lt; 2.45 cm and PTV D</w:t>
      </w:r>
      <w:r w:rsidDel="00000000" w:rsidR="00000000" w:rsidRPr="00000000">
        <w:rPr>
          <w:b w:val="1"/>
          <w:vertAlign w:val="subscript"/>
          <w:rtl w:val="0"/>
        </w:rPr>
        <w:t xml:space="preserve">95 </w:t>
      </w:r>
      <w:r w:rsidDel="00000000" w:rsidR="00000000" w:rsidRPr="00000000">
        <w:rPr>
          <w:b w:val="1"/>
          <w:rtl w:val="0"/>
        </w:rPr>
        <w:t xml:space="preserve">BED</w:t>
      </w:r>
      <w:r w:rsidDel="00000000" w:rsidR="00000000" w:rsidRPr="00000000">
        <w:rPr>
          <w:b w:val="1"/>
          <w:vertAlign w:val="subscript"/>
          <w:rtl w:val="0"/>
        </w:rPr>
        <w:t xml:space="preserve">10</w:t>
      </w:r>
      <w:r w:rsidDel="00000000" w:rsidR="00000000" w:rsidRPr="00000000">
        <w:rPr>
          <w:rFonts w:ascii="Gungsuh" w:cs="Gungsuh" w:eastAsia="Gungsuh" w:hAnsi="Gungsuh"/>
          <w:b w:val="1"/>
          <w:rtl w:val="0"/>
        </w:rPr>
        <w:t xml:space="preserve"> ≥ 113 Gy maximizes local control</w:t>
      </w:r>
      <w:r w:rsidDel="00000000" w:rsidR="00000000" w:rsidRPr="00000000">
        <w:rPr>
          <w:rtl w:val="0"/>
        </w:rPr>
        <w:t xml:space="preserve"> </w:t>
      </w:r>
      <w:r w:rsidDel="00000000" w:rsidR="00000000" w:rsidRPr="00000000">
        <w:rPr>
          <w:b w:val="1"/>
          <w:rtl w:val="0"/>
        </w:rPr>
        <w:t xml:space="preserve">in SBRT </w:t>
      </w:r>
      <w:r w:rsidDel="00000000" w:rsidR="00000000" w:rsidRPr="00000000">
        <w:rPr>
          <w:rtl w:val="0"/>
        </w:rPr>
        <w:t xml:space="preserve">[</w:t>
      </w:r>
      <w:hyperlink w:anchor="862515115833">
        <w:r w:rsidDel="00000000" w:rsidR="00000000" w:rsidRPr="00000000">
          <w:rPr>
            <w:rtl w:val="0"/>
          </w:rPr>
          <w:t xml:space="preserve">Kang and Chang IJROBP '19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F">
      <w:pPr>
        <w:widowControl w:val="0"/>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Correlating dose variables with local tumor control </w:t>
      </w:r>
      <w:r w:rsidDel="00000000" w:rsidR="00000000" w:rsidRPr="00000000">
        <w:rPr>
          <w:rtl w:val="0"/>
        </w:rPr>
        <w:t xml:space="preserve">[</w:t>
      </w:r>
      <w:hyperlink r:id="rId285">
        <w:r w:rsidDel="00000000" w:rsidR="00000000" w:rsidRPr="00000000">
          <w:rPr>
            <w:rtl w:val="0"/>
          </w:rPr>
          <w:t xml:space="preserve">Klement IJROBP '20]</w:t>
        </w:r>
      </w:hyperlink>
      <w:r w:rsidDel="00000000" w:rsidR="00000000" w:rsidRPr="00000000">
        <w:rPr>
          <w:rtl w:val="0"/>
        </w:rPr>
        <w:t xml:space="preserve">: </w:t>
      </w:r>
      <w:r w:rsidDel="00000000" w:rsidR="00000000" w:rsidRPr="00000000">
        <w:rPr>
          <w:b w:val="1"/>
          <w:rtl w:val="0"/>
        </w:rPr>
        <w:t xml:space="preserve">Mean ITV BED</w:t>
      </w:r>
      <w:r w:rsidDel="00000000" w:rsidR="00000000" w:rsidRPr="00000000">
        <w:rPr>
          <w:b w:val="1"/>
          <w:vertAlign w:val="subscript"/>
          <w:rtl w:val="0"/>
        </w:rPr>
        <w:t xml:space="preserve">10</w:t>
      </w:r>
      <w:r w:rsidDel="00000000" w:rsidR="00000000" w:rsidRPr="00000000">
        <w:rPr>
          <w:b w:val="1"/>
          <w:rtl w:val="0"/>
        </w:rPr>
        <w:t xml:space="preserve"> 164 Gy</w:t>
      </w:r>
      <w:r w:rsidDel="00000000" w:rsidR="00000000" w:rsidRPr="00000000">
        <w:rPr>
          <w:rtl w:val="0"/>
        </w:rPr>
        <w:t xml:space="preserve">.</w:t>
      </w:r>
    </w:p>
    <w:p w:rsidR="00000000" w:rsidDel="00000000" w:rsidP="00000000" w:rsidRDefault="00000000" w:rsidRPr="00000000" w14:paraId="00000400">
      <w:pPr>
        <w:widowControl w:val="0"/>
        <w:spacing w:line="240" w:lineRule="auto"/>
        <w:ind w:left="720" w:firstLine="0"/>
        <w:rPr/>
      </w:pPr>
      <w:r w:rsidDel="00000000" w:rsidR="00000000" w:rsidRPr="00000000">
        <w:rPr>
          <w:rtl w:val="0"/>
        </w:rPr>
        <w:t xml:space="preserve">PTV BED</w:t>
      </w:r>
      <w:r w:rsidDel="00000000" w:rsidR="00000000" w:rsidRPr="00000000">
        <w:rPr>
          <w:vertAlign w:val="subscript"/>
          <w:rtl w:val="0"/>
        </w:rPr>
        <w:t xml:space="preserve">10</w:t>
      </w:r>
      <w:r w:rsidDel="00000000" w:rsidR="00000000" w:rsidRPr="00000000">
        <w:rPr>
          <w:rtl w:val="0"/>
        </w:rPr>
        <w:t xml:space="preserve">max &gt; 201 Gy, PTV BED</w:t>
      </w:r>
      <w:r w:rsidDel="00000000" w:rsidR="00000000" w:rsidRPr="00000000">
        <w:rPr>
          <w:vertAlign w:val="subscript"/>
          <w:rtl w:val="0"/>
        </w:rPr>
        <w:t xml:space="preserve">10</w:t>
      </w:r>
      <w:r w:rsidDel="00000000" w:rsidR="00000000" w:rsidRPr="00000000">
        <w:rPr>
          <w:rtl w:val="0"/>
        </w:rPr>
        <w:t xml:space="preserve">ave &gt; 164 Gy, PTV BED</w:t>
      </w:r>
      <w:r w:rsidDel="00000000" w:rsidR="00000000" w:rsidRPr="00000000">
        <w:rPr>
          <w:vertAlign w:val="subscript"/>
          <w:rtl w:val="0"/>
        </w:rPr>
        <w:t xml:space="preserve">10</w:t>
      </w:r>
      <w:r w:rsidDel="00000000" w:rsidR="00000000" w:rsidRPr="00000000">
        <w:rPr>
          <w:rtl w:val="0"/>
        </w:rPr>
        <w:t xml:space="preserve">min 100 Gy.</w:t>
      </w:r>
    </w:p>
    <w:p w:rsidR="00000000" w:rsidDel="00000000" w:rsidP="00000000" w:rsidRDefault="00000000" w:rsidRPr="00000000" w14:paraId="00000401">
      <w:pPr>
        <w:widowControl w:val="0"/>
        <w:spacing w:line="240" w:lineRule="auto"/>
        <w:ind w:left="720" w:firstLine="0"/>
        <w:rPr/>
      </w:pPr>
      <w:r w:rsidDel="00000000" w:rsidR="00000000" w:rsidRPr="00000000">
        <w:rPr>
          <w:rtl w:val="0"/>
        </w:rPr>
        <w:t xml:space="preserve">BEDave was highly correlated to the mean GTV dose, meaning the GTV may be used as a prescription target. More emphasis could be placed on achieving sufficiently high mean doses within the GTV rather than the PTV covering dose, a concept which needs further validation. </w:t>
      </w:r>
    </w:p>
    <w:p w:rsidR="00000000" w:rsidDel="00000000" w:rsidP="00000000" w:rsidRDefault="00000000" w:rsidRPr="00000000" w14:paraId="00000402">
      <w:pPr>
        <w:widowControl w:val="0"/>
        <w:numPr>
          <w:ilvl w:val="1"/>
          <w:numId w:val="26"/>
        </w:numPr>
        <w:spacing w:line="240" w:lineRule="auto"/>
        <w:ind w:left="1440" w:hanging="360"/>
        <w:rPr/>
      </w:pPr>
      <w:r w:rsidDel="00000000" w:rsidR="00000000" w:rsidRPr="00000000">
        <w:rPr>
          <w:rtl w:val="0"/>
        </w:rPr>
        <w:t xml:space="preserve">1500 treatments in 1434 pts. 117 tumors recurred locally.</w:t>
      </w:r>
    </w:p>
    <w:p w:rsidR="00000000" w:rsidDel="00000000" w:rsidP="00000000" w:rsidRDefault="00000000" w:rsidRPr="00000000" w14:paraId="00000403">
      <w:pPr>
        <w:widowControl w:val="0"/>
        <w:numPr>
          <w:ilvl w:val="2"/>
          <w:numId w:val="26"/>
        </w:numPr>
        <w:spacing w:line="240" w:lineRule="auto"/>
        <w:ind w:left="2160" w:hanging="360"/>
        <w:rPr/>
      </w:pPr>
      <w:r w:rsidDel="00000000" w:rsidR="00000000" w:rsidRPr="00000000">
        <w:rPr>
          <w:rtl w:val="0"/>
        </w:rPr>
        <w:t xml:space="preserve">BED10min: Minimum dose prescribed to PTV periphery.</w:t>
      </w:r>
    </w:p>
    <w:p w:rsidR="00000000" w:rsidDel="00000000" w:rsidP="00000000" w:rsidRDefault="00000000" w:rsidRPr="00000000" w14:paraId="00000404">
      <w:pPr>
        <w:widowControl w:val="0"/>
        <w:numPr>
          <w:ilvl w:val="2"/>
          <w:numId w:val="26"/>
        </w:numPr>
        <w:spacing w:line="240" w:lineRule="auto"/>
        <w:ind w:left="2160" w:hanging="360"/>
        <w:rPr/>
      </w:pPr>
      <w:r w:rsidDel="00000000" w:rsidR="00000000" w:rsidRPr="00000000">
        <w:rPr>
          <w:rtl w:val="0"/>
        </w:rPr>
        <w:t xml:space="preserve">BED10max: Maximum dose absorbed by 1% of the PTV.</w:t>
      </w:r>
    </w:p>
    <w:p w:rsidR="00000000" w:rsidDel="00000000" w:rsidP="00000000" w:rsidRDefault="00000000" w:rsidRPr="00000000" w14:paraId="00000405">
      <w:pPr>
        <w:widowControl w:val="0"/>
        <w:numPr>
          <w:ilvl w:val="2"/>
          <w:numId w:val="26"/>
        </w:numPr>
        <w:spacing w:line="240" w:lineRule="auto"/>
        <w:ind w:left="2160" w:hanging="360"/>
        <w:rPr/>
      </w:pPr>
      <w:r w:rsidDel="00000000" w:rsidR="00000000" w:rsidRPr="00000000">
        <w:rPr>
          <w:rtl w:val="0"/>
        </w:rPr>
        <w:t xml:space="preserve">BED10ave: The average between the near-minimum and near-maximum doses.</w:t>
      </w:r>
    </w:p>
    <w:p w:rsidR="00000000" w:rsidDel="00000000" w:rsidP="00000000" w:rsidRDefault="00000000" w:rsidRPr="00000000" w14:paraId="00000406">
      <w:pPr>
        <w:widowControl w:val="0"/>
        <w:numPr>
          <w:ilvl w:val="1"/>
          <w:numId w:val="26"/>
        </w:numPr>
        <w:spacing w:line="240" w:lineRule="auto"/>
        <w:ind w:left="1440" w:hanging="360"/>
        <w:rPr>
          <w:u w:val="none"/>
        </w:rPr>
      </w:pPr>
      <w:r w:rsidDel="00000000" w:rsidR="00000000" w:rsidRPr="00000000">
        <w:rPr>
          <w:rtl w:val="0"/>
        </w:rPr>
        <w:t xml:space="preserve">BED10ave was the best predictor of local recurrence, while a model based on BED10min had substantially less supporting evidence. MV classification revealed BED10max as the most important predictor, followed by BED10ave.</w:t>
      </w:r>
      <w:r w:rsidDel="00000000" w:rsidR="00000000" w:rsidRPr="00000000">
        <w:rPr>
          <w:rtl w:val="0"/>
        </w:rPr>
      </w:r>
    </w:p>
    <w:p w:rsidR="00000000" w:rsidDel="00000000" w:rsidP="00000000" w:rsidRDefault="00000000" w:rsidRPr="00000000" w14:paraId="00000407">
      <w:pPr>
        <w:widowControl w:val="0"/>
        <w:numPr>
          <w:ilvl w:val="0"/>
          <w:numId w:val="2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Recommendations for prescribing and reporting per ICRU-91</w:t>
      </w:r>
      <w:r w:rsidDel="00000000" w:rsidR="00000000" w:rsidRPr="00000000">
        <w:rPr>
          <w:rFonts w:ascii="Times New Roman" w:cs="Times New Roman" w:eastAsia="Times New Roman" w:hAnsi="Times New Roman"/>
          <w:sz w:val="20"/>
          <w:szCs w:val="20"/>
          <w:rtl w:val="0"/>
        </w:rPr>
        <w:t xml:space="preserve"> [</w:t>
      </w:r>
      <w:hyperlink r:id="rId286">
        <w:r w:rsidDel="00000000" w:rsidR="00000000" w:rsidRPr="00000000">
          <w:rPr>
            <w:rFonts w:ascii="Times New Roman" w:cs="Times New Roman" w:eastAsia="Times New Roman" w:hAnsi="Times New Roman"/>
            <w:sz w:val="20"/>
            <w:szCs w:val="20"/>
            <w:rtl w:val="0"/>
          </w:rPr>
          <w:t xml:space="preserve">de Jong RTO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08">
      <w:pPr>
        <w:widowControl w:val="0"/>
        <w:numPr>
          <w:ilvl w:val="1"/>
          <w:numId w:val="2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Minimum PTVD98% </w:t>
      </w:r>
      <w:r w:rsidDel="00000000" w:rsidR="00000000" w:rsidRPr="00000000">
        <w:rPr>
          <w:rtl w:val="0"/>
        </w:rPr>
        <w:t xml:space="preserve">BED</w:t>
      </w:r>
      <w:r w:rsidDel="00000000" w:rsidR="00000000" w:rsidRPr="00000000">
        <w:rPr>
          <w:vertAlign w:val="subscript"/>
          <w:rtl w:val="0"/>
        </w:rPr>
        <w:t xml:space="preserve">10</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of 100 Gy.</w:t>
      </w:r>
    </w:p>
    <w:p w:rsidR="00000000" w:rsidDel="00000000" w:rsidP="00000000" w:rsidRDefault="00000000" w:rsidRPr="00000000" w14:paraId="00000409">
      <w:pPr>
        <w:widowControl w:val="0"/>
        <w:numPr>
          <w:ilvl w:val="1"/>
          <w:numId w:val="2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Minimum GTV/ITV </w:t>
      </w:r>
      <w:r w:rsidDel="00000000" w:rsidR="00000000" w:rsidRPr="00000000">
        <w:rPr>
          <w:rFonts w:ascii="Times New Roman" w:cs="Times New Roman" w:eastAsia="Times New Roman" w:hAnsi="Times New Roman"/>
          <w:sz w:val="20"/>
          <w:szCs w:val="20"/>
          <w:rtl w:val="0"/>
        </w:rPr>
        <w:t xml:space="preserve">mean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BED</w:t>
      </w:r>
      <w:r w:rsidDel="00000000" w:rsidR="00000000" w:rsidRPr="00000000">
        <w:rPr>
          <w:vertAlign w:val="subscript"/>
          <w:rtl w:val="0"/>
        </w:rPr>
        <w:t xml:space="preserve">10</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of 150 Gy.</w:t>
      </w:r>
    </w:p>
    <w:p w:rsidR="00000000" w:rsidDel="00000000" w:rsidP="00000000" w:rsidRDefault="00000000" w:rsidRPr="00000000" w14:paraId="0000040A">
      <w:pPr>
        <w:widowControl w:val="0"/>
        <w:numPr>
          <w:ilvl w:val="1"/>
          <w:numId w:val="2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D2% in the range of 60-70 Gy.</w:t>
      </w:r>
    </w:p>
    <w:p w:rsidR="00000000" w:rsidDel="00000000" w:rsidP="00000000" w:rsidRDefault="00000000" w:rsidRPr="00000000" w14:paraId="0000040B">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Volumes</w:t>
      </w:r>
    </w:p>
    <w:p w:rsidR="00000000" w:rsidDel="00000000" w:rsidP="00000000" w:rsidRDefault="00000000" w:rsidRPr="00000000" w14:paraId="0000040C">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w:t>
      </w:r>
      <w:r w:rsidDel="00000000" w:rsidR="00000000" w:rsidRPr="00000000">
        <w:rPr>
          <w:rFonts w:ascii="Times New Roman" w:cs="Times New Roman" w:eastAsia="Times New Roman" w:hAnsi="Times New Roman"/>
          <w:sz w:val="20"/>
          <w:szCs w:val="20"/>
          <w:rtl w:val="0"/>
        </w:rPr>
        <w:t xml:space="preserve">on lung</w:t>
      </w:r>
      <w:r w:rsidDel="00000000" w:rsidR="00000000" w:rsidRPr="00000000">
        <w:rPr>
          <w:rFonts w:ascii="Times New Roman" w:cs="Times New Roman" w:eastAsia="Times New Roman" w:hAnsi="Times New Roman"/>
          <w:sz w:val="20"/>
          <w:szCs w:val="20"/>
          <w:rtl w:val="0"/>
        </w:rPr>
        <w:t xml:space="preserve"> window.</w:t>
      </w:r>
    </w:p>
    <w:p w:rsidR="00000000" w:rsidDel="00000000" w:rsidP="00000000" w:rsidRDefault="00000000" w:rsidRPr="00000000" w14:paraId="0000040D">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ITV = 4D GTV, same concept as CTV. </w:t>
      </w:r>
    </w:p>
    <w:p w:rsidR="00000000" w:rsidDel="00000000" w:rsidP="00000000" w:rsidRDefault="00000000" w:rsidRPr="00000000" w14:paraId="0000040E">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ITV + 0.5 cm. Some use 0.3 - 0.6 mm.</w:t>
      </w:r>
    </w:p>
    <w:p w:rsidR="00000000" w:rsidDel="00000000" w:rsidP="00000000" w:rsidRDefault="00000000" w:rsidRPr="00000000" w14:paraId="0000040F">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free breathing, use 1 cm CC and 0.5 cm radially for GTV to PTV.</w:t>
      </w:r>
    </w:p>
    <w:p w:rsidR="00000000" w:rsidDel="00000000" w:rsidP="00000000" w:rsidRDefault="00000000" w:rsidRPr="00000000" w14:paraId="00000410">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Fields: Aperture from BEV should be PTV (no extra margin for dose buildup) except for small lesions.</w:t>
      </w:r>
    </w:p>
    <w:p w:rsidR="00000000" w:rsidDel="00000000" w:rsidP="00000000" w:rsidRDefault="00000000" w:rsidRPr="00000000" w14:paraId="00000411">
      <w:pPr>
        <w:numPr>
          <w:ilvl w:val="0"/>
          <w:numId w:val="2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Rx: to IDL covering PTV. </w:t>
      </w:r>
    </w:p>
    <w:p w:rsidR="00000000" w:rsidDel="00000000" w:rsidP="00000000" w:rsidRDefault="00000000" w:rsidRPr="00000000" w14:paraId="00000412">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PTV V100% ≥ 95%, V90% ≥ 99%.</w:t>
      </w:r>
    </w:p>
    <w:p w:rsidR="00000000" w:rsidDel="00000000" w:rsidP="00000000" w:rsidRDefault="00000000" w:rsidRPr="00000000" w14:paraId="00000413">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ultracentral per MDACC: ITV V100% &gt; 99%, PTV V95% &gt; 99%, PTV </w:t>
      </w:r>
      <w:r w:rsidDel="00000000" w:rsidR="00000000" w:rsidRPr="00000000">
        <w:rPr>
          <w:rFonts w:ascii="Times New Roman" w:cs="Times New Roman" w:eastAsia="Times New Roman" w:hAnsi="Times New Roman"/>
          <w:sz w:val="20"/>
          <w:szCs w:val="20"/>
          <w:rtl w:val="0"/>
        </w:rPr>
        <w:t xml:space="preserve">Dmax</w:t>
      </w:r>
      <w:r w:rsidDel="00000000" w:rsidR="00000000" w:rsidRPr="00000000">
        <w:rPr>
          <w:rFonts w:ascii="Times New Roman" w:cs="Times New Roman" w:eastAsia="Times New Roman" w:hAnsi="Times New Roman"/>
          <w:sz w:val="20"/>
          <w:szCs w:val="20"/>
          <w:rtl w:val="0"/>
        </w:rPr>
        <w:t xml:space="preserve"> &lt; 120%.</w:t>
        <w:br w:type="textWrapping"/>
      </w:r>
      <w:r w:rsidDel="00000000" w:rsidR="00000000" w:rsidRPr="00000000">
        <w:rPr>
          <w:rFonts w:ascii="Times New Roman" w:cs="Times New Roman" w:eastAsia="Times New Roman" w:hAnsi="Times New Roman"/>
          <w:i w:val="1"/>
          <w:sz w:val="20"/>
          <w:szCs w:val="20"/>
          <w:rtl w:val="0"/>
        </w:rPr>
        <w:t xml:space="preserve">This suggests that ITV coverage should be maintained and PTV sacrifice is acceptable. </w:t>
      </w:r>
    </w:p>
    <w:p w:rsidR="00000000" w:rsidDel="00000000" w:rsidP="00000000" w:rsidRDefault="00000000" w:rsidRPr="00000000" w14:paraId="00000414">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dose spillage: Volume outside PTV getting 105% should be &lt; 15% of PTV</w:t>
      </w:r>
    </w:p>
    <w:p w:rsidR="00000000" w:rsidDel="00000000" w:rsidP="00000000" w:rsidRDefault="00000000" w:rsidRPr="00000000" w14:paraId="00000415">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 = PIV/PTV &lt; 1.2.</w:t>
      </w:r>
    </w:p>
    <w:p w:rsidR="00000000" w:rsidDel="00000000" w:rsidP="00000000" w:rsidRDefault="00000000" w:rsidRPr="00000000" w14:paraId="00000416">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dose spillage: R50 = 50% Rx. </w:t>
      </w:r>
    </w:p>
    <w:p w:rsidR="00000000" w:rsidDel="00000000" w:rsidP="00000000" w:rsidRDefault="00000000" w:rsidRPr="00000000" w14:paraId="00000417">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R50 = Volume 50% IDL / Volume PTV. </w:t>
      </w:r>
    </w:p>
    <w:p w:rsidR="00000000" w:rsidDel="00000000" w:rsidP="00000000" w:rsidRDefault="00000000" w:rsidRPr="00000000" w14:paraId="00000418">
      <w:pPr>
        <w:numPr>
          <w:ilvl w:val="3"/>
          <w:numId w:val="26"/>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Usually depends on PTV, usually &lt; 3.5-6 (5 fx) or &lt; 3-4 (3 fx).</w:t>
      </w:r>
    </w:p>
    <w:p w:rsidR="00000000" w:rsidDel="00000000" w:rsidP="00000000" w:rsidRDefault="00000000" w:rsidRPr="00000000" w14:paraId="00000419">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IDL/PTV &lt; 3.5-6 for 5 fx.</w:t>
      </w:r>
    </w:p>
    <w:p w:rsidR="00000000" w:rsidDel="00000000" w:rsidP="00000000" w:rsidRDefault="00000000" w:rsidRPr="00000000" w14:paraId="0000041A">
      <w:pPr>
        <w:numPr>
          <w:ilvl w:val="1"/>
          <w:numId w:val="2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D2cm is max dose (in %) at 2 cm from PTV in any direction.</w:t>
      </w:r>
    </w:p>
    <w:p w:rsidR="00000000" w:rsidDel="00000000" w:rsidP="00000000" w:rsidRDefault="00000000" w:rsidRPr="00000000" w14:paraId="0000041B">
      <w:pPr>
        <w:numPr>
          <w:ilvl w:val="2"/>
          <w:numId w:val="26"/>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Usually depends on PTV, usu &lt; 50-60% (5 fx) or &lt; 30-40% (3 fx).</w:t>
      </w:r>
    </w:p>
    <w:p w:rsidR="00000000" w:rsidDel="00000000" w:rsidP="00000000" w:rsidRDefault="00000000" w:rsidRPr="00000000" w14:paraId="0000041C">
      <w:pPr>
        <w:pStyle w:val="Heading2"/>
        <w:rPr/>
      </w:pPr>
      <w:bookmarkStart w:colFirst="0" w:colLast="0" w:name="_tgy5ine34v5e" w:id="64"/>
      <w:bookmarkEnd w:id="64"/>
      <w:r w:rsidDel="00000000" w:rsidR="00000000" w:rsidRPr="00000000">
        <w:rPr>
          <w:rtl w:val="0"/>
        </w:rPr>
      </w:r>
    </w:p>
    <w:p w:rsidR="00000000" w:rsidDel="00000000" w:rsidP="00000000" w:rsidRDefault="00000000" w:rsidRPr="00000000" w14:paraId="0000041D">
      <w:pPr>
        <w:pStyle w:val="Heading2"/>
        <w:rPr/>
      </w:pPr>
      <w:bookmarkStart w:colFirst="0" w:colLast="0" w:name="_rcvd3544vxc7" w:id="65"/>
      <w:bookmarkEnd w:id="65"/>
      <w:hyperlink w:anchor="_opxxqv56465m">
        <w:r w:rsidDel="00000000" w:rsidR="00000000" w:rsidRPr="00000000">
          <w:rPr>
            <w:rtl w:val="0"/>
          </w:rPr>
          <w:t xml:space="preserve">Follow up after SABR</w:t>
        </w:r>
      </w:hyperlink>
      <w:r w:rsidDel="00000000" w:rsidR="00000000" w:rsidRPr="00000000">
        <w:rPr>
          <w:rtl w:val="0"/>
        </w:rPr>
      </w:r>
    </w:p>
    <w:p w:rsidR="00000000" w:rsidDel="00000000" w:rsidP="00000000" w:rsidRDefault="00000000" w:rsidRPr="00000000" w14:paraId="0000041E">
      <w:pPr>
        <w:numPr>
          <w:ilvl w:val="0"/>
          <w:numId w:val="21"/>
        </w:numPr>
        <w:spacing w:line="240" w:lineRule="auto"/>
        <w:ind w:left="720" w:hanging="360"/>
        <w:rPr>
          <w:sz w:val="20"/>
          <w:szCs w:val="20"/>
        </w:rPr>
      </w:pPr>
      <w:r w:rsidDel="00000000" w:rsidR="00000000" w:rsidRPr="00000000">
        <w:rPr>
          <w:rtl w:val="0"/>
        </w:rPr>
        <w:t xml:space="preserve">CT chest q6 mo x2y, then annually. PET/CT should not be used as a surveillance tool [</w:t>
      </w:r>
      <w:hyperlink w:anchor="x0pt4mmhjq2i">
        <w:r w:rsidDel="00000000" w:rsidR="00000000" w:rsidRPr="00000000">
          <w:rPr>
            <w:rtl w:val="0"/>
          </w:rPr>
          <w:t xml:space="preserve">ASCO Guidelines '19</w:t>
        </w:r>
      </w:hyperlink>
      <w:r w:rsidDel="00000000" w:rsidR="00000000" w:rsidRPr="00000000">
        <w:rPr>
          <w:rtl w:val="0"/>
        </w:rPr>
        <w:t xml:space="preserve">]</w:t>
      </w:r>
    </w:p>
    <w:p w:rsidR="00000000" w:rsidDel="00000000" w:rsidP="00000000" w:rsidRDefault="00000000" w:rsidRPr="00000000" w14:paraId="0000041F">
      <w:pPr>
        <w:numPr>
          <w:ilvl w:val="0"/>
          <w:numId w:val="21"/>
        </w:numPr>
        <w:spacing w:line="240" w:lineRule="auto"/>
        <w:ind w:left="720" w:hanging="360"/>
        <w:rPr/>
      </w:pPr>
      <w:r w:rsidDel="00000000" w:rsidR="00000000" w:rsidRPr="00000000">
        <w:rPr>
          <w:rtl w:val="0"/>
        </w:rPr>
        <w:t xml:space="preserve">5y LR 7%, 5y lobar recurrence 20%, 5y DM ~30%, 5y OS ~40% per [</w:t>
      </w:r>
      <w:hyperlink w:anchor="a7j9wvgpo9h0">
        <w:r w:rsidDel="00000000" w:rsidR="00000000" w:rsidRPr="00000000">
          <w:rPr>
            <w:rtl w:val="0"/>
          </w:rPr>
          <w:t xml:space="preserve">RTOG 02-36</w:t>
        </w:r>
      </w:hyperlink>
      <w:r w:rsidDel="00000000" w:rsidR="00000000" w:rsidRPr="00000000">
        <w:rPr>
          <w:rtl w:val="0"/>
        </w:rPr>
        <w:t xml:space="preserve">].</w:t>
      </w:r>
    </w:p>
    <w:p w:rsidR="00000000" w:rsidDel="00000000" w:rsidP="00000000" w:rsidRDefault="00000000" w:rsidRPr="00000000" w14:paraId="00000420">
      <w:pPr>
        <w:numPr>
          <w:ilvl w:val="0"/>
          <w:numId w:val="21"/>
        </w:numPr>
        <w:spacing w:line="240" w:lineRule="auto"/>
        <w:ind w:left="720" w:hanging="360"/>
      </w:pPr>
      <w:r w:rsidDel="00000000" w:rsidR="00000000" w:rsidRPr="00000000">
        <w:rPr>
          <w:b w:val="1"/>
          <w:rtl w:val="0"/>
        </w:rPr>
        <w:t xml:space="preserve">Patterns of Recurrence </w:t>
      </w:r>
      <w:r w:rsidDel="00000000" w:rsidR="00000000" w:rsidRPr="00000000">
        <w:rPr>
          <w:rtl w:val="0"/>
        </w:rPr>
        <w:t xml:space="preserve">[</w:t>
      </w:r>
      <w:hyperlink r:id="rId287">
        <w:r w:rsidDel="00000000" w:rsidR="00000000" w:rsidRPr="00000000">
          <w:rPr>
            <w:rtl w:val="0"/>
          </w:rPr>
          <w:t xml:space="preserve">Senthi</w:t>
        </w:r>
      </w:hyperlink>
      <w:hyperlink r:id="rId288">
        <w:r w:rsidDel="00000000" w:rsidR="00000000" w:rsidRPr="00000000">
          <w:rPr>
            <w:rtl w:val="0"/>
          </w:rPr>
          <w:t xml:space="preserve"> Lancet '12</w:t>
        </w:r>
      </w:hyperlink>
      <w:r w:rsidDel="00000000" w:rsidR="00000000" w:rsidRPr="00000000">
        <w:rPr>
          <w:rtl w:val="0"/>
        </w:rPr>
        <w:t xml:space="preserve">]. SABR plans: 5y LC 90%, DC 80%.</w:t>
        <w:br w:type="textWrapping"/>
        <w:t xml:space="preserve">BED</w:t>
      </w:r>
      <w:r w:rsidDel="00000000" w:rsidR="00000000" w:rsidRPr="00000000">
        <w:rPr>
          <w:vertAlign w:val="subscript"/>
          <w:rtl w:val="0"/>
        </w:rPr>
        <w:t xml:space="preserve">10</w:t>
      </w:r>
      <w:r w:rsidDel="00000000" w:rsidR="00000000" w:rsidRPr="00000000">
        <w:rPr>
          <w:rFonts w:ascii="Gungsuh" w:cs="Gungsuh" w:eastAsia="Gungsuh" w:hAnsi="Gungsuh"/>
          <w:rtl w:val="0"/>
        </w:rPr>
        <w:t xml:space="preserve"> ≥ 100 to maximize LC; BED</w:t>
      </w:r>
      <w:r w:rsidDel="00000000" w:rsidR="00000000" w:rsidRPr="00000000">
        <w:rPr>
          <w:vertAlign w:val="subscript"/>
          <w:rtl w:val="0"/>
        </w:rPr>
        <w:t xml:space="preserve">3</w:t>
      </w:r>
      <w:r w:rsidDel="00000000" w:rsidR="00000000" w:rsidRPr="00000000">
        <w:rPr>
          <w:rFonts w:ascii="Gungsuh" w:cs="Gungsuh" w:eastAsia="Gungsuh" w:hAnsi="Gungsuh"/>
          <w:rtl w:val="0"/>
        </w:rPr>
        <w:t xml:space="preserve"> ≤ 240 to keep risk of fatal toxicity to 1%.</w:t>
      </w:r>
    </w:p>
    <w:p w:rsidR="00000000" w:rsidDel="00000000" w:rsidP="00000000" w:rsidRDefault="00000000" w:rsidRPr="00000000" w14:paraId="00000421">
      <w:pPr>
        <w:numPr>
          <w:ilvl w:val="1"/>
          <w:numId w:val="21"/>
        </w:numPr>
        <w:spacing w:line="240" w:lineRule="auto"/>
        <w:ind w:left="1440" w:hanging="360"/>
      </w:pPr>
      <w:r w:rsidDel="00000000" w:rsidR="00000000" w:rsidRPr="00000000">
        <w:rPr>
          <w:rtl w:val="0"/>
        </w:rPr>
        <w:t xml:space="preserve">676 pts. PET+ cT1-2N0 NSCLC. 65% treated without tissue. </w:t>
      </w:r>
    </w:p>
    <w:p w:rsidR="00000000" w:rsidDel="00000000" w:rsidP="00000000" w:rsidRDefault="00000000" w:rsidRPr="00000000" w14:paraId="00000422">
      <w:pPr>
        <w:numPr>
          <w:ilvl w:val="1"/>
          <w:numId w:val="21"/>
        </w:numPr>
        <w:spacing w:line="240" w:lineRule="auto"/>
        <w:ind w:left="1440" w:hanging="360"/>
      </w:pPr>
      <w:r w:rsidDel="00000000" w:rsidR="00000000" w:rsidRPr="00000000">
        <w:rPr>
          <w:rtl w:val="0"/>
        </w:rPr>
        <w:t xml:space="preserve">5y LR 11%, 5y LRF 13%, 5y DM 20%.</w:t>
      </w:r>
      <w:r w:rsidDel="00000000" w:rsidR="00000000" w:rsidRPr="00000000">
        <w:rPr>
          <w:rtl w:val="0"/>
        </w:rPr>
      </w:r>
    </w:p>
    <w:p w:rsidR="00000000" w:rsidDel="00000000" w:rsidP="00000000" w:rsidRDefault="00000000" w:rsidRPr="00000000" w14:paraId="00000423">
      <w:pPr>
        <w:numPr>
          <w:ilvl w:val="0"/>
          <w:numId w:val="21"/>
        </w:numPr>
        <w:spacing w:line="240" w:lineRule="auto"/>
        <w:ind w:left="720" w:hanging="360"/>
      </w:pPr>
      <w:r w:rsidDel="00000000" w:rsidR="00000000" w:rsidRPr="00000000">
        <w:rPr>
          <w:b w:val="1"/>
          <w:rtl w:val="0"/>
        </w:rPr>
        <w:t xml:space="preserve">Kestin</w:t>
      </w:r>
      <w:r w:rsidDel="00000000" w:rsidR="00000000" w:rsidRPr="00000000">
        <w:rPr>
          <w:rtl w:val="0"/>
        </w:rPr>
        <w:t xml:space="preserve"> [</w:t>
      </w:r>
      <w:hyperlink r:id="rId289">
        <w:r w:rsidDel="00000000" w:rsidR="00000000" w:rsidRPr="00000000">
          <w:rPr>
            <w:rtl w:val="0"/>
          </w:rPr>
          <w:t xml:space="preserve">RTO '14]</w:t>
        </w:r>
      </w:hyperlink>
      <w:r w:rsidDel="00000000" w:rsidR="00000000" w:rsidRPr="00000000">
        <w:rPr>
          <w:rtl w:val="0"/>
        </w:rPr>
        <w:t xml:space="preserve">: Mostly </w:t>
      </w:r>
      <w:r w:rsidDel="00000000" w:rsidR="00000000" w:rsidRPr="00000000">
        <w:rPr>
          <w:b w:val="1"/>
          <w:rtl w:val="0"/>
        </w:rPr>
        <w:t xml:space="preserve">54/3</w:t>
      </w:r>
      <w:r w:rsidDel="00000000" w:rsidR="00000000" w:rsidRPr="00000000">
        <w:rPr>
          <w:rtl w:val="0"/>
        </w:rPr>
        <w:t xml:space="preserve">, but also 48/4, 60/5, 60/8. </w:t>
        <w:br w:type="textWrapping"/>
        <w:t xml:space="preserve">Rx BED</w:t>
      </w:r>
      <w:r w:rsidDel="00000000" w:rsidR="00000000" w:rsidRPr="00000000">
        <w:rPr>
          <w:vertAlign w:val="subscript"/>
          <w:rtl w:val="0"/>
        </w:rPr>
        <w:t xml:space="preserve">10 </w:t>
      </w:r>
      <w:r w:rsidDel="00000000" w:rsidR="00000000" w:rsidRPr="00000000">
        <w:rPr>
          <w:rtl w:val="0"/>
        </w:rPr>
        <w:t xml:space="preserve">&gt; 105, PTVmean &gt;125 Gy improves outcomes.</w:t>
      </w:r>
    </w:p>
    <w:p w:rsidR="00000000" w:rsidDel="00000000" w:rsidP="00000000" w:rsidRDefault="00000000" w:rsidRPr="00000000" w14:paraId="00000424">
      <w:pPr>
        <w:numPr>
          <w:ilvl w:val="1"/>
          <w:numId w:val="21"/>
        </w:numPr>
        <w:spacing w:line="240" w:lineRule="auto"/>
        <w:ind w:left="1440" w:hanging="360"/>
      </w:pPr>
      <w:r w:rsidDel="00000000" w:rsidR="00000000" w:rsidRPr="00000000">
        <w:rPr>
          <w:rtl w:val="0"/>
        </w:rPr>
        <w:t xml:space="preserve">505 tumors in 483 pts from 1998-2010. cT1-T2N0. 5 different institutions. Mean f/u 1.6y.</w:t>
      </w:r>
    </w:p>
    <w:p w:rsidR="00000000" w:rsidDel="00000000" w:rsidP="00000000" w:rsidRDefault="00000000" w:rsidRPr="00000000" w14:paraId="00000425">
      <w:pPr>
        <w:numPr>
          <w:ilvl w:val="2"/>
          <w:numId w:val="21"/>
        </w:numPr>
        <w:spacing w:line="240" w:lineRule="auto"/>
        <w:ind w:left="2160" w:hanging="360"/>
      </w:pPr>
      <w:r w:rsidDel="00000000" w:rsidR="00000000" w:rsidRPr="00000000">
        <w:rPr>
          <w:rtl w:val="0"/>
        </w:rPr>
        <w:t xml:space="preserve">3D conformal. Only req'd 4D after 2006.</w:t>
      </w:r>
    </w:p>
    <w:p w:rsidR="00000000" w:rsidDel="00000000" w:rsidP="00000000" w:rsidRDefault="00000000" w:rsidRPr="00000000" w14:paraId="00000426">
      <w:pPr>
        <w:numPr>
          <w:ilvl w:val="1"/>
          <w:numId w:val="21"/>
        </w:numPr>
        <w:spacing w:line="240" w:lineRule="auto"/>
        <w:ind w:left="1440" w:hanging="360"/>
      </w:pPr>
      <w:r w:rsidDel="00000000" w:rsidR="00000000" w:rsidRPr="00000000">
        <w:rPr>
          <w:rtl w:val="0"/>
        </w:rPr>
        <w:t xml:space="preserve">Overall, 26 cases (5%) had LR at 2y.</w:t>
      </w:r>
    </w:p>
    <w:p w:rsidR="00000000" w:rsidDel="00000000" w:rsidP="00000000" w:rsidRDefault="00000000" w:rsidRPr="00000000" w14:paraId="00000427">
      <w:pPr>
        <w:numPr>
          <w:ilvl w:val="1"/>
          <w:numId w:val="21"/>
        </w:numPr>
        <w:spacing w:line="240" w:lineRule="auto"/>
        <w:ind w:left="1440" w:hanging="360"/>
      </w:pPr>
      <w:r w:rsidDel="00000000" w:rsidR="00000000" w:rsidRPr="00000000">
        <w:rPr>
          <w:rtl w:val="0"/>
        </w:rPr>
        <w:t xml:space="preserve">2y LR for PTVmean BED</w:t>
      </w:r>
      <w:r w:rsidDel="00000000" w:rsidR="00000000" w:rsidRPr="00000000">
        <w:rPr>
          <w:vertAlign w:val="subscript"/>
          <w:rtl w:val="0"/>
        </w:rPr>
        <w:t xml:space="preserve">10</w:t>
      </w:r>
      <w:r w:rsidDel="00000000" w:rsidR="00000000" w:rsidRPr="00000000">
        <w:rPr>
          <w:rFonts w:ascii="Cardo" w:cs="Cardo" w:eastAsia="Cardo" w:hAnsi="Cardo"/>
          <w:rtl w:val="0"/>
        </w:rPr>
        <w:t xml:space="preserve"> ± 125 Gy 4→ 17%.</w:t>
      </w:r>
    </w:p>
    <w:p w:rsidR="00000000" w:rsidDel="00000000" w:rsidP="00000000" w:rsidRDefault="00000000" w:rsidRPr="00000000" w14:paraId="00000428">
      <w:pPr>
        <w:numPr>
          <w:ilvl w:val="1"/>
          <w:numId w:val="21"/>
        </w:numPr>
        <w:spacing w:line="240" w:lineRule="auto"/>
        <w:ind w:left="1440" w:hanging="360"/>
      </w:pPr>
      <w:r w:rsidDel="00000000" w:rsidR="00000000" w:rsidRPr="00000000">
        <w:rPr>
          <w:rtl w:val="0"/>
        </w:rPr>
        <w:t xml:space="preserve">2y LR for Rx BED</w:t>
      </w:r>
      <w:r w:rsidDel="00000000" w:rsidR="00000000" w:rsidRPr="00000000">
        <w:rPr>
          <w:vertAlign w:val="subscript"/>
          <w:rtl w:val="0"/>
        </w:rPr>
        <w:t xml:space="preserve">10</w:t>
      </w:r>
      <w:r w:rsidDel="00000000" w:rsidR="00000000" w:rsidRPr="00000000">
        <w:rPr>
          <w:rFonts w:ascii="Cardo" w:cs="Cardo" w:eastAsia="Cardo" w:hAnsi="Cardo"/>
          <w:rtl w:val="0"/>
        </w:rPr>
        <w:t xml:space="preserve"> ± 105 Gy 4→ 15%.</w:t>
      </w:r>
    </w:p>
    <w:p w:rsidR="00000000" w:rsidDel="00000000" w:rsidP="00000000" w:rsidRDefault="00000000" w:rsidRPr="00000000" w14:paraId="00000429">
      <w:pPr>
        <w:numPr>
          <w:ilvl w:val="1"/>
          <w:numId w:val="21"/>
        </w:numPr>
        <w:spacing w:line="240" w:lineRule="auto"/>
        <w:ind w:left="1440" w:hanging="360"/>
      </w:pPr>
      <w:r w:rsidDel="00000000" w:rsidR="00000000" w:rsidRPr="00000000">
        <w:rPr>
          <w:rFonts w:ascii="Cardo" w:cs="Cardo" w:eastAsia="Cardo" w:hAnsi="Cardo"/>
          <w:rtl w:val="0"/>
        </w:rPr>
        <w:t xml:space="preserve">2y LR for tx ± 10 days 4→ 14%. </w:t>
      </w:r>
      <w:r w:rsidDel="00000000" w:rsidR="00000000" w:rsidRPr="00000000">
        <w:rPr>
          <w:i w:val="1"/>
          <w:rtl w:val="0"/>
        </w:rPr>
        <w:t xml:space="preserve">11 days or greater may have worse local control?</w:t>
      </w:r>
    </w:p>
    <w:p w:rsidR="00000000" w:rsidDel="00000000" w:rsidP="00000000" w:rsidRDefault="00000000" w:rsidRPr="00000000" w14:paraId="0000042A">
      <w:pPr>
        <w:numPr>
          <w:ilvl w:val="1"/>
          <w:numId w:val="21"/>
        </w:numPr>
        <w:spacing w:line="240" w:lineRule="auto"/>
        <w:ind w:left="1440" w:hanging="360"/>
      </w:pPr>
      <w:r w:rsidDel="00000000" w:rsidR="00000000" w:rsidRPr="00000000">
        <w:rPr>
          <w:rFonts w:ascii="Cardo" w:cs="Cardo" w:eastAsia="Cardo" w:hAnsi="Cardo"/>
          <w:rtl w:val="0"/>
        </w:rPr>
        <w:t xml:space="preserve">2y LR for ± 2.7 cm tumors 3→ 9%.</w:t>
      </w:r>
      <w:r w:rsidDel="00000000" w:rsidR="00000000" w:rsidRPr="00000000">
        <w:rPr>
          <w:rtl w:val="0"/>
        </w:rPr>
      </w:r>
    </w:p>
    <w:p w:rsidR="00000000" w:rsidDel="00000000" w:rsidP="00000000" w:rsidRDefault="00000000" w:rsidRPr="00000000" w14:paraId="0000042B">
      <w:pPr>
        <w:numPr>
          <w:ilvl w:val="0"/>
          <w:numId w:val="2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Imaging changes after SBRT</w:t>
      </w:r>
      <w:r w:rsidDel="00000000" w:rsidR="00000000" w:rsidRPr="00000000">
        <w:rPr>
          <w:rFonts w:ascii="Times New Roman" w:cs="Times New Roman" w:eastAsia="Times New Roman" w:hAnsi="Times New Roman"/>
          <w:sz w:val="20"/>
          <w:szCs w:val="20"/>
          <w:rtl w:val="0"/>
        </w:rPr>
        <w:t xml:space="preserve"> [</w:t>
      </w:r>
      <w:hyperlink r:id="rId290">
        <w:r w:rsidDel="00000000" w:rsidR="00000000" w:rsidRPr="00000000">
          <w:rPr>
            <w:rFonts w:ascii="Times New Roman" w:cs="Times New Roman" w:eastAsia="Times New Roman" w:hAnsi="Times New Roman"/>
            <w:sz w:val="20"/>
            <w:szCs w:val="20"/>
            <w:rtl w:val="0"/>
          </w:rPr>
          <w:t xml:space="preserve">Linda Eur J Radiol '11]</w:t>
        </w:r>
      </w:hyperlink>
      <w:r w:rsidDel="00000000" w:rsidR="00000000" w:rsidRPr="00000000">
        <w:rPr>
          <w:rtl w:val="0"/>
        </w:rPr>
      </w:r>
    </w:p>
    <w:p w:rsidR="00000000" w:rsidDel="00000000" w:rsidP="00000000" w:rsidRDefault="00000000" w:rsidRPr="00000000" w14:paraId="0000042C">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Early CT findings: Diffuse consolidation, diffuse GGO, patchy consolidation and GGO, Patchy GGO.</w:t>
      </w:r>
    </w:p>
    <w:p w:rsidR="00000000" w:rsidDel="00000000" w:rsidP="00000000" w:rsidRDefault="00000000" w:rsidRPr="00000000" w14:paraId="0000042D">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Late CT findings: Modified conventional pattern, mass-like pattern, scar-like pattern.</w:t>
      </w:r>
    </w:p>
    <w:p w:rsidR="00000000" w:rsidDel="00000000" w:rsidP="00000000" w:rsidRDefault="00000000" w:rsidRPr="00000000" w14:paraId="0000042E">
      <w:pPr>
        <w:numPr>
          <w:ilvl w:val="0"/>
          <w:numId w:val="2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PET persistence &gt; 6 mo with SUV &gt; 5 highly suspicious for LR</w:t>
      </w:r>
      <w:r w:rsidDel="00000000" w:rsidR="00000000" w:rsidRPr="00000000">
        <w:rPr>
          <w:rFonts w:ascii="Times New Roman" w:cs="Times New Roman" w:eastAsia="Times New Roman" w:hAnsi="Times New Roman"/>
          <w:sz w:val="20"/>
          <w:szCs w:val="20"/>
          <w:rtl w:val="0"/>
        </w:rPr>
        <w:t xml:space="preserve"> [</w:t>
      </w:r>
      <w:hyperlink r:id="rId291">
        <w:r w:rsidDel="00000000" w:rsidR="00000000" w:rsidRPr="00000000">
          <w:rPr>
            <w:rFonts w:ascii="Times New Roman" w:cs="Times New Roman" w:eastAsia="Times New Roman" w:hAnsi="Times New Roman"/>
            <w:sz w:val="20"/>
            <w:szCs w:val="20"/>
            <w:rtl w:val="0"/>
          </w:rPr>
          <w:t xml:space="preserve">Zhang and Chang IJROBP '12]</w:t>
        </w:r>
      </w:hyperlink>
      <w:r w:rsidDel="00000000" w:rsidR="00000000" w:rsidRPr="00000000">
        <w:rPr>
          <w:rtl w:val="0"/>
        </w:rPr>
      </w:r>
    </w:p>
    <w:p w:rsidR="00000000" w:rsidDel="00000000" w:rsidP="00000000" w:rsidRDefault="00000000" w:rsidRPr="00000000" w14:paraId="0000042F">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use PET if High risk CT features, there is no role for routine PET.</w:t>
      </w:r>
    </w:p>
    <w:p w:rsidR="00000000" w:rsidDel="00000000" w:rsidP="00000000" w:rsidRDefault="00000000" w:rsidRPr="00000000" w14:paraId="00000430">
      <w:pPr>
        <w:numPr>
          <w:ilvl w:val="0"/>
          <w:numId w:val="2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High risk CT features [</w:t>
      </w:r>
      <w:hyperlink r:id="rId292">
        <w:r w:rsidDel="00000000" w:rsidR="00000000" w:rsidRPr="00000000">
          <w:rPr>
            <w:rFonts w:ascii="Times New Roman" w:cs="Times New Roman" w:eastAsia="Times New Roman" w:hAnsi="Times New Roman"/>
            <w:sz w:val="20"/>
            <w:szCs w:val="20"/>
            <w:rtl w:val="0"/>
          </w:rPr>
          <w:t xml:space="preserve">Huang RTO '13]</w:t>
        </w:r>
      </w:hyperlink>
      <w:r w:rsidDel="00000000" w:rsidR="00000000" w:rsidRPr="00000000">
        <w:rPr>
          <w:rFonts w:ascii="Times New Roman" w:cs="Times New Roman" w:eastAsia="Times New Roman" w:hAnsi="Times New Roman"/>
          <w:sz w:val="20"/>
          <w:szCs w:val="20"/>
          <w:rtl w:val="0"/>
        </w:rPr>
        <w:t xml:space="preserve">: Enlarging opacity, CC growth, sequential enlargement, enlarging opacity after 12 months, loss of linear margins, bulging margin, loss of air bronchograms.</w:t>
      </w:r>
    </w:p>
    <w:p w:rsidR="00000000" w:rsidDel="00000000" w:rsidP="00000000" w:rsidRDefault="00000000" w:rsidRPr="00000000" w14:paraId="00000431">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 2 high risk CT features, get PET. If SUV ≥ 5 or SUV &gt; pretreatment, bx or resection.</w:t>
      </w:r>
    </w:p>
    <w:p w:rsidR="00000000" w:rsidDel="00000000" w:rsidP="00000000" w:rsidRDefault="00000000" w:rsidRPr="00000000" w14:paraId="00000432">
      <w:pPr>
        <w:numPr>
          <w:ilvl w:val="1"/>
          <w:numId w:val="2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 3 high risk CT features, no PET necessary.</w:t>
      </w:r>
      <w:r w:rsidDel="00000000" w:rsidR="00000000" w:rsidRPr="00000000">
        <w:rPr>
          <w:rtl w:val="0"/>
        </w:rPr>
      </w:r>
    </w:p>
    <w:p w:rsidR="00000000" w:rsidDel="00000000" w:rsidP="00000000" w:rsidRDefault="00000000" w:rsidRPr="00000000" w14:paraId="00000433">
      <w:pPr>
        <w:spacing w:line="240" w:lineRule="auto"/>
        <w:ind w:left="1440" w:firstLine="0"/>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434">
      <w:pPr>
        <w:pStyle w:val="Heading1"/>
        <w:jc w:val="center"/>
        <w:rPr/>
      </w:pPr>
      <w:bookmarkStart w:colFirst="0" w:colLast="0" w:name="_lx2epxcmsg6" w:id="66"/>
      <w:bookmarkEnd w:id="66"/>
      <w:hyperlink w:anchor="_6sfwza45y5km">
        <w:r w:rsidDel="00000000" w:rsidR="00000000" w:rsidRPr="00000000">
          <w:rPr>
            <w:rtl w:val="0"/>
          </w:rPr>
          <w:t xml:space="preserve">Locally Advanced NSCLC</w:t>
        </w:r>
      </w:hyperlink>
      <w:r w:rsidDel="00000000" w:rsidR="00000000" w:rsidRPr="00000000">
        <w:rPr>
          <w:rtl w:val="0"/>
        </w:rPr>
      </w:r>
    </w:p>
    <w:p w:rsidR="00000000" w:rsidDel="00000000" w:rsidP="00000000" w:rsidRDefault="00000000" w:rsidRPr="00000000" w14:paraId="00000435">
      <w:pPr>
        <w:spacing w:line="240" w:lineRule="auto"/>
        <w:rPr>
          <w:rFonts w:ascii="Times New Roman" w:cs="Times New Roman" w:eastAsia="Times New Roman" w:hAnsi="Times New Roman"/>
          <w:sz w:val="20"/>
          <w:szCs w:val="20"/>
        </w:rPr>
      </w:pPr>
      <w:r w:rsidDel="00000000" w:rsidR="00000000" w:rsidRPr="00000000">
        <w:rPr/>
        <w:drawing>
          <wp:inline distB="114300" distT="114300" distL="114300" distR="114300">
            <wp:extent cx="6858000" cy="2971800"/>
            <wp:effectExtent b="12700" l="12700" r="12700" t="12700"/>
            <wp:docPr id="8" name="image7.png"/>
            <a:graphic>
              <a:graphicData uri="http://schemas.openxmlformats.org/drawingml/2006/picture">
                <pic:pic>
                  <pic:nvPicPr>
                    <pic:cNvPr id="0" name="image7.png"/>
                    <pic:cNvPicPr preferRelativeResize="0"/>
                  </pic:nvPicPr>
                  <pic:blipFill>
                    <a:blip r:embed="rId293"/>
                    <a:srcRect b="0" l="0" r="0" t="0"/>
                    <a:stretch>
                      <a:fillRect/>
                    </a:stretch>
                  </pic:blipFill>
                  <pic:spPr>
                    <a:xfrm>
                      <a:off x="0" y="0"/>
                      <a:ext cx="68580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6">
      <w:pPr>
        <w:spacing w:line="24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T2: ≤ 5 cm. Visceral pleura, no carina. Whole lung atelectasis, mainstem bronchus.</w:t>
      </w:r>
    </w:p>
    <w:p w:rsidR="00000000" w:rsidDel="00000000" w:rsidP="00000000" w:rsidRDefault="00000000" w:rsidRPr="00000000" w14:paraId="00000437">
      <w:pPr>
        <w:spacing w:line="24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T3: ≤ 7 cm. Parietal pleura. Pericardium. Chest wall, brachial plexus, tumor in the same lobe.</w:t>
      </w:r>
    </w:p>
    <w:p w:rsidR="00000000" w:rsidDel="00000000" w:rsidP="00000000" w:rsidRDefault="00000000" w:rsidRPr="00000000" w14:paraId="000004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T4: &gt; 7 cm, Vertebral body, subclavian, diaphragm, mediastinum, tumor in the same lung.</w:t>
      </w:r>
    </w:p>
    <w:p w:rsidR="00000000" w:rsidDel="00000000" w:rsidP="00000000" w:rsidRDefault="00000000" w:rsidRPr="00000000" w14:paraId="00000439">
      <w:pPr>
        <w:spacing w:line="240" w:lineRule="auto"/>
        <w:rPr/>
      </w:pPr>
      <w:r w:rsidDel="00000000" w:rsidR="00000000" w:rsidRPr="00000000">
        <w:rPr>
          <w:rFonts w:ascii="Times New Roman" w:cs="Times New Roman" w:eastAsia="Times New Roman" w:hAnsi="Times New Roman"/>
          <w:sz w:val="20"/>
          <w:szCs w:val="20"/>
          <w:rtl w:val="0"/>
        </w:rPr>
        <w:t xml:space="preserve">M1b: Solitary extrathoracic.</w:t>
      </w:r>
      <w:r w:rsidDel="00000000" w:rsidR="00000000" w:rsidRPr="00000000">
        <w:rPr>
          <w:rtl w:val="0"/>
        </w:rPr>
      </w:r>
    </w:p>
    <w:p w:rsidR="00000000" w:rsidDel="00000000" w:rsidP="00000000" w:rsidRDefault="00000000" w:rsidRPr="00000000" w14:paraId="0000043A">
      <w:pPr>
        <w:spacing w:line="240" w:lineRule="auto"/>
        <w:rPr>
          <w:i w:val="1"/>
        </w:rPr>
      </w:pPr>
      <w:hyperlink r:id="rId294">
        <w:r w:rsidDel="00000000" w:rsidR="00000000" w:rsidRPr="00000000">
          <w:rPr>
            <w:b w:val="1"/>
            <w:rtl w:val="0"/>
          </w:rPr>
          <w:t xml:space="preserve">StatPearls: Pancoast Syndrome</w:t>
        </w:r>
      </w:hyperlink>
      <w:r w:rsidDel="00000000" w:rsidR="00000000" w:rsidRPr="00000000">
        <w:rPr>
          <w:b w:val="1"/>
          <w:rtl w:val="0"/>
        </w:rPr>
        <w:t xml:space="preserve"> </w:t>
      </w:r>
      <w:r w:rsidDel="00000000" w:rsidR="00000000" w:rsidRPr="00000000">
        <w:rPr>
          <w:i w:val="1"/>
          <w:rtl w:val="0"/>
        </w:rPr>
        <w:t xml:space="preserve">Last update: 3/3/2019.</w:t>
      </w:r>
    </w:p>
    <w:p w:rsidR="00000000" w:rsidDel="00000000" w:rsidP="00000000" w:rsidRDefault="00000000" w:rsidRPr="00000000" w14:paraId="0000043B">
      <w:pPr>
        <w:spacing w:line="240" w:lineRule="auto"/>
        <w:ind w:left="0" w:firstLine="0"/>
        <w:rPr/>
      </w:pPr>
      <w:r w:rsidDel="00000000" w:rsidR="00000000" w:rsidRPr="00000000">
        <w:rPr>
          <w:rtl w:val="0"/>
        </w:rPr>
        <w:t xml:space="preserve">Zaorsky: [</w:t>
      </w:r>
      <w:hyperlink r:id="rId295">
        <w:r w:rsidDel="00000000" w:rsidR="00000000" w:rsidRPr="00000000">
          <w:rPr>
            <w:rtl w:val="0"/>
          </w:rPr>
          <w:t xml:space="preserve">LN stations in lungs</w:t>
        </w:r>
      </w:hyperlink>
      <w:r w:rsidDel="00000000" w:rsidR="00000000" w:rsidRPr="00000000">
        <w:rPr>
          <w:rtl w:val="0"/>
        </w:rPr>
        <w:t xml:space="preserve">].</w:t>
      </w:r>
    </w:p>
    <w:p w:rsidR="00000000" w:rsidDel="00000000" w:rsidP="00000000" w:rsidRDefault="00000000" w:rsidRPr="00000000" w14:paraId="0000043C">
      <w:pPr>
        <w:spacing w:line="240" w:lineRule="auto"/>
        <w:ind w:left="0" w:firstLine="0"/>
        <w:rPr/>
      </w:pPr>
      <w:r w:rsidDel="00000000" w:rsidR="00000000" w:rsidRPr="00000000">
        <w:rPr>
          <w:rtl w:val="0"/>
        </w:rPr>
        <w:t xml:space="preserve">eContour [</w:t>
      </w:r>
      <w:hyperlink r:id="rId296">
        <w:r w:rsidDel="00000000" w:rsidR="00000000" w:rsidRPr="00000000">
          <w:rPr>
            <w:rtl w:val="0"/>
          </w:rPr>
          <w:t xml:space="preserve">Thoracic OARs and lobar anatomy</w:t>
        </w:r>
      </w:hyperlink>
      <w:r w:rsidDel="00000000" w:rsidR="00000000" w:rsidRPr="00000000">
        <w:rPr>
          <w:rtl w:val="0"/>
        </w:rPr>
        <w:t xml:space="preserve">, </w:t>
      </w:r>
      <w:hyperlink r:id="rId297">
        <w:r w:rsidDel="00000000" w:rsidR="00000000" w:rsidRPr="00000000">
          <w:rPr>
            <w:rtl w:val="0"/>
          </w:rPr>
          <w:t xml:space="preserve">Kong IJROBP '11</w:t>
        </w:r>
      </w:hyperlink>
      <w:r w:rsidDel="00000000" w:rsidR="00000000" w:rsidRPr="00000000">
        <w:rPr>
          <w:rtl w:val="0"/>
        </w:rPr>
        <w:t xml:space="preserve">], [</w:t>
      </w:r>
      <w:hyperlink r:id="rId298">
        <w:r w:rsidDel="00000000" w:rsidR="00000000" w:rsidRPr="00000000">
          <w:rPr>
            <w:rtl w:val="0"/>
          </w:rPr>
          <w:t xml:space="preserve">PORT for pN2</w:t>
        </w:r>
      </w:hyperlink>
      <w:r w:rsidDel="00000000" w:rsidR="00000000" w:rsidRPr="00000000">
        <w:rPr>
          <w:rtl w:val="0"/>
        </w:rPr>
        <w:t xml:space="preserve">].</w:t>
      </w:r>
    </w:p>
    <w:p w:rsidR="00000000" w:rsidDel="00000000" w:rsidP="00000000" w:rsidRDefault="00000000" w:rsidRPr="00000000" w14:paraId="0000043D">
      <w:pPr>
        <w:spacing w:line="240" w:lineRule="auto"/>
        <w:ind w:left="0" w:firstLine="0"/>
        <w:rPr/>
      </w:pPr>
      <w:r w:rsidDel="00000000" w:rsidR="00000000" w:rsidRPr="00000000">
        <w:rPr>
          <w:rtl w:val="0"/>
        </w:rPr>
        <w:t xml:space="preserve">ARRO: [</w:t>
      </w:r>
      <w:hyperlink r:id="rId299">
        <w:r w:rsidDel="00000000" w:rsidR="00000000" w:rsidRPr="00000000">
          <w:rPr>
            <w:rtl w:val="0"/>
          </w:rPr>
          <w:t xml:space="preserve">NSCLC</w:t>
        </w:r>
      </w:hyperlink>
      <w:r w:rsidDel="00000000" w:rsidR="00000000" w:rsidRPr="00000000">
        <w:rPr>
          <w:rtl w:val="0"/>
        </w:rPr>
        <w:t xml:space="preserve">], [</w:t>
      </w:r>
      <w:hyperlink r:id="rId300">
        <w:r w:rsidDel="00000000" w:rsidR="00000000" w:rsidRPr="00000000">
          <w:rPr>
            <w:rtl w:val="0"/>
          </w:rPr>
          <w:t xml:space="preserve">Resectable LA-NSCLC</w:t>
        </w:r>
      </w:hyperlink>
      <w:r w:rsidDel="00000000" w:rsidR="00000000" w:rsidRPr="00000000">
        <w:rPr>
          <w:rtl w:val="0"/>
        </w:rPr>
        <w:t xml:space="preserve">].</w:t>
      </w:r>
    </w:p>
    <w:p w:rsidR="00000000" w:rsidDel="00000000" w:rsidP="00000000" w:rsidRDefault="00000000" w:rsidRPr="00000000" w14:paraId="0000043E">
      <w:pPr>
        <w:spacing w:line="240" w:lineRule="auto"/>
        <w:ind w:left="0" w:firstLine="0"/>
        <w:rPr>
          <w:i w:val="1"/>
        </w:rPr>
      </w:pPr>
      <w:r w:rsidDel="00000000" w:rsidR="00000000" w:rsidRPr="00000000">
        <w:rPr>
          <w:rtl w:val="0"/>
        </w:rPr>
        <w:t xml:space="preserve">RTOG 1106 OARs and Targets [</w:t>
      </w:r>
      <w:hyperlink r:id="rId301">
        <w:r w:rsidDel="00000000" w:rsidR="00000000" w:rsidRPr="00000000">
          <w:rPr>
            <w:rtl w:val="0"/>
          </w:rPr>
          <w:t xml:space="preserve">RTOG Contouring Atlases</w:t>
        </w:r>
      </w:hyperlink>
      <w:r w:rsidDel="00000000" w:rsidR="00000000" w:rsidRPr="00000000">
        <w:rPr>
          <w:rtl w:val="0"/>
        </w:rPr>
        <w:t xml:space="preserve">]: PET-Guided therapy for stage III NSCLC. </w:t>
      </w:r>
      <w:hyperlink w:anchor="p1qgl9x43th3">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43F">
      <w:pPr>
        <w:spacing w:line="240" w:lineRule="auto"/>
        <w:ind w:left="0" w:firstLine="0"/>
        <w:rPr/>
      </w:pPr>
      <w:r w:rsidDel="00000000" w:rsidR="00000000" w:rsidRPr="00000000">
        <w:rPr>
          <w:rtl w:val="0"/>
        </w:rPr>
        <w:t xml:space="preserve">AVARO [</w:t>
      </w:r>
      <w:hyperlink r:id="rId302">
        <w:r w:rsidDel="00000000" w:rsidR="00000000" w:rsidRPr="00000000">
          <w:rPr>
            <w:rtl w:val="0"/>
          </w:rPr>
          <w:t xml:space="preserve">Normal Thorax Anatomy</w:t>
        </w:r>
      </w:hyperlink>
      <w:r w:rsidDel="00000000" w:rsidR="00000000" w:rsidRPr="00000000">
        <w:rPr>
          <w:rtl w:val="0"/>
        </w:rPr>
        <w:t xml:space="preserve">], [</w:t>
      </w:r>
      <w:hyperlink r:id="rId303">
        <w:r w:rsidDel="00000000" w:rsidR="00000000" w:rsidRPr="00000000">
          <w:rPr>
            <w:rtl w:val="0"/>
          </w:rPr>
          <w:t xml:space="preserve">Thoracic nodal levels</w:t>
        </w:r>
      </w:hyperlink>
      <w:r w:rsidDel="00000000" w:rsidR="00000000" w:rsidRPr="00000000">
        <w:rPr>
          <w:rtl w:val="0"/>
        </w:rPr>
        <w:t xml:space="preserve">]</w:t>
      </w:r>
    </w:p>
    <w:p w:rsidR="00000000" w:rsidDel="00000000" w:rsidP="00000000" w:rsidRDefault="00000000" w:rsidRPr="00000000" w14:paraId="00000440">
      <w:pPr>
        <w:widowControl w:val="0"/>
        <w:spacing w:line="240" w:lineRule="auto"/>
        <w:ind w:left="720" w:hanging="360"/>
        <w:jc w:val="center"/>
        <w:rPr/>
      </w:pPr>
      <w:hyperlink r:id="rId304">
        <w:r w:rsidDel="00000000" w:rsidR="00000000" w:rsidRPr="00000000">
          <w:rPr>
            <w:color w:val="1155cc"/>
            <w:u w:val="single"/>
          </w:rPr>
          <w:drawing>
            <wp:inline distB="114300" distT="114300" distL="114300" distR="114300">
              <wp:extent cx="3200400" cy="3083052"/>
              <wp:effectExtent b="12700" l="12700" r="12700" t="12700"/>
              <wp:docPr id="4" name="image5.png"/>
              <a:graphic>
                <a:graphicData uri="http://schemas.openxmlformats.org/drawingml/2006/picture">
                  <pic:pic>
                    <pic:nvPicPr>
                      <pic:cNvPr id="0" name="image5.png"/>
                      <pic:cNvPicPr preferRelativeResize="0"/>
                    </pic:nvPicPr>
                    <pic:blipFill>
                      <a:blip r:embed="rId108"/>
                      <a:srcRect b="0" l="0" r="0" t="0"/>
                      <a:stretch>
                        <a:fillRect/>
                      </a:stretch>
                    </pic:blipFill>
                    <pic:spPr>
                      <a:xfrm>
                        <a:off x="0" y="0"/>
                        <a:ext cx="3200400" cy="3083052"/>
                      </a:xfrm>
                      <a:prstGeom prst="rect"/>
                      <a:ln w="12700">
                        <a:solidFill>
                          <a:srgbClr val="000000"/>
                        </a:solidFill>
                        <a:prstDash val="solid"/>
                      </a:ln>
                    </pic:spPr>
                  </pic:pic>
                </a:graphicData>
              </a:graphic>
            </wp:inline>
          </w:drawing>
        </w:r>
      </w:hyperlink>
      <w:hyperlink r:id="rId305">
        <w:r w:rsidDel="00000000" w:rsidR="00000000" w:rsidRPr="00000000">
          <w:rPr>
            <w:color w:val="1155cc"/>
            <w:u w:val="single"/>
          </w:rPr>
          <w:drawing>
            <wp:inline distB="114300" distT="114300" distL="114300" distR="114300">
              <wp:extent cx="3172408" cy="3108960"/>
              <wp:effectExtent b="12700" l="12700" r="12700" t="12700"/>
              <wp:docPr id="12" name="image2.png"/>
              <a:graphic>
                <a:graphicData uri="http://schemas.openxmlformats.org/drawingml/2006/picture">
                  <pic:pic>
                    <pic:nvPicPr>
                      <pic:cNvPr id="0" name="image2.png"/>
                      <pic:cNvPicPr preferRelativeResize="0"/>
                    </pic:nvPicPr>
                    <pic:blipFill>
                      <a:blip r:embed="rId110"/>
                      <a:srcRect b="0" l="0" r="0" t="0"/>
                      <a:stretch>
                        <a:fillRect/>
                      </a:stretch>
                    </pic:blipFill>
                    <pic:spPr>
                      <a:xfrm>
                        <a:off x="0" y="0"/>
                        <a:ext cx="3172408" cy="3108960"/>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441">
      <w:pPr>
        <w:widowControl w:val="0"/>
        <w:spacing w:line="240" w:lineRule="auto"/>
        <w:ind w:left="720" w:hanging="360"/>
        <w:jc w:val="center"/>
        <w:rPr/>
      </w:pPr>
      <w:r w:rsidDel="00000000" w:rsidR="00000000" w:rsidRPr="00000000">
        <w:rPr>
          <w:rtl w:val="0"/>
        </w:rPr>
      </w:r>
    </w:p>
    <w:p w:rsidR="00000000" w:rsidDel="00000000" w:rsidP="00000000" w:rsidRDefault="00000000" w:rsidRPr="00000000" w14:paraId="00000442">
      <w:pPr>
        <w:widowControl w:val="0"/>
        <w:spacing w:line="240" w:lineRule="auto"/>
        <w:ind w:left="720" w:hanging="360"/>
        <w:jc w:val="center"/>
        <w:rPr/>
      </w:pPr>
      <w:r w:rsidDel="00000000" w:rsidR="00000000" w:rsidRPr="00000000">
        <w:rPr>
          <w:rtl w:val="0"/>
        </w:rPr>
      </w:r>
    </w:p>
    <w:p w:rsidR="00000000" w:rsidDel="00000000" w:rsidP="00000000" w:rsidRDefault="00000000" w:rsidRPr="00000000" w14:paraId="00000443">
      <w:pPr>
        <w:widowControl w:val="0"/>
        <w:spacing w:line="240" w:lineRule="auto"/>
        <w:ind w:left="720" w:hanging="360"/>
        <w:jc w:val="center"/>
        <w:rPr/>
      </w:pPr>
      <w:r w:rsidDel="00000000" w:rsidR="00000000" w:rsidRPr="00000000">
        <w:rPr>
          <w:rtl w:val="0"/>
        </w:rPr>
      </w:r>
    </w:p>
    <w:p w:rsidR="00000000" w:rsidDel="00000000" w:rsidP="00000000" w:rsidRDefault="00000000" w:rsidRPr="00000000" w14:paraId="00000444">
      <w:pPr>
        <w:widowControl w:val="0"/>
        <w:spacing w:line="240" w:lineRule="auto"/>
        <w:ind w:left="720" w:hanging="360"/>
        <w:jc w:val="center"/>
        <w:rPr/>
      </w:pPr>
      <w:r w:rsidDel="00000000" w:rsidR="00000000" w:rsidRPr="00000000">
        <w:rPr>
          <w:rtl w:val="0"/>
        </w:rPr>
      </w:r>
    </w:p>
    <w:p w:rsidR="00000000" w:rsidDel="00000000" w:rsidP="00000000" w:rsidRDefault="00000000" w:rsidRPr="00000000" w14:paraId="00000445">
      <w:pPr>
        <w:widowControl w:val="0"/>
        <w:spacing w:line="240" w:lineRule="auto"/>
        <w:ind w:left="720" w:hanging="360"/>
        <w:jc w:val="center"/>
        <w:rPr/>
      </w:pPr>
      <w:r w:rsidDel="00000000" w:rsidR="00000000" w:rsidRPr="00000000">
        <w:rPr>
          <w:rtl w:val="0"/>
        </w:rPr>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6">
            <w:pPr>
              <w:spacing w:line="240" w:lineRule="auto"/>
              <w:rPr/>
            </w:pPr>
            <w:r w:rsidDel="00000000" w:rsidR="00000000" w:rsidRPr="00000000">
              <w:rPr>
                <w:rtl w:val="0"/>
              </w:rPr>
              <w:t xml:space="preserve">See [</w:t>
            </w:r>
            <w:hyperlink w:anchor="_wp55nx1rut9o">
              <w:r w:rsidDel="00000000" w:rsidR="00000000" w:rsidRPr="00000000">
                <w:rPr>
                  <w:rtl w:val="0"/>
                </w:rPr>
                <w:t xml:space="preserve">Systemic Therapy</w:t>
              </w:r>
            </w:hyperlink>
            <w:r w:rsidDel="00000000" w:rsidR="00000000" w:rsidRPr="00000000">
              <w:rPr>
                <w:rtl w:val="0"/>
              </w:rPr>
              <w:t xml:space="preserve">] for NSCLC.</w:t>
            </w:r>
          </w:p>
          <w:bookmarkStart w:colFirst="0" w:colLast="0" w:name="s8yhz8b590k8" w:id="67"/>
          <w:bookmarkEnd w:id="67"/>
          <w:p w:rsidR="00000000" w:rsidDel="00000000" w:rsidP="00000000" w:rsidRDefault="00000000" w:rsidRPr="00000000" w14:paraId="00000447">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306">
              <w:r w:rsidDel="00000000" w:rsidR="00000000" w:rsidRPr="00000000">
                <w:rPr>
                  <w:rFonts w:ascii="Times New Roman" w:cs="Times New Roman" w:eastAsia="Times New Roman" w:hAnsi="Times New Roman"/>
                  <w:b w:val="1"/>
                  <w:sz w:val="20"/>
                  <w:szCs w:val="20"/>
                  <w:rtl w:val="0"/>
                </w:rPr>
                <w:t xml:space="preserve">Definitive and Adjuvant RT in Locally Advanced NSCLC </w:t>
              </w:r>
            </w:hyperlink>
            <w:r w:rsidDel="00000000" w:rsidR="00000000" w:rsidRPr="00000000">
              <w:rPr>
                <w:rFonts w:ascii="Times New Roman" w:cs="Times New Roman" w:eastAsia="Times New Roman" w:hAnsi="Times New Roman"/>
                <w:i w:val="1"/>
                <w:sz w:val="20"/>
                <w:szCs w:val="20"/>
                <w:rtl w:val="0"/>
              </w:rPr>
              <w:t xml:space="preserve">May 5, 2015</w:t>
            </w:r>
          </w:p>
          <w:p w:rsidR="00000000" w:rsidDel="00000000" w:rsidP="00000000" w:rsidRDefault="00000000" w:rsidRPr="00000000" w14:paraId="00000448">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improves LC and OS compared to SCRT.</w:t>
            </w:r>
          </w:p>
          <w:p w:rsidR="00000000" w:rsidDel="00000000" w:rsidP="00000000" w:rsidRDefault="00000000" w:rsidRPr="00000000" w14:paraId="00000449">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 dose for CCRT is 60/30. </w:t>
            </w:r>
          </w:p>
          <w:p w:rsidR="00000000" w:rsidDel="00000000" w:rsidP="00000000" w:rsidRDefault="00000000" w:rsidRPr="00000000" w14:paraId="0000044A">
            <w:pPr>
              <w:numPr>
                <w:ilvl w:val="1"/>
                <w:numId w:val="64"/>
              </w:numPr>
              <w:spacing w:line="240" w:lineRule="auto"/>
              <w:ind w:left="1440" w:hanging="360"/>
              <w:rPr>
                <w:rFonts w:ascii="Times New Roman" w:cs="Times New Roman" w:eastAsia="Times New Roman" w:hAnsi="Times New Roman"/>
                <w:i w:val="1"/>
                <w:sz w:val="20"/>
                <w:szCs w:val="20"/>
              </w:rPr>
            </w:pPr>
            <w:r w:rsidDel="00000000" w:rsidR="00000000" w:rsidRPr="00000000">
              <w:rPr>
                <w:rFonts w:ascii="Gungsuh" w:cs="Gungsuh" w:eastAsia="Gungsuh" w:hAnsi="Gungsuh"/>
                <w:i w:val="1"/>
                <w:rtl w:val="0"/>
              </w:rPr>
              <w:t xml:space="preserve">Doses ≥ 66 Gy based on OAR tolerances (isotoxic therapy) are reasonabl</w:t>
            </w:r>
            <w:r w:rsidDel="00000000" w:rsidR="00000000" w:rsidRPr="00000000">
              <w:rPr>
                <w:i w:val="1"/>
                <w:rtl w:val="0"/>
              </w:rPr>
              <w:t xml:space="preserve">e [</w:t>
            </w:r>
            <w:hyperlink w:anchor="qqm2ojo8sjj4">
              <w:r w:rsidDel="00000000" w:rsidR="00000000" w:rsidRPr="00000000">
                <w:rPr>
                  <w:i w:val="1"/>
                  <w:rtl w:val="0"/>
                </w:rPr>
                <w:t xml:space="preserve">PET-plan</w:t>
              </w:r>
            </w:hyperlink>
            <w:r w:rsidDel="00000000" w:rsidR="00000000" w:rsidRPr="00000000">
              <w:rPr>
                <w:i w:val="1"/>
                <w:rtl w:val="0"/>
              </w:rPr>
              <w:t xml:space="preserve">, </w:t>
            </w:r>
            <w:hyperlink w:anchor="81n83icjfhfv">
              <w:r w:rsidDel="00000000" w:rsidR="00000000" w:rsidRPr="00000000">
                <w:rPr>
                  <w:i w:val="1"/>
                  <w:rtl w:val="0"/>
                </w:rPr>
                <w:t xml:space="preserve">Zhao RTO '19</w:t>
              </w:r>
            </w:hyperlink>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4B">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role for the routine use of induction chemo.</w:t>
            </w:r>
          </w:p>
          <w:p w:rsidR="00000000" w:rsidDel="00000000" w:rsidP="00000000" w:rsidRDefault="00000000" w:rsidRPr="00000000" w14:paraId="0000044C">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clear role for consolidation </w:t>
            </w:r>
            <w:r w:rsidDel="00000000" w:rsidR="00000000" w:rsidRPr="00000000">
              <w:rPr>
                <w:rtl w:val="0"/>
              </w:rPr>
              <w:t xml:space="preserve">treatment</w:t>
            </w:r>
            <w:r w:rsidDel="00000000" w:rsidR="00000000" w:rsidRPr="00000000">
              <w:rPr>
                <w:rFonts w:ascii="Times New Roman" w:cs="Times New Roman" w:eastAsia="Times New Roman" w:hAnsi="Times New Roman"/>
                <w:sz w:val="20"/>
                <w:szCs w:val="20"/>
                <w:rtl w:val="0"/>
              </w:rPr>
              <w:t xml:space="preserve"> after CCRT unless only partial chemo delivered during RT.</w:t>
            </w:r>
          </w:p>
          <w:p w:rsidR="00000000" w:rsidDel="00000000" w:rsidP="00000000" w:rsidRDefault="00000000" w:rsidRPr="00000000" w14:paraId="0000044D">
            <w:pPr>
              <w:numPr>
                <w:ilvl w:val="1"/>
                <w:numId w:val="64"/>
              </w:numPr>
              <w:spacing w:line="240" w:lineRule="auto"/>
              <w:ind w:left="1440" w:hanging="360"/>
              <w:rPr>
                <w:i w:val="1"/>
              </w:rPr>
            </w:pPr>
            <w:r w:rsidDel="00000000" w:rsidR="00000000" w:rsidRPr="00000000">
              <w:rPr>
                <w:i w:val="1"/>
                <w:rtl w:val="0"/>
              </w:rPr>
              <w:t xml:space="preserve">Adjuvant durvalumab is now recommended in the [</w:t>
            </w:r>
            <w:hyperlink w:anchor="kix.8o8cpe3mdnov">
              <w:r w:rsidDel="00000000" w:rsidR="00000000" w:rsidRPr="00000000">
                <w:rPr>
                  <w:i w:val="1"/>
                  <w:rtl w:val="0"/>
                </w:rPr>
                <w:t xml:space="preserve">PACIFIC</w:t>
              </w:r>
            </w:hyperlink>
            <w:r w:rsidDel="00000000" w:rsidR="00000000" w:rsidRPr="00000000">
              <w:rPr>
                <w:i w:val="1"/>
                <w:rtl w:val="0"/>
              </w:rPr>
              <w:t xml:space="preserve">] era.</w:t>
            </w:r>
          </w:p>
          <w:p w:rsidR="00000000" w:rsidDel="00000000" w:rsidP="00000000" w:rsidRDefault="00000000" w:rsidRPr="00000000" w14:paraId="0000044E">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ideal concurrent chemo regimen and optimal management of resectable stage III </w:t>
            </w:r>
            <w:r w:rsidDel="00000000" w:rsidR="00000000" w:rsidRPr="00000000">
              <w:rPr>
                <w:rtl w:val="0"/>
              </w:rPr>
              <w:t xml:space="preserve">disease</w:t>
            </w:r>
            <w:r w:rsidDel="00000000" w:rsidR="00000000" w:rsidRPr="00000000">
              <w:rPr>
                <w:rFonts w:ascii="Times New Roman" w:cs="Times New Roman" w:eastAsia="Times New Roman" w:hAnsi="Times New Roman"/>
                <w:sz w:val="20"/>
                <w:szCs w:val="20"/>
                <w:rtl w:val="0"/>
              </w:rPr>
              <w:t xml:space="preserve"> is debated.</w:t>
            </w:r>
            <w:r w:rsidDel="00000000" w:rsidR="00000000" w:rsidRPr="00000000">
              <w:rPr>
                <w:rtl w:val="0"/>
              </w:rPr>
            </w:r>
          </w:p>
          <w:bookmarkStart w:colFirst="0" w:colLast="0" w:name="rwh1mjpib8up" w:id="68"/>
          <w:bookmarkEnd w:id="68"/>
          <w:p w:rsidR="00000000" w:rsidDel="00000000" w:rsidP="00000000" w:rsidRDefault="00000000" w:rsidRPr="00000000" w14:paraId="0000044F">
            <w:pPr>
              <w:spacing w:line="240" w:lineRule="auto"/>
              <w:rPr>
                <w:i w:val="1"/>
              </w:rPr>
            </w:pPr>
            <w:hyperlink r:id="rId307">
              <w:r w:rsidDel="00000000" w:rsidR="00000000" w:rsidRPr="00000000">
                <w:rPr>
                  <w:b w:val="1"/>
                  <w:rtl w:val="0"/>
                </w:rPr>
                <w:t xml:space="preserve">ASTRO Guideline: Definitive and Adjuvant RT in Locally Advanced NSCLC</w:t>
              </w:r>
            </w:hyperlink>
            <w:hyperlink r:id="rId308">
              <w:r w:rsidDel="00000000" w:rsidR="00000000" w:rsidRPr="00000000">
                <w:rPr>
                  <w:b w:val="1"/>
                  <w:i w:val="1"/>
                  <w:rtl w:val="0"/>
                </w:rPr>
                <w:t xml:space="preserve"> </w:t>
              </w:r>
            </w:hyperlink>
            <w:r w:rsidDel="00000000" w:rsidR="00000000" w:rsidRPr="00000000">
              <w:rPr>
                <w:i w:val="1"/>
                <w:rtl w:val="0"/>
              </w:rPr>
              <w:t xml:space="preserve">June 2015</w:t>
            </w:r>
          </w:p>
          <w:p w:rsidR="00000000" w:rsidDel="00000000" w:rsidP="00000000" w:rsidRDefault="00000000" w:rsidRPr="00000000" w14:paraId="00000450">
            <w:pPr>
              <w:spacing w:line="240" w:lineRule="auto"/>
              <w:ind w:left="0" w:firstLine="0"/>
              <w:rPr/>
            </w:pPr>
            <w:r w:rsidDel="00000000" w:rsidR="00000000" w:rsidRPr="00000000">
              <w:rPr>
                <w:rtl w:val="0"/>
              </w:rPr>
              <w:t xml:space="preserve">See ASCO Guideline above for definitive recommendations.</w:t>
            </w:r>
          </w:p>
          <w:p w:rsidR="00000000" w:rsidDel="00000000" w:rsidP="00000000" w:rsidRDefault="00000000" w:rsidRPr="00000000" w14:paraId="00000451">
            <w:pPr>
              <w:widowControl w:val="0"/>
              <w:numPr>
                <w:ilvl w:val="0"/>
                <w:numId w:val="60"/>
              </w:numPr>
              <w:spacing w:line="240" w:lineRule="auto"/>
              <w:ind w:left="720" w:hanging="360"/>
            </w:pPr>
            <w:r w:rsidDel="00000000" w:rsidR="00000000" w:rsidRPr="00000000">
              <w:rPr>
                <w:rtl w:val="0"/>
              </w:rPr>
              <w:t xml:space="preserve">R1 or N2 should receive PORT.</w:t>
            </w:r>
          </w:p>
          <w:p w:rsidR="00000000" w:rsidDel="00000000" w:rsidP="00000000" w:rsidRDefault="00000000" w:rsidRPr="00000000" w14:paraId="00000452">
            <w:pPr>
              <w:widowControl w:val="0"/>
              <w:numPr>
                <w:ilvl w:val="0"/>
                <w:numId w:val="60"/>
              </w:numPr>
              <w:spacing w:line="240" w:lineRule="auto"/>
              <w:ind w:left="720" w:hanging="360"/>
            </w:pPr>
            <w:r w:rsidDel="00000000" w:rsidR="00000000" w:rsidRPr="00000000">
              <w:rPr>
                <w:rtl w:val="0"/>
              </w:rPr>
              <w:t xml:space="preserve">PORT for R0 N2 disease is controversial [</w:t>
            </w:r>
            <w:hyperlink w:anchor="lzs6w7rjvkpn">
              <w:r w:rsidDel="00000000" w:rsidR="00000000" w:rsidRPr="00000000">
                <w:rPr>
                  <w:rtl w:val="0"/>
                </w:rPr>
                <w:t xml:space="preserve">PORT Meta</w:t>
              </w:r>
            </w:hyperlink>
            <w:r w:rsidDel="00000000" w:rsidR="00000000" w:rsidRPr="00000000">
              <w:rPr>
                <w:rtl w:val="0"/>
              </w:rPr>
              <w:t xml:space="preserve">], and is the topic of the ongoing [</w:t>
            </w:r>
            <w:hyperlink w:anchor="jqiyx32hj0hi">
              <w:r w:rsidDel="00000000" w:rsidR="00000000" w:rsidRPr="00000000">
                <w:rPr>
                  <w:rtl w:val="0"/>
                </w:rPr>
                <w:t xml:space="preserve">Lung-ART</w:t>
              </w:r>
            </w:hyperlink>
            <w:r w:rsidDel="00000000" w:rsidR="00000000" w:rsidRPr="00000000">
              <w:rPr>
                <w:rtl w:val="0"/>
              </w:rPr>
              <w:t xml:space="preserve">] trial.</w:t>
            </w:r>
          </w:p>
          <w:p w:rsidR="00000000" w:rsidDel="00000000" w:rsidP="00000000" w:rsidRDefault="00000000" w:rsidRPr="00000000" w14:paraId="00000453">
            <w:pPr>
              <w:widowControl w:val="0"/>
              <w:numPr>
                <w:ilvl w:val="0"/>
                <w:numId w:val="60"/>
              </w:numPr>
              <w:spacing w:line="240" w:lineRule="auto"/>
              <w:ind w:left="720" w:hanging="360"/>
              <w:rPr>
                <w:u w:val="none"/>
              </w:rPr>
            </w:pPr>
            <w:r w:rsidDel="00000000" w:rsidR="00000000" w:rsidRPr="00000000">
              <w:rPr>
                <w:rtl w:val="0"/>
              </w:rPr>
              <w:t xml:space="preserve">PORT for R0 N1 disease leads to a detriment in overall survival. </w:t>
            </w:r>
          </w:p>
          <w:p w:rsidR="00000000" w:rsidDel="00000000" w:rsidP="00000000" w:rsidRDefault="00000000" w:rsidRPr="00000000" w14:paraId="00000454">
            <w:pPr>
              <w:widowControl w:val="0"/>
              <w:numPr>
                <w:ilvl w:val="1"/>
                <w:numId w:val="60"/>
              </w:numPr>
              <w:spacing w:line="240" w:lineRule="auto"/>
              <w:ind w:left="1440" w:hanging="360"/>
              <w:rPr>
                <w:i w:val="1"/>
              </w:rPr>
            </w:pPr>
            <w:r w:rsidDel="00000000" w:rsidR="00000000" w:rsidRPr="00000000">
              <w:rPr>
                <w:i w:val="1"/>
                <w:rtl w:val="0"/>
              </w:rPr>
              <w:t xml:space="preserve">N1 should only receive PORT if not receiving chemotherapy [ANITA].</w:t>
            </w:r>
          </w:p>
          <w:p w:rsidR="00000000" w:rsidDel="00000000" w:rsidP="00000000" w:rsidRDefault="00000000" w:rsidRPr="00000000" w14:paraId="00000455">
            <w:pPr>
              <w:numPr>
                <w:ilvl w:val="0"/>
                <w:numId w:val="60"/>
              </w:numPr>
              <w:spacing w:line="240" w:lineRule="auto"/>
              <w:ind w:left="720" w:hanging="360"/>
            </w:pPr>
            <w:r w:rsidDel="00000000" w:rsidR="00000000" w:rsidRPr="00000000">
              <w:rPr>
                <w:rtl w:val="0"/>
              </w:rPr>
              <w:t xml:space="preserve">If PORT recommended, it should be given sequentially after chemotherapy unless evidence of gross disease.</w:t>
            </w:r>
          </w:p>
          <w:p w:rsidR="00000000" w:rsidDel="00000000" w:rsidP="00000000" w:rsidRDefault="00000000" w:rsidRPr="00000000" w14:paraId="00000456">
            <w:pPr>
              <w:numPr>
                <w:ilvl w:val="0"/>
                <w:numId w:val="60"/>
              </w:numPr>
              <w:spacing w:line="240" w:lineRule="auto"/>
              <w:ind w:left="720" w:hanging="360"/>
              <w:rPr>
                <w:u w:val="none"/>
              </w:rPr>
            </w:pPr>
            <w:r w:rsidDel="00000000" w:rsidR="00000000" w:rsidRPr="00000000">
              <w:rPr>
                <w:rtl w:val="0"/>
              </w:rPr>
              <w:t xml:space="preserve">For patients receiving adjuvant PORT for R0 disease, 50-54 Gy conventional fractionation should be used.</w:t>
            </w:r>
          </w:p>
          <w:p w:rsidR="00000000" w:rsidDel="00000000" w:rsidP="00000000" w:rsidRDefault="00000000" w:rsidRPr="00000000" w14:paraId="00000457">
            <w:pPr>
              <w:numPr>
                <w:ilvl w:val="0"/>
                <w:numId w:val="60"/>
              </w:numPr>
              <w:spacing w:line="240" w:lineRule="auto"/>
              <w:ind w:left="720" w:hanging="360"/>
              <w:rPr>
                <w:u w:val="none"/>
              </w:rPr>
            </w:pPr>
            <w:r w:rsidDel="00000000" w:rsidR="00000000" w:rsidRPr="00000000">
              <w:rPr>
                <w:rtl w:val="0"/>
              </w:rPr>
              <w:t xml:space="preserve">Patients with R1 and/or microscopic ECE should receive 54-60 Gy.</w:t>
            </w:r>
          </w:p>
          <w:p w:rsidR="00000000" w:rsidDel="00000000" w:rsidP="00000000" w:rsidRDefault="00000000" w:rsidRPr="00000000" w14:paraId="00000458">
            <w:pPr>
              <w:numPr>
                <w:ilvl w:val="0"/>
                <w:numId w:val="60"/>
              </w:numPr>
              <w:spacing w:line="240" w:lineRule="auto"/>
              <w:ind w:left="720" w:hanging="360"/>
              <w:rPr>
                <w:u w:val="none"/>
              </w:rPr>
            </w:pPr>
            <w:r w:rsidDel="00000000" w:rsidR="00000000" w:rsidRPr="00000000">
              <w:rPr>
                <w:rtl w:val="0"/>
              </w:rPr>
              <w:t xml:space="preserve">Patients with R2 should receive at least 60 Gy to improve local control.</w:t>
            </w:r>
          </w:p>
          <w:p w:rsidR="00000000" w:rsidDel="00000000" w:rsidP="00000000" w:rsidRDefault="00000000" w:rsidRPr="00000000" w14:paraId="00000459">
            <w:pPr>
              <w:numPr>
                <w:ilvl w:val="0"/>
                <w:numId w:val="60"/>
              </w:numPr>
              <w:spacing w:line="240" w:lineRule="auto"/>
              <w:ind w:left="720" w:hanging="360"/>
            </w:pPr>
            <w:r w:rsidDel="00000000" w:rsidR="00000000" w:rsidRPr="00000000">
              <w:rPr>
                <w:rtl w:val="0"/>
              </w:rPr>
              <w:t xml:space="preserve">There is no level 1 evidence recommending induction RT (or CCRT) followed by surgery for resectable disease.</w:t>
            </w:r>
          </w:p>
          <w:p w:rsidR="00000000" w:rsidDel="00000000" w:rsidP="00000000" w:rsidRDefault="00000000" w:rsidRPr="00000000" w14:paraId="0000045A">
            <w:pPr>
              <w:numPr>
                <w:ilvl w:val="0"/>
                <w:numId w:val="60"/>
              </w:numPr>
              <w:spacing w:line="240" w:lineRule="auto"/>
              <w:ind w:left="720" w:hanging="360"/>
            </w:pPr>
            <w:r w:rsidDel="00000000" w:rsidR="00000000" w:rsidRPr="00000000">
              <w:rPr>
                <w:rtl w:val="0"/>
              </w:rPr>
              <w:t xml:space="preserve">In patients selected for TMT, preoperatively planned lobectomy is preferred because it was associated with a survival benefit in the exploratory post-hoc [</w:t>
            </w:r>
            <w:hyperlink w:anchor="fe2c038zyqzk">
              <w:r w:rsidDel="00000000" w:rsidR="00000000" w:rsidRPr="00000000">
                <w:rPr>
                  <w:rtl w:val="0"/>
                </w:rPr>
                <w:t xml:space="preserve">INT 0139</w:t>
              </w:r>
            </w:hyperlink>
            <w:r w:rsidDel="00000000" w:rsidR="00000000" w:rsidRPr="00000000">
              <w:rPr>
                <w:rtl w:val="0"/>
              </w:rPr>
              <w:t xml:space="preserve">] analysis. A minimum of 45 Gy should be considered based on this trial.</w:t>
            </w:r>
          </w:p>
          <w:bookmarkStart w:colFirst="0" w:colLast="0" w:name="m7i6kd44jxna" w:id="69"/>
          <w:bookmarkEnd w:id="69"/>
          <w:p w:rsidR="00000000" w:rsidDel="00000000" w:rsidP="00000000" w:rsidRDefault="00000000" w:rsidRPr="00000000" w14:paraId="0000045B">
            <w:pPr>
              <w:spacing w:line="240" w:lineRule="auto"/>
              <w:rPr>
                <w:i w:val="1"/>
              </w:rPr>
            </w:pPr>
            <w:r w:rsidDel="00000000" w:rsidR="00000000" w:rsidRPr="00000000">
              <w:rPr>
                <w:b w:val="1"/>
                <w:rtl w:val="0"/>
              </w:rPr>
              <w:t xml:space="preserve">ASCO Guideline: </w:t>
            </w:r>
            <w:hyperlink r:id="rId309">
              <w:r w:rsidDel="00000000" w:rsidR="00000000" w:rsidRPr="00000000">
                <w:rPr>
                  <w:b w:val="1"/>
                  <w:rtl w:val="0"/>
                </w:rPr>
                <w:t xml:space="preserve">Adjuvant Chemo and Adjuvant RT for Stages I-IIIA Resectable NSCLC</w:t>
              </w:r>
            </w:hyperlink>
            <w:r w:rsidDel="00000000" w:rsidR="00000000" w:rsidRPr="00000000">
              <w:rPr>
                <w:b w:val="1"/>
                <w:i w:val="1"/>
                <w:rtl w:val="0"/>
              </w:rPr>
              <w:t xml:space="preserve"> </w:t>
            </w:r>
            <w:r w:rsidDel="00000000" w:rsidR="00000000" w:rsidRPr="00000000">
              <w:rPr>
                <w:i w:val="1"/>
                <w:rtl w:val="0"/>
              </w:rPr>
              <w:t xml:space="preserve">April 24, 2017</w:t>
            </w:r>
          </w:p>
          <w:p w:rsidR="00000000" w:rsidDel="00000000" w:rsidP="00000000" w:rsidRDefault="00000000" w:rsidRPr="00000000" w14:paraId="0000045C">
            <w:pPr>
              <w:numPr>
                <w:ilvl w:val="0"/>
                <w:numId w:val="64"/>
              </w:numPr>
              <w:spacing w:line="240" w:lineRule="auto"/>
              <w:ind w:left="720" w:hanging="360"/>
            </w:pPr>
            <w:r w:rsidDel="00000000" w:rsidR="00000000" w:rsidRPr="00000000">
              <w:rPr>
                <w:rtl w:val="0"/>
              </w:rPr>
              <w:t xml:space="preserve">Adjuvant chemo is not recommended for stage IA disease.</w:t>
            </w:r>
          </w:p>
          <w:p w:rsidR="00000000" w:rsidDel="00000000" w:rsidP="00000000" w:rsidRDefault="00000000" w:rsidRPr="00000000" w14:paraId="0000045D">
            <w:pPr>
              <w:numPr>
                <w:ilvl w:val="0"/>
                <w:numId w:val="64"/>
              </w:numPr>
              <w:spacing w:line="240" w:lineRule="auto"/>
              <w:ind w:left="720" w:hanging="360"/>
            </w:pPr>
            <w:r w:rsidDel="00000000" w:rsidR="00000000" w:rsidRPr="00000000">
              <w:rPr>
                <w:rFonts w:ascii="Gungsuh" w:cs="Gungsuh" w:eastAsia="Gungsuh" w:hAnsi="Gungsuh"/>
                <w:rtl w:val="0"/>
              </w:rPr>
              <w:t xml:space="preserve">Adjuvant cisplatin-based chemo is not routinely recommended for stage IB disease (≤ 4 cm), but should see med onc.</w:t>
            </w:r>
          </w:p>
          <w:p w:rsidR="00000000" w:rsidDel="00000000" w:rsidP="00000000" w:rsidRDefault="00000000" w:rsidRPr="00000000" w14:paraId="0000045E">
            <w:pPr>
              <w:numPr>
                <w:ilvl w:val="0"/>
                <w:numId w:val="64"/>
              </w:numPr>
              <w:spacing w:line="240" w:lineRule="auto"/>
              <w:ind w:left="720" w:hanging="360"/>
            </w:pPr>
            <w:r w:rsidDel="00000000" w:rsidR="00000000" w:rsidRPr="00000000">
              <w:rPr>
                <w:rtl w:val="0"/>
              </w:rPr>
              <w:t xml:space="preserve">Adjuvant cisplatin-based chemo is recommended for pts with stage IIA-IIIA who underwent complete surgical resections.</w:t>
            </w:r>
          </w:p>
          <w:p w:rsidR="00000000" w:rsidDel="00000000" w:rsidP="00000000" w:rsidRDefault="00000000" w:rsidRPr="00000000" w14:paraId="0000045F">
            <w:pPr>
              <w:numPr>
                <w:ilvl w:val="0"/>
                <w:numId w:val="64"/>
              </w:numPr>
              <w:spacing w:line="240" w:lineRule="auto"/>
              <w:ind w:left="720" w:hanging="360"/>
            </w:pPr>
            <w:r w:rsidDel="00000000" w:rsidR="00000000" w:rsidRPr="00000000">
              <w:rPr>
                <w:rtl w:val="0"/>
              </w:rPr>
              <w:t xml:space="preserve">Adjuvant RT not recommended for resected stage I-II disease. </w:t>
            </w:r>
          </w:p>
          <w:p w:rsidR="00000000" w:rsidDel="00000000" w:rsidP="00000000" w:rsidRDefault="00000000" w:rsidRPr="00000000" w14:paraId="00000460">
            <w:pPr>
              <w:numPr>
                <w:ilvl w:val="1"/>
                <w:numId w:val="64"/>
              </w:numPr>
              <w:spacing w:line="240" w:lineRule="auto"/>
              <w:ind w:left="1440" w:hanging="360"/>
              <w:rPr>
                <w:i w:val="1"/>
              </w:rPr>
            </w:pPr>
            <w:r w:rsidDel="00000000" w:rsidR="00000000" w:rsidRPr="00000000">
              <w:rPr>
                <w:rFonts w:ascii="Gungsuh" w:cs="Gungsuh" w:eastAsia="Gungsuh" w:hAnsi="Gungsuh"/>
                <w:i w:val="1"/>
                <w:rtl w:val="0"/>
              </w:rPr>
              <w:t xml:space="preserve">Not in guidelines, but preferred by Rad Oncs: Consider PORT if no chemo for ≥ stage IIB (N1) [</w:t>
            </w:r>
            <w:hyperlink w:anchor="eo0e21jjvt86">
              <w:r w:rsidDel="00000000" w:rsidR="00000000" w:rsidRPr="00000000">
                <w:rPr>
                  <w:i w:val="1"/>
                  <w:rtl w:val="0"/>
                </w:rPr>
                <w:t xml:space="preserve">ANITA</w:t>
              </w:r>
            </w:hyperlink>
            <w:r w:rsidDel="00000000" w:rsidR="00000000" w:rsidRPr="00000000">
              <w:rPr>
                <w:i w:val="1"/>
                <w:rtl w:val="0"/>
              </w:rPr>
              <w:t xml:space="preserve">].</w:t>
            </w:r>
          </w:p>
          <w:p w:rsidR="00000000" w:rsidDel="00000000" w:rsidP="00000000" w:rsidRDefault="00000000" w:rsidRPr="00000000" w14:paraId="00000461">
            <w:pPr>
              <w:numPr>
                <w:ilvl w:val="0"/>
                <w:numId w:val="64"/>
              </w:numPr>
              <w:spacing w:line="240" w:lineRule="auto"/>
              <w:ind w:left="720" w:hanging="360"/>
            </w:pPr>
            <w:r w:rsidDel="00000000" w:rsidR="00000000" w:rsidRPr="00000000">
              <w:rPr>
                <w:rtl w:val="0"/>
              </w:rPr>
              <w:t xml:space="preserve">Adjuvant RT is not recommended for all N2 </w:t>
            </w:r>
            <w:r w:rsidDel="00000000" w:rsidR="00000000" w:rsidRPr="00000000">
              <w:rPr>
                <w:rtl w:val="0"/>
              </w:rPr>
              <w:t xml:space="preserve">disease</w:t>
            </w:r>
            <w:r w:rsidDel="00000000" w:rsidR="00000000" w:rsidRPr="00000000">
              <w:rPr>
                <w:rtl w:val="0"/>
              </w:rPr>
              <w:t xml:space="preserve">.</w:t>
            </w:r>
          </w:p>
          <w:p w:rsidR="00000000" w:rsidDel="00000000" w:rsidP="00000000" w:rsidRDefault="00000000" w:rsidRPr="00000000" w14:paraId="00000462">
            <w:pPr>
              <w:numPr>
                <w:ilvl w:val="1"/>
                <w:numId w:val="64"/>
              </w:numPr>
              <w:spacing w:line="240" w:lineRule="auto"/>
              <w:ind w:left="1440" w:hanging="360"/>
              <w:rPr>
                <w:i w:val="1"/>
              </w:rPr>
            </w:pPr>
            <w:r w:rsidDel="00000000" w:rsidR="00000000" w:rsidRPr="00000000">
              <w:rPr>
                <w:i w:val="1"/>
                <w:rtl w:val="0"/>
              </w:rPr>
              <w:t xml:space="preserve">Not in guidelines, but preferred by Rad Oncs: Consider PORT for N2 regardless of chemo received [</w:t>
            </w:r>
            <w:hyperlink w:anchor="eo0e21jjvt86">
              <w:r w:rsidDel="00000000" w:rsidR="00000000" w:rsidRPr="00000000">
                <w:rPr>
                  <w:i w:val="1"/>
                  <w:rtl w:val="0"/>
                </w:rPr>
                <w:t xml:space="preserve">ANITA</w:t>
              </w:r>
            </w:hyperlink>
            <w:r w:rsidDel="00000000" w:rsidR="00000000" w:rsidRPr="00000000">
              <w:rPr>
                <w:i w:val="1"/>
                <w:rtl w:val="0"/>
              </w:rPr>
              <w:t xml:space="preserve">].</w:t>
            </w:r>
            <w:r w:rsidDel="00000000" w:rsidR="00000000" w:rsidRPr="00000000">
              <w:rPr>
                <w:rtl w:val="0"/>
              </w:rPr>
            </w:r>
          </w:p>
        </w:tc>
      </w:tr>
    </w:tbl>
    <w:p w:rsidR="00000000" w:rsidDel="00000000" w:rsidP="00000000" w:rsidRDefault="00000000" w:rsidRPr="00000000" w14:paraId="00000463">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64">
      <w:pPr>
        <w:pStyle w:val="Heading3"/>
        <w:spacing w:after="0" w:before="40" w:line="240" w:lineRule="auto"/>
        <w:rPr>
          <w:rFonts w:ascii="Times New Roman" w:cs="Times New Roman" w:eastAsia="Times New Roman" w:hAnsi="Times New Roman"/>
          <w:color w:val="000000"/>
          <w:sz w:val="20"/>
          <w:szCs w:val="20"/>
          <w:u w:val="single"/>
        </w:rPr>
      </w:pPr>
      <w:bookmarkStart w:colFirst="0" w:colLast="0" w:name="_bd11b42veewr" w:id="70"/>
      <w:bookmarkEnd w:id="70"/>
      <w:r w:rsidDel="00000000" w:rsidR="00000000" w:rsidRPr="00000000">
        <w:rPr>
          <w:rFonts w:ascii="Times New Roman" w:cs="Times New Roman" w:eastAsia="Times New Roman" w:hAnsi="Times New Roman"/>
          <w:color w:val="000000"/>
          <w:sz w:val="20"/>
          <w:szCs w:val="20"/>
          <w:u w:val="single"/>
          <w:rtl w:val="0"/>
        </w:rPr>
        <w:t xml:space="preserve">Stage III disease</w:t>
      </w:r>
    </w:p>
    <w:p w:rsidR="00000000" w:rsidDel="00000000" w:rsidP="00000000" w:rsidRDefault="00000000" w:rsidRPr="00000000" w14:paraId="00000465">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of pts are IIIA at diagnosis. 25% are stage III.</w:t>
      </w:r>
    </w:p>
    <w:p w:rsidR="00000000" w:rsidDel="00000000" w:rsidP="00000000" w:rsidRDefault="00000000" w:rsidRPr="00000000" w14:paraId="00000466">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Around 1/3 of NSCLC are diagnosed at stage III. MPFS ~8-10 mo with 5y OS ~15-25% prior to </w:t>
      </w:r>
      <w:r w:rsidDel="00000000" w:rsidR="00000000" w:rsidRPr="00000000">
        <w:rPr>
          <w:rtl w:val="0"/>
        </w:rPr>
        <w:t xml:space="preserve">[</w:t>
      </w:r>
      <w:hyperlink w:anchor="kix.8o8cpe3mdnov">
        <w:r w:rsidDel="00000000" w:rsidR="00000000" w:rsidRPr="00000000">
          <w:rPr>
            <w:rtl w:val="0"/>
          </w:rPr>
          <w:t xml:space="preserve">PACIFIC</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67">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IIIA</w:t>
      </w:r>
      <w:r w:rsidDel="00000000" w:rsidR="00000000" w:rsidRPr="00000000">
        <w:rPr>
          <w:rFonts w:ascii="Times New Roman" w:cs="Times New Roman" w:eastAsia="Times New Roman" w:hAnsi="Times New Roman"/>
          <w:sz w:val="20"/>
          <w:szCs w:val="20"/>
          <w:rtl w:val="0"/>
        </w:rPr>
        <w:t xml:space="preserve">: N2, T3/4 N1 or T4.</w:t>
      </w:r>
    </w:p>
    <w:p w:rsidR="00000000" w:rsidDel="00000000" w:rsidP="00000000" w:rsidRDefault="00000000" w:rsidRPr="00000000" w14:paraId="00000468">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Surgery first can be for T3/4 N1 but in carefully selected, limited stage III dz such as superior sulcus tumors.</w:t>
      </w:r>
    </w:p>
    <w:p w:rsidR="00000000" w:rsidDel="00000000" w:rsidP="00000000" w:rsidRDefault="00000000" w:rsidRPr="00000000" w14:paraId="00000469">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IIIB</w:t>
      </w:r>
      <w:r w:rsidDel="00000000" w:rsidR="00000000" w:rsidRPr="00000000">
        <w:rPr>
          <w:rFonts w:ascii="Times New Roman" w:cs="Times New Roman" w:eastAsia="Times New Roman" w:hAnsi="Times New Roman"/>
          <w:sz w:val="20"/>
          <w:szCs w:val="20"/>
          <w:rtl w:val="0"/>
        </w:rPr>
        <w:t xml:space="preserve">: N3 or T3/4 N2.</w:t>
      </w:r>
    </w:p>
    <w:p w:rsidR="00000000" w:rsidDel="00000000" w:rsidP="00000000" w:rsidRDefault="00000000" w:rsidRPr="00000000" w14:paraId="0000046A">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IIIC</w:t>
      </w:r>
      <w:r w:rsidDel="00000000" w:rsidR="00000000" w:rsidRPr="00000000">
        <w:rPr>
          <w:rFonts w:ascii="Times New Roman" w:cs="Times New Roman" w:eastAsia="Times New Roman" w:hAnsi="Times New Roman"/>
          <w:sz w:val="20"/>
          <w:szCs w:val="20"/>
          <w:rtl w:val="0"/>
        </w:rPr>
        <w:t xml:space="preserve">: T3/4 N3.</w:t>
      </w:r>
    </w:p>
    <w:p w:rsidR="00000000" w:rsidDel="00000000" w:rsidP="00000000" w:rsidRDefault="00000000" w:rsidRPr="00000000" w14:paraId="0000046B">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French series </w:t>
      </w:r>
      <w:r w:rsidDel="00000000" w:rsidR="00000000" w:rsidRPr="00000000">
        <w:rPr>
          <w:rFonts w:ascii="Times New Roman" w:cs="Times New Roman" w:eastAsia="Times New Roman" w:hAnsi="Times New Roman"/>
          <w:sz w:val="20"/>
          <w:szCs w:val="20"/>
          <w:rtl w:val="0"/>
        </w:rPr>
        <w:t xml:space="preserve">[</w:t>
      </w:r>
      <w:hyperlink r:id="rId310">
        <w:r w:rsidDel="00000000" w:rsidR="00000000" w:rsidRPr="00000000">
          <w:rPr>
            <w:rFonts w:ascii="Times New Roman" w:cs="Times New Roman" w:eastAsia="Times New Roman" w:hAnsi="Times New Roman"/>
            <w:sz w:val="20"/>
            <w:szCs w:val="20"/>
            <w:rtl w:val="0"/>
          </w:rPr>
          <w:t xml:space="preserve">Andre JCO '00]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Surgery alone for presumed N2 NSCLC</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Surgery alone is not curative for even microscopic single station nodes. </w:t>
      </w:r>
    </w:p>
    <w:p w:rsidR="00000000" w:rsidDel="00000000" w:rsidP="00000000" w:rsidRDefault="00000000" w:rsidRPr="00000000" w14:paraId="0000046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nodes are &gt; 2 cm, then </w:t>
      </w:r>
      <w:r w:rsidDel="00000000" w:rsidR="00000000" w:rsidRPr="00000000">
        <w:rPr>
          <w:rtl w:val="0"/>
        </w:rPr>
        <w:t xml:space="preserve">ECE is likely</w:t>
      </w:r>
      <w:r w:rsidDel="00000000" w:rsidR="00000000" w:rsidRPr="00000000">
        <w:rPr>
          <w:rFonts w:ascii="Times New Roman" w:cs="Times New Roman" w:eastAsia="Times New Roman" w:hAnsi="Times New Roman"/>
          <w:sz w:val="20"/>
          <w:szCs w:val="20"/>
          <w:rtl w:val="0"/>
        </w:rPr>
        <w:t xml:space="preserve">. Should these patients be surgerized?</w:t>
      </w:r>
    </w:p>
    <w:p w:rsidR="00000000" w:rsidDel="00000000" w:rsidP="00000000" w:rsidRDefault="00000000" w:rsidRPr="00000000" w14:paraId="0000046D">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 pts undergoing resection for N2 NSCLC.</w:t>
      </w:r>
    </w:p>
    <w:p w:rsidR="00000000" w:rsidDel="00000000" w:rsidP="00000000" w:rsidRDefault="00000000" w:rsidRPr="00000000" w14:paraId="0000046E">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34% microscopic single station N2 involvement.</w:t>
      </w:r>
    </w:p>
    <w:p w:rsidR="00000000" w:rsidDel="00000000" w:rsidP="00000000" w:rsidRDefault="00000000" w:rsidRPr="00000000" w14:paraId="0000046F">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11% microscopic multiple-station N2 involvement.</w:t>
      </w:r>
    </w:p>
    <w:p w:rsidR="00000000" w:rsidDel="00000000" w:rsidP="00000000" w:rsidRDefault="00000000" w:rsidRPr="00000000" w14:paraId="00000470">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8% macroscopic single-station N2 involvement.</w:t>
      </w:r>
    </w:p>
    <w:p w:rsidR="00000000" w:rsidDel="00000000" w:rsidP="00000000" w:rsidRDefault="00000000" w:rsidRPr="00000000" w14:paraId="00000471">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3% macroscopic multiple-station N2 involvement.</w:t>
      </w:r>
    </w:p>
    <w:p w:rsidR="00000000" w:rsidDel="00000000" w:rsidP="00000000" w:rsidRDefault="00000000" w:rsidRPr="00000000" w14:paraId="00000472">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3">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Treatment paradigm</w:t>
            </w:r>
          </w:p>
          <w:p w:rsidR="00000000" w:rsidDel="00000000" w:rsidP="00000000" w:rsidRDefault="00000000" w:rsidRPr="00000000" w14:paraId="00000474">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Medically inoperable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75">
            <w:pPr>
              <w:spacing w:line="240" w:lineRule="auto"/>
              <w:ind w:left="72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   High risk generally FEV1 ≤ 50% or DLCO ≤ 50% predicted.</w:t>
            </w:r>
          </w:p>
          <w:p w:rsidR="00000000" w:rsidDel="00000000" w:rsidP="00000000" w:rsidRDefault="00000000" w:rsidRPr="00000000" w14:paraId="00000476">
            <w:pPr>
              <w:spacing w:line="240" w:lineRule="auto"/>
              <w:ind w:left="720" w:firstLine="0"/>
              <w:rPr>
                <w:rFonts w:ascii="Times New Roman" w:cs="Times New Roman" w:eastAsia="Times New Roman" w:hAnsi="Times New Roman"/>
                <w:b w:val="1"/>
                <w:sz w:val="20"/>
                <w:szCs w:val="20"/>
              </w:rPr>
            </w:pPr>
            <w:r w:rsidDel="00000000" w:rsidR="00000000" w:rsidRPr="00000000">
              <w:rPr>
                <w:rFonts w:ascii="Gungsuh" w:cs="Gungsuh" w:eastAsia="Gungsuh" w:hAnsi="Gungsuh"/>
                <w:sz w:val="20"/>
                <w:szCs w:val="20"/>
                <w:rtl w:val="0"/>
              </w:rPr>
              <w:t xml:space="preserve">   Inoperable generally FEV1 ≤ 40% or FEV &lt; 1L for lobectomy (&lt; 2L for pneumonectomy).</w:t>
            </w:r>
            <w:r w:rsidDel="00000000" w:rsidR="00000000" w:rsidRPr="00000000">
              <w:rPr>
                <w:rtl w:val="0"/>
              </w:rPr>
            </w:r>
          </w:p>
          <w:p w:rsidR="00000000" w:rsidDel="00000000" w:rsidP="00000000" w:rsidRDefault="00000000" w:rsidRPr="00000000" w14:paraId="00000477">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Unresectable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Cardo" w:cs="Cardo" w:eastAsia="Cardo" w:hAnsi="Cardo"/>
                <w:b w:val="1"/>
                <w:sz w:val="20"/>
                <w:szCs w:val="20"/>
                <w:rtl w:val="0"/>
              </w:rPr>
              <w:t xml:space="preserve"> CCRT→ Durvalumab</w:t>
            </w:r>
            <w:r w:rsidDel="00000000" w:rsidR="00000000" w:rsidRPr="00000000">
              <w:rPr>
                <w:rFonts w:ascii="Times New Roman" w:cs="Times New Roman" w:eastAsia="Times New Roman" w:hAnsi="Times New Roman"/>
                <w:sz w:val="20"/>
                <w:szCs w:val="20"/>
                <w:rtl w:val="0"/>
              </w:rPr>
              <w:t xml:space="preserve"> (Cat 1).</w:t>
            </w:r>
          </w:p>
          <w:p w:rsidR="00000000" w:rsidDel="00000000" w:rsidP="00000000" w:rsidRDefault="00000000" w:rsidRPr="00000000" w14:paraId="00000478">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cN2 patients may be candidates if single station &lt; 3 cm with planned lobectomy.</w:t>
            </w:r>
          </w:p>
          <w:p w:rsidR="00000000" w:rsidDel="00000000" w:rsidP="00000000" w:rsidRDefault="00000000" w:rsidRPr="00000000" w14:paraId="0000047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Multi-station N2, N3, ECE, malignant effusion, progression of disease during or after chemotherapy.</w:t>
            </w:r>
          </w:p>
          <w:bookmarkStart w:colFirst="0" w:colLast="0" w:name="x9x55wc3qhk3" w:id="71"/>
          <w:bookmarkEnd w:id="71"/>
          <w:p w:rsidR="00000000" w:rsidDel="00000000" w:rsidP="00000000" w:rsidRDefault="00000000" w:rsidRPr="00000000" w14:paraId="0000047A">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Resectable</w:t>
            </w:r>
            <w:r w:rsidDel="00000000" w:rsidR="00000000" w:rsidRPr="00000000">
              <w:rPr>
                <w:rFonts w:ascii="Cardo" w:cs="Cardo" w:eastAsia="Cardo" w:hAnsi="Cardo"/>
                <w:sz w:val="20"/>
                <w:szCs w:val="20"/>
                <w:rtl w:val="0"/>
              </w:rPr>
              <w:t xml:space="preserve">: Pre-op CCRT→ surgery 2-4 weeks afterwards→ Chemo. </w:t>
            </w:r>
            <w:r w:rsidDel="00000000" w:rsidR="00000000" w:rsidRPr="00000000">
              <w:rPr>
                <w:rtl w:val="0"/>
              </w:rPr>
            </w:r>
          </w:p>
          <w:p w:rsidR="00000000" w:rsidDel="00000000" w:rsidP="00000000" w:rsidRDefault="00000000" w:rsidRPr="00000000" w14:paraId="0000047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T3N1 or T4 due to multiple nodules in one lung may be completely resected.</w:t>
            </w:r>
          </w:p>
          <w:p w:rsidR="00000000" w:rsidDel="00000000" w:rsidP="00000000" w:rsidRDefault="00000000" w:rsidRPr="00000000" w14:paraId="0000047C">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Incidental stage III at surgery→ Chemo ± RT</w:t>
            </w:r>
            <w:r w:rsidDel="00000000" w:rsidR="00000000" w:rsidRPr="00000000">
              <w:rPr>
                <w:rFonts w:ascii="Times New Roman" w:cs="Times New Roman" w:eastAsia="Times New Roman" w:hAnsi="Times New Roman"/>
                <w:sz w:val="20"/>
                <w:szCs w:val="20"/>
                <w:rtl w:val="0"/>
              </w:rPr>
              <w:t xml:space="preserve"> for N2 or SM+.</w:t>
            </w:r>
          </w:p>
          <w:p w:rsidR="00000000" w:rsidDel="00000000" w:rsidP="00000000" w:rsidRDefault="00000000" w:rsidRPr="00000000" w14:paraId="0000047D">
            <w:pPr>
              <w:numPr>
                <w:ilvl w:val="2"/>
                <w:numId w:val="7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 adjuvant chemo for ≥ 4 cm, give for N1 disease (e.g. CE 100 q2w x4c).</w:t>
            </w:r>
          </w:p>
          <w:p w:rsidR="00000000" w:rsidDel="00000000" w:rsidP="00000000" w:rsidRDefault="00000000" w:rsidRPr="00000000" w14:paraId="0000047E">
            <w:pPr>
              <w:numPr>
                <w:ilvl w:val="2"/>
                <w:numId w:val="7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There is a 5% OS5 benefit with adjuvant chemo in stage II/III disease</w:t>
            </w:r>
            <w:r w:rsidDel="00000000" w:rsidR="00000000" w:rsidRPr="00000000">
              <w:rPr>
                <w:rFonts w:ascii="Times New Roman" w:cs="Times New Roman" w:eastAsia="Times New Roman" w:hAnsi="Times New Roman"/>
                <w:sz w:val="20"/>
                <w:szCs w:val="20"/>
                <w:rtl w:val="0"/>
              </w:rPr>
              <w:t xml:space="preserve"> [</w:t>
            </w:r>
            <w:hyperlink w:anchor="2yto9p97n4x1">
              <w:r w:rsidDel="00000000" w:rsidR="00000000" w:rsidRPr="00000000">
                <w:rPr>
                  <w:rFonts w:ascii="Times New Roman" w:cs="Times New Roman" w:eastAsia="Times New Roman" w:hAnsi="Times New Roman"/>
                  <w:sz w:val="20"/>
                  <w:szCs w:val="20"/>
                  <w:rtl w:val="0"/>
                </w:rPr>
                <w:t xml:space="preserve">LACE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7F">
            <w:pPr>
              <w:numPr>
                <w:ilvl w:val="1"/>
                <w:numId w:val="7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Known stage III</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NAC/CCRT→ Surgery ± PORT</w:t>
            </w:r>
            <w:r w:rsidDel="00000000" w:rsidR="00000000" w:rsidRPr="00000000">
              <w:rPr>
                <w:rFonts w:ascii="Times New Roman" w:cs="Times New Roman" w:eastAsia="Times New Roman" w:hAnsi="Times New Roman"/>
                <w:sz w:val="20"/>
                <w:szCs w:val="20"/>
                <w:rtl w:val="0"/>
              </w:rPr>
              <w:t xml:space="preserve"> (if not received neoadjuvantly) for N2 or SM+.</w:t>
            </w:r>
          </w:p>
          <w:p w:rsidR="00000000" w:rsidDel="00000000" w:rsidP="00000000" w:rsidRDefault="00000000" w:rsidRPr="00000000" w14:paraId="00000480">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Resectability should be determined upfront (prior to initiation of CCRT).</w:t>
            </w:r>
          </w:p>
          <w:p w:rsidR="00000000" w:rsidDel="00000000" w:rsidP="00000000" w:rsidRDefault="00000000" w:rsidRPr="00000000" w14:paraId="00000481">
            <w:pPr>
              <w:numPr>
                <w:ilvl w:val="0"/>
                <w:numId w:val="7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Order of postoperative treatment: Chemo→ RT unless positive margin. CCRT→ chemo for positive margin. For positive margin but no concurrent, R2 gets 66 Gy while R1 gets 60 Gy. </w:t>
            </w:r>
          </w:p>
        </w:tc>
      </w:tr>
    </w:tbl>
    <w:p w:rsidR="00000000" w:rsidDel="00000000" w:rsidP="00000000" w:rsidRDefault="00000000" w:rsidRPr="00000000" w14:paraId="00000482">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3">
      <w:pPr>
        <w:pStyle w:val="Heading2"/>
        <w:rPr/>
      </w:pPr>
      <w:bookmarkStart w:colFirst="0" w:colLast="0" w:name="_u2qcktecac9d" w:id="72"/>
      <w:bookmarkEnd w:id="72"/>
      <w:hyperlink w:anchor="_lx2epxcmsg6">
        <w:r w:rsidDel="00000000" w:rsidR="00000000" w:rsidRPr="00000000">
          <w:rPr>
            <w:rtl w:val="0"/>
          </w:rPr>
          <w:t xml:space="preserve">Unresectable / Medically inoperable</w:t>
        </w:r>
      </w:hyperlink>
      <w:r w:rsidDel="00000000" w:rsidR="00000000" w:rsidRPr="00000000">
        <w:rPr>
          <w:rtl w:val="0"/>
        </w:rPr>
      </w:r>
    </w:p>
    <w:p w:rsidR="00000000" w:rsidDel="00000000" w:rsidP="00000000" w:rsidRDefault="00000000" w:rsidRPr="00000000" w14:paraId="0000048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role for induction chemo but may be considered for bulky.</w:t>
      </w:r>
    </w:p>
    <w:p w:rsidR="00000000" w:rsidDel="00000000" w:rsidP="00000000" w:rsidRDefault="00000000" w:rsidRPr="00000000" w14:paraId="0000048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CCRT→ Durvalumab (Cat 1) </w:t>
      </w:r>
      <w:r w:rsidDel="00000000" w:rsidR="00000000" w:rsidRPr="00000000">
        <w:rPr>
          <w:rtl w:val="0"/>
        </w:rPr>
        <w:t xml:space="preserve"> [</w:t>
      </w:r>
      <w:hyperlink w:anchor="kix.8o8cpe3mdnov">
        <w:r w:rsidDel="00000000" w:rsidR="00000000" w:rsidRPr="00000000">
          <w:rPr>
            <w:rtl w:val="0"/>
          </w:rPr>
          <w:t xml:space="preserve">PACIFIC</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8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SCRT vs. CCRT</w:t>
            </w:r>
          </w:p>
          <w:p w:rsidR="00000000" w:rsidDel="00000000" w:rsidP="00000000" w:rsidRDefault="00000000" w:rsidRPr="00000000" w14:paraId="00000488">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appears to add ~2-3 months to overall survival as compared to SCRT. </w:t>
            </w:r>
          </w:p>
          <w:p w:rsidR="00000000" w:rsidDel="00000000" w:rsidP="00000000" w:rsidRDefault="00000000" w:rsidRPr="00000000" w14:paraId="00000489">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SCRT appears to add ~4 months to overall survival as compared to RT alone. </w:t>
            </w:r>
          </w:p>
          <w:p w:rsidR="00000000" w:rsidDel="00000000" w:rsidP="00000000" w:rsidRDefault="00000000" w:rsidRPr="00000000" w14:paraId="0000048A">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Altered fractionation is inferior to SCRT, but better than RT alone. </w:t>
            </w:r>
          </w:p>
          <w:p w:rsidR="00000000" w:rsidDel="00000000" w:rsidP="00000000" w:rsidRDefault="00000000" w:rsidRPr="00000000" w14:paraId="0000048B">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MS for RT alone / SRT / CCRT of 10→ 14→ 17 mo</w:t>
            </w:r>
            <w:r w:rsidDel="00000000" w:rsidR="00000000" w:rsidRPr="00000000">
              <w:rPr>
                <w:rFonts w:ascii="Times New Roman" w:cs="Times New Roman" w:eastAsia="Times New Roman" w:hAnsi="Times New Roman"/>
                <w:sz w:val="20"/>
                <w:szCs w:val="20"/>
                <w:rtl w:val="0"/>
              </w:rPr>
              <w:t xml:space="preserve">. 5y OS ~15%.</w:t>
            </w:r>
          </w:p>
          <w:p w:rsidR="00000000" w:rsidDel="00000000" w:rsidP="00000000" w:rsidRDefault="00000000" w:rsidRPr="00000000" w14:paraId="0000048C">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w:t>
            </w:r>
            <w:hyperlink w:anchor="rjeb8sfzf5ot">
              <w:r w:rsidDel="00000000" w:rsidR="00000000" w:rsidRPr="00000000">
                <w:rPr>
                  <w:rtl w:val="0"/>
                </w:rPr>
                <w:t xml:space="preserve">RTOG 06-17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much better for CCRT: MS 29 mo, 5y OS 30% for 60 Gy arm.</w:t>
            </w:r>
          </w:p>
          <w:bookmarkStart w:colFirst="0" w:colLast="0" w:name="89cjok8xd5cm" w:id="73"/>
          <w:bookmarkEnd w:id="73"/>
          <w:p w:rsidR="00000000" w:rsidDel="00000000" w:rsidP="00000000" w:rsidRDefault="00000000" w:rsidRPr="00000000" w14:paraId="0000048D">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Meta </w:t>
            </w:r>
            <w:r w:rsidDel="00000000" w:rsidR="00000000" w:rsidRPr="00000000">
              <w:rPr>
                <w:rFonts w:ascii="Times New Roman" w:cs="Times New Roman" w:eastAsia="Times New Roman" w:hAnsi="Times New Roman"/>
                <w:sz w:val="20"/>
                <w:szCs w:val="20"/>
                <w:rtl w:val="0"/>
              </w:rPr>
              <w:t xml:space="preserve">[</w:t>
            </w:r>
            <w:hyperlink r:id="rId311">
              <w:r w:rsidDel="00000000" w:rsidR="00000000" w:rsidRPr="00000000">
                <w:rPr>
                  <w:rFonts w:ascii="Times New Roman" w:cs="Times New Roman" w:eastAsia="Times New Roman" w:hAnsi="Times New Roman"/>
                  <w:b w:val="1"/>
                  <w:sz w:val="20"/>
                  <w:szCs w:val="20"/>
                  <w:rtl w:val="0"/>
                </w:rPr>
                <w:t xml:space="preserve">Auperin</w:t>
              </w:r>
            </w:hyperlink>
            <w:hyperlink r:id="rId312">
              <w:r w:rsidDel="00000000" w:rsidR="00000000" w:rsidRPr="00000000">
                <w:rPr>
                  <w:rFonts w:ascii="Times New Roman" w:cs="Times New Roman" w:eastAsia="Times New Roman" w:hAnsi="Times New Roman"/>
                  <w:sz w:val="20"/>
                  <w:szCs w:val="20"/>
                  <w:rtl w:val="0"/>
                </w:rPr>
                <w:t xml:space="preserve"> JCO '10]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SCRT vs. CCRT</w:t>
            </w:r>
            <w:r w:rsidDel="00000000" w:rsidR="00000000" w:rsidRPr="00000000">
              <w:rPr>
                <w:rFonts w:ascii="Times New Roman" w:cs="Times New Roman" w:eastAsia="Times New Roman" w:hAnsi="Times New Roman"/>
                <w:sz w:val="20"/>
                <w:szCs w:val="20"/>
                <w:rtl w:val="0"/>
              </w:rPr>
              <w:t xml:space="preserve">.</w:t>
              <w:br w:type="textWrapping"/>
              <w:t xml:space="preserve">CCRT has improved OS compared to SCRT, although with increased esophagitis.</w:t>
            </w:r>
          </w:p>
          <w:p w:rsidR="00000000" w:rsidDel="00000000" w:rsidP="00000000" w:rsidRDefault="00000000" w:rsidRPr="00000000" w14:paraId="0000048E">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 patients pooled from 6 trials. MFU 6y.</w:t>
            </w:r>
          </w:p>
          <w:p w:rsidR="00000000" w:rsidDel="00000000" w:rsidP="00000000" w:rsidRDefault="00000000" w:rsidRPr="00000000" w14:paraId="0000048F">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CCRT with 5y OS benefit of 4.5%</w:t>
            </w:r>
            <w:r w:rsidDel="00000000" w:rsidR="00000000" w:rsidRPr="00000000">
              <w:rPr>
                <w:rFonts w:ascii="Cardo" w:cs="Cardo" w:eastAsia="Cardo" w:hAnsi="Cardo"/>
                <w:sz w:val="20"/>
                <w:szCs w:val="20"/>
                <w:rtl w:val="0"/>
              </w:rPr>
              <w:t xml:space="preserve">; 5y OS 10.6→ 15.1%, 3y OS 18→ 24%.</w:t>
            </w:r>
          </w:p>
          <w:p w:rsidR="00000000" w:rsidDel="00000000" w:rsidP="00000000" w:rsidRDefault="00000000" w:rsidRPr="00000000" w14:paraId="00000490">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CCRT also decreases LRP (HR 0.77) at cost of acute G3+ esophagitis 4→ 18%. </w:t>
            </w:r>
          </w:p>
          <w:p w:rsidR="00000000" w:rsidDel="00000000" w:rsidP="00000000" w:rsidRDefault="00000000" w:rsidRPr="00000000" w14:paraId="00000491">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effect noted on distant progression.</w:t>
            </w:r>
          </w:p>
          <w:p w:rsidR="00000000" w:rsidDel="00000000" w:rsidP="00000000" w:rsidRDefault="00000000" w:rsidRPr="00000000" w14:paraId="00000492">
            <w:pPr>
              <w:numPr>
                <w:ilvl w:val="0"/>
                <w:numId w:val="7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Meta on Altered fractionation [JCO '12]: Not </w:t>
            </w:r>
            <w:r w:rsidDel="00000000" w:rsidR="00000000" w:rsidRPr="00000000">
              <w:rPr>
                <w:rtl w:val="0"/>
              </w:rPr>
              <w:t xml:space="preserve">in the setting</w:t>
            </w:r>
            <w:r w:rsidDel="00000000" w:rsidR="00000000" w:rsidRPr="00000000">
              <w:rPr>
                <w:rFonts w:ascii="Times New Roman" w:cs="Times New Roman" w:eastAsia="Times New Roman" w:hAnsi="Times New Roman"/>
                <w:sz w:val="20"/>
                <w:szCs w:val="20"/>
                <w:rtl w:val="0"/>
              </w:rPr>
              <w:t xml:space="preserve"> of chemo. </w:t>
            </w:r>
            <w:r w:rsidDel="00000000" w:rsidR="00000000" w:rsidRPr="00000000">
              <w:rPr>
                <w:rtl w:val="0"/>
              </w:rPr>
            </w:r>
          </w:p>
          <w:p w:rsidR="00000000" w:rsidDel="00000000" w:rsidP="00000000" w:rsidRDefault="00000000" w:rsidRPr="00000000" w14:paraId="00000493">
            <w:pPr>
              <w:numPr>
                <w:ilvl w:val="1"/>
                <w:numId w:val="7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Altered fractionation provides 2.5% benefit in 5y OS at the expense of inc esophagitis. </w:t>
            </w:r>
            <w:r w:rsidDel="00000000" w:rsidR="00000000" w:rsidRPr="00000000">
              <w:rPr>
                <w:rtl w:val="0"/>
              </w:rPr>
            </w:r>
          </w:p>
        </w:tc>
      </w:tr>
    </w:tbl>
    <w:p w:rsidR="00000000" w:rsidDel="00000000" w:rsidP="00000000" w:rsidRDefault="00000000" w:rsidRPr="00000000" w14:paraId="0000049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5">
      <w:pPr>
        <w:pStyle w:val="Heading3"/>
        <w:rPr/>
      </w:pPr>
      <w:bookmarkStart w:colFirst="0" w:colLast="0" w:name="_1zk2d6pobdtm" w:id="74"/>
      <w:bookmarkEnd w:id="74"/>
      <w:hyperlink w:anchor="_u2qcktecac9d">
        <w:r w:rsidDel="00000000" w:rsidR="00000000" w:rsidRPr="00000000">
          <w:rPr>
            <w:u w:val="single"/>
            <w:rtl w:val="0"/>
          </w:rPr>
          <w:t xml:space="preserve">RT Dose escalation</w:t>
        </w:r>
      </w:hyperlink>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RT alone up to 80 Gy seems to be reasonable and without significant toxicity. </w:t>
      </w:r>
    </w:p>
    <w:p w:rsidR="00000000" w:rsidDel="00000000" w:rsidP="00000000" w:rsidRDefault="00000000" w:rsidRPr="00000000" w14:paraId="00000497">
      <w:pPr>
        <w:rPr/>
      </w:pPr>
      <w:r w:rsidDel="00000000" w:rsidR="00000000" w:rsidRPr="00000000">
        <w:rPr>
          <w:rtl w:val="0"/>
        </w:rPr>
        <w:t xml:space="preserve">[</w:t>
      </w:r>
      <w:hyperlink w:anchor="ycxe1kbhyljf">
        <w:r w:rsidDel="00000000" w:rsidR="00000000" w:rsidRPr="00000000">
          <w:rPr>
            <w:rtl w:val="0"/>
          </w:rPr>
          <w:t xml:space="preserve">RTOG 73-01</w:t>
        </w:r>
      </w:hyperlink>
      <w:r w:rsidDel="00000000" w:rsidR="00000000" w:rsidRPr="00000000">
        <w:rPr>
          <w:rtl w:val="0"/>
        </w:rPr>
        <w:t xml:space="preserve">] in 1987 established 60 Gy RT at a minimum as standard of care.</w:t>
      </w:r>
    </w:p>
    <w:p w:rsidR="00000000" w:rsidDel="00000000" w:rsidP="00000000" w:rsidRDefault="00000000" w:rsidRPr="00000000" w14:paraId="00000498">
      <w:pPr>
        <w:rPr/>
      </w:pPr>
      <w:r w:rsidDel="00000000" w:rsidR="00000000" w:rsidRPr="00000000">
        <w:rPr>
          <w:rtl w:val="0"/>
        </w:rPr>
        <w:t xml:space="preserve">[</w:t>
      </w:r>
      <w:hyperlink w:anchor="yc495w7umwkd">
        <w:r w:rsidDel="00000000" w:rsidR="00000000" w:rsidRPr="00000000">
          <w:rPr>
            <w:rtl w:val="0"/>
          </w:rPr>
          <w:t xml:space="preserve">Dillman</w:t>
        </w:r>
      </w:hyperlink>
      <w:r w:rsidDel="00000000" w:rsidR="00000000" w:rsidRPr="00000000">
        <w:rPr>
          <w:rtl w:val="0"/>
        </w:rPr>
        <w:t xml:space="preserve">] in 1990 later demonstrated induction chemotherapy (SCRT) with CDDP/vinblastine to be superior to RT alone.</w:t>
      </w:r>
    </w:p>
    <w:p w:rsidR="00000000" w:rsidDel="00000000" w:rsidP="00000000" w:rsidRDefault="00000000" w:rsidRPr="00000000" w14:paraId="00000499">
      <w:pPr>
        <w:rPr/>
      </w:pPr>
      <w:r w:rsidDel="00000000" w:rsidR="00000000" w:rsidRPr="00000000">
        <w:rPr>
          <w:rtl w:val="0"/>
        </w:rPr>
        <w:t xml:space="preserve">[</w:t>
      </w:r>
      <w:hyperlink w:anchor="w7qrf21pbfei">
        <w:r w:rsidDel="00000000" w:rsidR="00000000" w:rsidRPr="00000000">
          <w:rPr>
            <w:rtl w:val="0"/>
          </w:rPr>
          <w:t xml:space="preserve">RTOG 94-10</w:t>
        </w:r>
      </w:hyperlink>
      <w:r w:rsidDel="00000000" w:rsidR="00000000" w:rsidRPr="00000000">
        <w:rPr>
          <w:rtl w:val="0"/>
        </w:rPr>
        <w:t xml:space="preserve">] in 2000</w:t>
      </w:r>
      <w:r w:rsidDel="00000000" w:rsidR="00000000" w:rsidRPr="00000000">
        <w:rPr>
          <w:rtl w:val="0"/>
        </w:rPr>
        <w:t xml:space="preserve"> later demonstrated CCRT to be superior to SCRT. </w:t>
      </w:r>
    </w:p>
    <w:p w:rsidR="00000000" w:rsidDel="00000000" w:rsidP="00000000" w:rsidRDefault="00000000" w:rsidRPr="00000000" w14:paraId="0000049A">
      <w:pPr>
        <w:rPr/>
      </w:pPr>
      <w:r w:rsidDel="00000000" w:rsidR="00000000" w:rsidRPr="00000000">
        <w:rPr>
          <w:rtl w:val="0"/>
        </w:rPr>
        <w:t xml:space="preserve">CCRT appears to be preferable to 60 Gy, while some will escalate to 66 Gy. No one escalates to 74 Gy [</w:t>
      </w:r>
      <w:hyperlink w:anchor="rjeb8sfzf5ot">
        <w:r w:rsidDel="00000000" w:rsidR="00000000" w:rsidRPr="00000000">
          <w:rPr>
            <w:rtl w:val="0"/>
          </w:rPr>
          <w:t xml:space="preserve">RTOG 06-17</w:t>
        </w:r>
      </w:hyperlink>
      <w:r w:rsidDel="00000000" w:rsidR="00000000" w:rsidRPr="00000000">
        <w:rPr>
          <w:rtl w:val="0"/>
        </w:rPr>
        <w:t xml:space="preserve">].</w:t>
      </w:r>
    </w:p>
    <w:p w:rsidR="00000000" w:rsidDel="00000000" w:rsidP="00000000" w:rsidRDefault="00000000" w:rsidRPr="00000000" w14:paraId="0000049B">
      <w:pPr>
        <w:widowControl w:val="0"/>
        <w:spacing w:line="240" w:lineRule="auto"/>
        <w:ind w:left="0" w:firstLine="0"/>
        <w:rPr/>
      </w:pPr>
      <w:r w:rsidDel="00000000" w:rsidR="00000000" w:rsidRPr="00000000">
        <w:rPr>
          <w:rtl w:val="0"/>
        </w:rPr>
        <w:t xml:space="preserve">Retrospective data [</w:t>
      </w:r>
      <w:hyperlink w:anchor="81n83icjfhfv">
        <w:r w:rsidDel="00000000" w:rsidR="00000000" w:rsidRPr="00000000">
          <w:rPr>
            <w:rtl w:val="0"/>
          </w:rPr>
          <w:t xml:space="preserve">from 2019</w:t>
        </w:r>
      </w:hyperlink>
      <w:r w:rsidDel="00000000" w:rsidR="00000000" w:rsidRPr="00000000">
        <w:rPr>
          <w:rtl w:val="0"/>
        </w:rPr>
        <w:t xml:space="preserve">] favors at least 66 Gy based on normal tissue constraints ("iso-toxicity").</w:t>
      </w:r>
    </w:p>
    <w:p w:rsidR="00000000" w:rsidDel="00000000" w:rsidP="00000000" w:rsidRDefault="00000000" w:rsidRPr="00000000" w14:paraId="0000049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dose escalation in the setting of CCRT, see [</w:t>
      </w:r>
      <w:hyperlink w:anchor="rjeb8sfzf5ot">
        <w:r w:rsidDel="00000000" w:rsidR="00000000" w:rsidRPr="00000000">
          <w:rPr>
            <w:rFonts w:ascii="Times New Roman" w:cs="Times New Roman" w:eastAsia="Times New Roman" w:hAnsi="Times New Roman"/>
            <w:sz w:val="20"/>
            <w:szCs w:val="20"/>
            <w:rtl w:val="0"/>
          </w:rPr>
          <w:t xml:space="preserve">RTOG 06-17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9D">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 to 80 Gy RT alone seems to be without significant toxicity. </w:t>
      </w:r>
    </w:p>
    <w:p w:rsidR="00000000" w:rsidDel="00000000" w:rsidP="00000000" w:rsidRDefault="00000000" w:rsidRPr="00000000" w14:paraId="0000049E">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t>
      </w:r>
      <w:r w:rsidDel="00000000" w:rsidR="00000000" w:rsidRPr="00000000">
        <w:rPr>
          <w:rtl w:val="0"/>
        </w:rPr>
        <w:t xml:space="preserve">is a suggestion</w:t>
      </w:r>
      <w:r w:rsidDel="00000000" w:rsidR="00000000" w:rsidRPr="00000000">
        <w:rPr>
          <w:rFonts w:ascii="Times New Roman" w:cs="Times New Roman" w:eastAsia="Times New Roman" w:hAnsi="Times New Roman"/>
          <w:sz w:val="20"/>
          <w:szCs w:val="20"/>
          <w:rtl w:val="0"/>
        </w:rPr>
        <w:t xml:space="preserve"> of pCR of the primary tumor not mattering if mediastinal nodal clearance is achieved. </w:t>
      </w:r>
    </w:p>
    <w:p w:rsidR="00000000" w:rsidDel="00000000" w:rsidP="00000000" w:rsidRDefault="00000000" w:rsidRPr="00000000" w14:paraId="0000049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Therefore, how important is dose-escalation of the tumor in absence of mediastinal nodal clearance?</w:t>
      </w:r>
    </w:p>
    <w:p w:rsidR="00000000" w:rsidDel="00000000" w:rsidP="00000000" w:rsidRDefault="00000000" w:rsidRPr="00000000" w14:paraId="000004A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more important, nuanced question is which nodal levels to cover, and to what dose.</w:t>
      </w:r>
    </w:p>
    <w:bookmarkStart w:colFirst="0" w:colLast="0" w:name="ycxe1kbhyljf" w:id="75"/>
    <w:bookmarkEnd w:id="75"/>
    <w:p w:rsidR="00000000" w:rsidDel="00000000" w:rsidP="00000000" w:rsidRDefault="00000000" w:rsidRPr="00000000" w14:paraId="000004A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7301</w:t>
      </w:r>
      <w:r w:rsidDel="00000000" w:rsidR="00000000" w:rsidRPr="00000000">
        <w:rPr>
          <w:rFonts w:ascii="Times New Roman" w:cs="Times New Roman" w:eastAsia="Times New Roman" w:hAnsi="Times New Roman"/>
          <w:sz w:val="20"/>
          <w:szCs w:val="20"/>
          <w:rtl w:val="0"/>
        </w:rPr>
        <w:t xml:space="preserve"> [</w:t>
      </w:r>
      <w:hyperlink r:id="rId313">
        <w:r w:rsidDel="00000000" w:rsidR="00000000" w:rsidRPr="00000000">
          <w:rPr>
            <w:rFonts w:ascii="Times New Roman" w:cs="Times New Roman" w:eastAsia="Times New Roman" w:hAnsi="Times New Roman"/>
            <w:sz w:val="20"/>
            <w:szCs w:val="20"/>
            <w:rtl w:val="0"/>
          </w:rPr>
          <w:t xml:space="preserve">Perez Cancer '87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40 Gy split course, 40/50/60 Gy</w:t>
      </w:r>
      <w:r w:rsidDel="00000000" w:rsidR="00000000" w:rsidRPr="00000000">
        <w:rPr>
          <w:rFonts w:ascii="Times New Roman" w:cs="Times New Roman" w:eastAsia="Times New Roman" w:hAnsi="Times New Roman"/>
          <w:sz w:val="20"/>
          <w:szCs w:val="20"/>
          <w:rtl w:val="0"/>
        </w:rPr>
        <w:t xml:space="preserve">. T4 or N3 30/10 vs. 40 Gy split vs. 40/20.</w:t>
        <w:br w:type="textWrapping"/>
        <w:t xml:space="preserve">Established 60 Gy as standard. Shor</w:t>
      </w:r>
      <w:r w:rsidDel="00000000" w:rsidR="00000000" w:rsidRPr="00000000">
        <w:rPr>
          <w:rtl w:val="0"/>
        </w:rPr>
        <w:t xml:space="preserve">tly thereafter, [</w:t>
      </w:r>
      <w:hyperlink w:anchor="yc495w7umwkd">
        <w:r w:rsidDel="00000000" w:rsidR="00000000" w:rsidRPr="00000000">
          <w:rPr>
            <w:rtl w:val="0"/>
          </w:rPr>
          <w:t xml:space="preserve">Dillman</w:t>
        </w:r>
      </w:hyperlink>
      <w:r w:rsidDel="00000000" w:rsidR="00000000" w:rsidRPr="00000000">
        <w:rPr>
          <w:rtl w:val="0"/>
        </w:rPr>
        <w:t xml:space="preserve">] demonstrated benefit with induction CDDP/Vinblastine.</w:t>
      </w:r>
      <w:r w:rsidDel="00000000" w:rsidR="00000000" w:rsidRPr="00000000">
        <w:rPr>
          <w:rtl w:val="0"/>
        </w:rPr>
      </w:r>
    </w:p>
    <w:p w:rsidR="00000000" w:rsidDel="00000000" w:rsidP="00000000" w:rsidRDefault="00000000" w:rsidRPr="00000000" w14:paraId="000004A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improves overall survival, 60 Gy split course has the highest rates of LC although 30% still fail locally.</w:t>
      </w:r>
    </w:p>
    <w:p w:rsidR="00000000" w:rsidDel="00000000" w:rsidP="00000000" w:rsidRDefault="00000000" w:rsidRPr="00000000" w14:paraId="000004A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447 pts. Unresectable stage III (including T3N0). 1973-1978.</w:t>
      </w:r>
    </w:p>
    <w:p w:rsidR="00000000" w:rsidDel="00000000" w:rsidP="00000000" w:rsidRDefault="00000000" w:rsidRPr="00000000" w14:paraId="000004A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included tumor, mediastinal and hilar LN. Spinal cord block to block dose to cord.</w:t>
      </w:r>
    </w:p>
    <w:p w:rsidR="00000000" w:rsidDel="00000000" w:rsidP="00000000" w:rsidRDefault="00000000" w:rsidRPr="00000000" w14:paraId="000004A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60/30 has the highest rates of LC of 70% without OS difference vs. 40 or 50 Gy.</w:t>
      </w:r>
    </w:p>
    <w:p w:rsidR="00000000" w:rsidDel="00000000" w:rsidP="00000000" w:rsidRDefault="00000000" w:rsidRPr="00000000" w14:paraId="000004A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 &lt; 10% at 5y for all regimens. OS 18% at 2y.</w:t>
      </w:r>
    </w:p>
    <w:p w:rsidR="00000000" w:rsidDel="00000000" w:rsidP="00000000" w:rsidRDefault="00000000" w:rsidRPr="00000000" w14:paraId="000004A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9311 </w:t>
      </w:r>
      <w:r w:rsidDel="00000000" w:rsidR="00000000" w:rsidRPr="00000000">
        <w:rPr>
          <w:rFonts w:ascii="Times New Roman" w:cs="Times New Roman" w:eastAsia="Times New Roman" w:hAnsi="Times New Roman"/>
          <w:sz w:val="20"/>
          <w:szCs w:val="20"/>
          <w:rtl w:val="0"/>
        </w:rPr>
        <w:t xml:space="preserve">[</w:t>
      </w:r>
      <w:hyperlink r:id="rId314">
        <w:r w:rsidDel="00000000" w:rsidR="00000000" w:rsidRPr="00000000">
          <w:rPr>
            <w:rFonts w:ascii="Times New Roman" w:cs="Times New Roman" w:eastAsia="Times New Roman" w:hAnsi="Times New Roman"/>
            <w:sz w:val="20"/>
            <w:szCs w:val="20"/>
            <w:rtl w:val="0"/>
          </w:rPr>
          <w:t xml:space="preserve">Bradley IROBP '05</w:t>
        </w:r>
      </w:hyperlink>
      <w:r w:rsidDel="00000000" w:rsidR="00000000" w:rsidRPr="00000000">
        <w:rPr>
          <w:rFonts w:ascii="Times New Roman" w:cs="Times New Roman" w:eastAsia="Times New Roman" w:hAnsi="Times New Roman"/>
          <w:sz w:val="20"/>
          <w:szCs w:val="20"/>
          <w:rtl w:val="0"/>
        </w:rPr>
        <w:t xml:space="preserve">, </w:t>
      </w:r>
      <w:hyperlink r:id="rId315">
        <w:r w:rsidDel="00000000" w:rsidR="00000000" w:rsidRPr="00000000">
          <w:rPr>
            <w:rFonts w:ascii="Times New Roman" w:cs="Times New Roman" w:eastAsia="Times New Roman" w:hAnsi="Times New Roman"/>
            <w:sz w:val="20"/>
            <w:szCs w:val="20"/>
            <w:rtl w:val="0"/>
          </w:rPr>
          <w:t xml:space="preserve">'07]</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3D RT alone </w:t>
      </w:r>
      <w:r w:rsidDel="00000000" w:rsidR="00000000" w:rsidRPr="00000000">
        <w:rPr>
          <w:rFonts w:ascii="Times New Roman" w:cs="Times New Roman" w:eastAsia="Times New Roman" w:hAnsi="Times New Roman"/>
          <w:b w:val="1"/>
          <w:sz w:val="20"/>
          <w:szCs w:val="20"/>
          <w:rtl w:val="0"/>
        </w:rPr>
        <w:t xml:space="preserve">dose</w:t>
      </w:r>
      <w:r w:rsidDel="00000000" w:rsidR="00000000" w:rsidRPr="00000000">
        <w:rPr>
          <w:rFonts w:ascii="Times New Roman" w:cs="Times New Roman" w:eastAsia="Times New Roman" w:hAnsi="Times New Roman"/>
          <w:b w:val="1"/>
          <w:sz w:val="20"/>
          <w:szCs w:val="20"/>
          <w:rtl w:val="0"/>
        </w:rPr>
        <w:t xml:space="preserve"> escalation </w:t>
      </w:r>
      <w:r w:rsidDel="00000000" w:rsidR="00000000" w:rsidRPr="00000000">
        <w:rPr>
          <w:rFonts w:ascii="Times New Roman" w:cs="Times New Roman" w:eastAsia="Times New Roman" w:hAnsi="Times New Roman"/>
          <w:sz w:val="20"/>
          <w:szCs w:val="20"/>
          <w:rtl w:val="0"/>
        </w:rPr>
        <w:t xml:space="preserve">(70.9 - 90.3 Gy).</w:t>
        <w:br w:type="textWrapping"/>
        <w:t xml:space="preserve">Up to 77.4 Gy of radiation alone is well tolerated. Utilizes </w:t>
      </w:r>
      <w:r w:rsidDel="00000000" w:rsidR="00000000" w:rsidRPr="00000000">
        <w:rPr>
          <w:rtl w:val="0"/>
        </w:rPr>
        <w:t xml:space="preserve">2.15 Gy per day. Don't go up to 90 Gy!</w:t>
      </w:r>
      <w:r w:rsidDel="00000000" w:rsidR="00000000" w:rsidRPr="00000000">
        <w:rPr>
          <w:rtl w:val="0"/>
        </w:rPr>
      </w:r>
    </w:p>
    <w:p w:rsidR="00000000" w:rsidDel="00000000" w:rsidP="00000000" w:rsidRDefault="00000000" w:rsidRPr="00000000" w14:paraId="000004A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 pts. Inoperable stage I-III NSCLC. No N3 or CCRT allowed. 14% NAC (n=25). 1995-2001.</w:t>
      </w:r>
    </w:p>
    <w:p w:rsidR="00000000" w:rsidDel="00000000" w:rsidP="00000000" w:rsidRDefault="00000000" w:rsidRPr="00000000" w14:paraId="000004A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PTV = GTV + at least 1 cm. Fluoroscopy used to check PTV margin.</w:t>
      </w:r>
    </w:p>
    <w:p w:rsidR="00000000" w:rsidDel="00000000" w:rsidP="00000000" w:rsidRDefault="00000000" w:rsidRPr="00000000" w14:paraId="000004A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dictates arms:</w:t>
      </w:r>
    </w:p>
    <w:p w:rsidR="00000000" w:rsidDel="00000000" w:rsidP="00000000" w:rsidRDefault="00000000" w:rsidRPr="00000000" w14:paraId="000004AB">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&lt; 25% received 70.9/33, 77.4/36, 83.8/39, 90.3/42.</w:t>
      </w:r>
    </w:p>
    <w:p w:rsidR="00000000" w:rsidDel="00000000" w:rsidP="00000000" w:rsidRDefault="00000000" w:rsidRPr="00000000" w14:paraId="000004AC">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25-36% received 70.9/33 or 77.4/36.</w:t>
      </w:r>
    </w:p>
    <w:p w:rsidR="00000000" w:rsidDel="00000000" w:rsidP="00000000" w:rsidRDefault="00000000" w:rsidRPr="00000000" w14:paraId="000004A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83.8/2.15 Gy well tolerated if V20 &lt; 25%, </w:t>
      </w:r>
      <w:r w:rsidDel="00000000" w:rsidR="00000000" w:rsidRPr="00000000">
        <w:rPr>
          <w:rFonts w:ascii="Times New Roman" w:cs="Times New Roman" w:eastAsia="Times New Roman" w:hAnsi="Times New Roman"/>
          <w:b w:val="1"/>
          <w:sz w:val="20"/>
          <w:szCs w:val="20"/>
          <w:rtl w:val="0"/>
        </w:rPr>
        <w:t xml:space="preserve">77.4 Gy</w:t>
      </w:r>
      <w:r w:rsidDel="00000000" w:rsidR="00000000" w:rsidRPr="00000000">
        <w:rPr>
          <w:rFonts w:ascii="Times New Roman" w:cs="Times New Roman" w:eastAsia="Times New Roman" w:hAnsi="Times New Roman"/>
          <w:sz w:val="20"/>
          <w:szCs w:val="20"/>
          <w:rtl w:val="0"/>
        </w:rPr>
        <w:t xml:space="preserve"> well tolerated if V20 = 25-36%.</w:t>
      </w:r>
    </w:p>
    <w:p w:rsidR="00000000" w:rsidDel="00000000" w:rsidP="00000000" w:rsidRDefault="00000000" w:rsidRPr="00000000" w14:paraId="000004A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90.3/42 too toxic!</w:t>
      </w:r>
    </w:p>
    <w:p w:rsidR="00000000" w:rsidDel="00000000" w:rsidP="00000000" w:rsidRDefault="00000000" w:rsidRPr="00000000" w14:paraId="000004A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Elective nodal failure in &lt; 10% of patients.</w:t>
      </w:r>
      <w:r w:rsidDel="00000000" w:rsidR="00000000" w:rsidRPr="00000000">
        <w:rPr>
          <w:rtl w:val="0"/>
        </w:rPr>
      </w:r>
    </w:p>
    <w:p w:rsidR="00000000" w:rsidDel="00000000" w:rsidP="00000000" w:rsidRDefault="00000000" w:rsidRPr="00000000" w14:paraId="000004B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MSKCC</w:t>
      </w:r>
      <w:r w:rsidDel="00000000" w:rsidR="00000000" w:rsidRPr="00000000">
        <w:rPr>
          <w:rFonts w:ascii="Times New Roman" w:cs="Times New Roman" w:eastAsia="Times New Roman" w:hAnsi="Times New Roman"/>
          <w:sz w:val="20"/>
          <w:szCs w:val="20"/>
          <w:rtl w:val="0"/>
        </w:rPr>
        <w:t xml:space="preserve"> [</w:t>
      </w:r>
      <w:hyperlink r:id="rId316">
        <w:r w:rsidDel="00000000" w:rsidR="00000000" w:rsidRPr="00000000">
          <w:rPr>
            <w:rFonts w:ascii="Times New Roman" w:cs="Times New Roman" w:eastAsia="Times New Roman" w:hAnsi="Times New Roman"/>
            <w:sz w:val="20"/>
            <w:szCs w:val="20"/>
            <w:rtl w:val="0"/>
          </w:rPr>
          <w:t xml:space="preserve">Rosenweig</w:t>
        </w:r>
      </w:hyperlink>
      <w:hyperlink r:id="rId317">
        <w:r w:rsidDel="00000000" w:rsidR="00000000" w:rsidRPr="00000000">
          <w:rPr>
            <w:rFonts w:ascii="Times New Roman" w:cs="Times New Roman" w:eastAsia="Times New Roman" w:hAnsi="Times New Roman"/>
            <w:sz w:val="20"/>
            <w:szCs w:val="20"/>
            <w:rtl w:val="0"/>
          </w:rPr>
          <w:t xml:space="preserve"> Cancer '05</w:t>
        </w:r>
      </w:hyperlink>
      <w:r w:rsidDel="00000000" w:rsidR="00000000" w:rsidRPr="00000000">
        <w:rPr>
          <w:rFonts w:ascii="Times New Roman" w:cs="Times New Roman" w:eastAsia="Times New Roman" w:hAnsi="Times New Roman"/>
          <w:sz w:val="20"/>
          <w:szCs w:val="20"/>
          <w:rtl w:val="0"/>
        </w:rPr>
        <w:t xml:space="preserve">]: Phase I. </w:t>
      </w:r>
      <w:r w:rsidDel="00000000" w:rsidR="00000000" w:rsidRPr="00000000">
        <w:rPr>
          <w:rFonts w:ascii="Times New Roman" w:cs="Times New Roman" w:eastAsia="Times New Roman" w:hAnsi="Times New Roman"/>
          <w:b w:val="1"/>
          <w:sz w:val="20"/>
          <w:szCs w:val="20"/>
          <w:rtl w:val="0"/>
        </w:rPr>
        <w:t xml:space="preserve">3D-RT alone 70.2 / 75.6 / 81 / 84 Gy</w:t>
      </w:r>
      <w:r w:rsidDel="00000000" w:rsidR="00000000" w:rsidRPr="00000000">
        <w:rPr>
          <w:rFonts w:ascii="Times New Roman" w:cs="Times New Roman" w:eastAsia="Times New Roman" w:hAnsi="Times New Roman"/>
          <w:sz w:val="20"/>
          <w:szCs w:val="20"/>
          <w:rtl w:val="0"/>
        </w:rPr>
        <w:t xml:space="preserve">. </w:t>
        <w:br w:type="textWrapping"/>
        <w:t xml:space="preserve">84 Gy deemed to </w:t>
      </w:r>
      <w:r w:rsidDel="00000000" w:rsidR="00000000" w:rsidRPr="00000000">
        <w:rPr>
          <w:rtl w:val="0"/>
        </w:rPr>
        <w:t xml:space="preserve">be the maximum</w:t>
      </w:r>
      <w:r w:rsidDel="00000000" w:rsidR="00000000" w:rsidRPr="00000000">
        <w:rPr>
          <w:rFonts w:ascii="Times New Roman" w:cs="Times New Roman" w:eastAsia="Times New Roman" w:hAnsi="Times New Roman"/>
          <w:sz w:val="20"/>
          <w:szCs w:val="20"/>
          <w:rtl w:val="0"/>
        </w:rPr>
        <w:t xml:space="preserve"> tolerated dose. There </w:t>
      </w:r>
      <w:r w:rsidDel="00000000" w:rsidR="00000000" w:rsidRPr="00000000">
        <w:rPr>
          <w:rtl w:val="0"/>
        </w:rPr>
        <w:t xml:space="preserve">is a suggestion</w:t>
      </w:r>
      <w:r w:rsidDel="00000000" w:rsidR="00000000" w:rsidRPr="00000000">
        <w:rPr>
          <w:rFonts w:ascii="Times New Roman" w:cs="Times New Roman" w:eastAsia="Times New Roman" w:hAnsi="Times New Roman"/>
          <w:sz w:val="20"/>
          <w:szCs w:val="20"/>
          <w:rtl w:val="0"/>
        </w:rPr>
        <w:t xml:space="preserve"> of improved OS with 80 Gy.</w:t>
      </w:r>
    </w:p>
    <w:p w:rsidR="00000000" w:rsidDel="00000000" w:rsidP="00000000" w:rsidRDefault="00000000" w:rsidRPr="00000000" w14:paraId="000004B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 pts. 1991-2003. 66% stage III, rest stage I-II. Induction chemo </w:t>
      </w:r>
      <w:r w:rsidDel="00000000" w:rsidR="00000000" w:rsidRPr="00000000">
        <w:rPr>
          <w:rFonts w:ascii="Times New Roman" w:cs="Times New Roman" w:eastAsia="Times New Roman" w:hAnsi="Times New Roman"/>
          <w:sz w:val="20"/>
          <w:szCs w:val="20"/>
          <w:rtl w:val="0"/>
        </w:rPr>
        <w:t xml:space="preserve">in 16%</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B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50.4 Gy to macroscopic disease, ipsi hilum and entire mediastinum. 19.8 to macroscopic tumor and lymph nodes. Protocol later modified to allow boost only to macroscopic disease.</w:t>
      </w:r>
    </w:p>
    <w:p w:rsidR="00000000" w:rsidDel="00000000" w:rsidP="00000000" w:rsidRDefault="00000000" w:rsidRPr="00000000" w14:paraId="000004B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Crude late pulmonary toxicity 7%. </w:t>
      </w:r>
    </w:p>
    <w:p w:rsidR="00000000" w:rsidDel="00000000" w:rsidP="00000000" w:rsidRDefault="00000000" w:rsidRPr="00000000" w14:paraId="000004B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OS significantly improved for patients who received ≥ 80 Gy. </w:t>
      </w:r>
    </w:p>
    <w:p w:rsidR="00000000" w:rsidDel="00000000" w:rsidP="00000000" w:rsidRDefault="00000000" w:rsidRPr="00000000" w14:paraId="000004B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MSKCC</w:t>
      </w:r>
      <w:r w:rsidDel="00000000" w:rsidR="00000000" w:rsidRPr="00000000">
        <w:rPr>
          <w:rFonts w:ascii="Times New Roman" w:cs="Times New Roman" w:eastAsia="Times New Roman" w:hAnsi="Times New Roman"/>
          <w:sz w:val="20"/>
          <w:szCs w:val="20"/>
          <w:rtl w:val="0"/>
        </w:rPr>
        <w:t xml:space="preserve"> [</w:t>
      </w:r>
      <w:hyperlink r:id="rId318">
        <w:r w:rsidDel="00000000" w:rsidR="00000000" w:rsidRPr="00000000">
          <w:rPr>
            <w:rFonts w:ascii="Times New Roman" w:cs="Times New Roman" w:eastAsia="Times New Roman" w:hAnsi="Times New Roman"/>
            <w:sz w:val="20"/>
            <w:szCs w:val="20"/>
            <w:rtl w:val="0"/>
          </w:rPr>
          <w:t xml:space="preserve">Sura Cancer '07</w:t>
        </w:r>
      </w:hyperlink>
      <w:r w:rsidDel="00000000" w:rsidR="00000000" w:rsidRPr="00000000">
        <w:rPr>
          <w:rFonts w:ascii="Times New Roman" w:cs="Times New Roman" w:eastAsia="Times New Roman" w:hAnsi="Times New Roman"/>
          <w:sz w:val="20"/>
          <w:szCs w:val="20"/>
          <w:rtl w:val="0"/>
        </w:rPr>
        <w:t xml:space="preserve">]: Retro.</w:t>
      </w:r>
      <w:r w:rsidDel="00000000" w:rsidR="00000000" w:rsidRPr="00000000">
        <w:rPr>
          <w:rFonts w:ascii="Cardo" w:cs="Cardo" w:eastAsia="Cardo" w:hAnsi="Cardo"/>
          <w:b w:val="1"/>
          <w:sz w:val="20"/>
          <w:szCs w:val="20"/>
          <w:rtl w:val="0"/>
        </w:rPr>
        <w:t xml:space="preserve"> 80 Gy RT→ Chemo</w:t>
      </w:r>
      <w:r w:rsidDel="00000000" w:rsidR="00000000" w:rsidRPr="00000000">
        <w:rPr>
          <w:rFonts w:ascii="Times New Roman" w:cs="Times New Roman" w:eastAsia="Times New Roman" w:hAnsi="Times New Roman"/>
          <w:sz w:val="20"/>
          <w:szCs w:val="20"/>
          <w:rtl w:val="0"/>
        </w:rPr>
        <w:t xml:space="preserve">.</w:t>
        <w:br w:type="textWrapping"/>
        <w:t xml:space="preserve">Data from 77.4 Gy alone with best local control per 93-11 above.</w:t>
      </w:r>
    </w:p>
    <w:p w:rsidR="00000000" w:rsidDel="00000000" w:rsidP="00000000" w:rsidRDefault="00000000" w:rsidRPr="00000000" w14:paraId="000004B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 inoperable pts I-IIIB. 55 pts stage I/II, 27 pts stage IIIA/B. Only 5% mediastinoscopy. 80% PET.</w:t>
      </w:r>
    </w:p>
    <w:p w:rsidR="00000000" w:rsidDel="00000000" w:rsidP="00000000" w:rsidRDefault="00000000" w:rsidRPr="00000000" w14:paraId="000004B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Margin 10-15 mm. 3D RT, 16% IMRT.</w:t>
      </w:r>
    </w:p>
    <w:p w:rsidR="00000000" w:rsidDel="00000000" w:rsidP="00000000" w:rsidRDefault="00000000" w:rsidRPr="00000000" w14:paraId="000004B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LC for I-II / IIIA-B 39→ 67%. Compare to 5y LC w CCRT &gt; 50% based on</w:t>
      </w:r>
      <w:r w:rsidDel="00000000" w:rsidR="00000000" w:rsidRPr="00000000">
        <w:rPr>
          <w:rtl w:val="0"/>
        </w:rPr>
        <w:t xml:space="preserve"> [</w:t>
      </w:r>
      <w:hyperlink w:anchor="rjeb8sfzf5ot">
        <w:r w:rsidDel="00000000" w:rsidR="00000000" w:rsidRPr="00000000">
          <w:rPr>
            <w:rtl w:val="0"/>
          </w:rPr>
          <w:t xml:space="preserve">RTOG 06-17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B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for I-II / IIIA-B 31→ 36%, MS for I-II/IIIA-B 32→ 41 mo.</w:t>
      </w:r>
    </w:p>
    <w:p w:rsidR="00000000" w:rsidDel="00000000" w:rsidP="00000000" w:rsidRDefault="00000000" w:rsidRPr="00000000" w14:paraId="000004B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Acute G3+ pneumonitis 5% (4 pts), with two deaths. Late G3+ pneumonitis 7% (5 pts).</w:t>
      </w:r>
      <w:r w:rsidDel="00000000" w:rsidR="00000000" w:rsidRPr="00000000">
        <w:rPr>
          <w:rtl w:val="0"/>
        </w:rPr>
      </w:r>
    </w:p>
    <w:p w:rsidR="00000000" w:rsidDel="00000000" w:rsidP="00000000" w:rsidRDefault="00000000" w:rsidRPr="00000000" w14:paraId="000004BB">
      <w:pPr>
        <w:pStyle w:val="Heading3"/>
        <w:rPr/>
      </w:pPr>
      <w:bookmarkStart w:colFirst="0" w:colLast="0" w:name="_16zvai86raju" w:id="76"/>
      <w:bookmarkEnd w:id="76"/>
      <w:hyperlink w:anchor="_u2qcktecac9d">
        <w:r w:rsidDel="00000000" w:rsidR="00000000" w:rsidRPr="00000000">
          <w:rPr>
            <w:u w:val="single"/>
            <w:rtl w:val="0"/>
          </w:rPr>
          <w:t xml:space="preserve">SC</w:t>
        </w:r>
      </w:hyperlink>
      <w:hyperlink w:anchor="_u2qcktecac9d">
        <w:r w:rsidDel="00000000" w:rsidR="00000000" w:rsidRPr="00000000">
          <w:rPr>
            <w:u w:val="single"/>
            <w:rtl w:val="0"/>
          </w:rPr>
          <w:t xml:space="preserve">RT</w:t>
        </w:r>
      </w:hyperlink>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SCRT </w:t>
      </w:r>
      <w:r w:rsidDel="00000000" w:rsidR="00000000" w:rsidRPr="00000000">
        <w:rPr>
          <w:rtl w:val="0"/>
        </w:rPr>
        <w:t xml:space="preserve">appears to provide</w:t>
      </w:r>
      <w:r w:rsidDel="00000000" w:rsidR="00000000" w:rsidRPr="00000000">
        <w:rPr>
          <w:rFonts w:ascii="Times New Roman" w:cs="Times New Roman" w:eastAsia="Times New Roman" w:hAnsi="Times New Roman"/>
          <w:sz w:val="20"/>
          <w:szCs w:val="20"/>
          <w:rtl w:val="0"/>
        </w:rPr>
        <w:t xml:space="preserve"> a 4 mo OS benefit as compared to RT alone. </w:t>
      </w:r>
    </w:p>
    <w:bookmarkStart w:colFirst="0" w:colLast="0" w:name="yc495w7umwkd" w:id="77"/>
    <w:bookmarkEnd w:id="77"/>
    <w:p w:rsidR="00000000" w:rsidDel="00000000" w:rsidP="00000000" w:rsidRDefault="00000000" w:rsidRPr="00000000" w14:paraId="000004BD">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CALGB 8433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Dillman</w:t>
      </w:r>
      <w:r w:rsidDel="00000000" w:rsidR="00000000" w:rsidRPr="00000000">
        <w:rPr>
          <w:rFonts w:ascii="Times New Roman" w:cs="Times New Roman" w:eastAsia="Times New Roman" w:hAnsi="Times New Roman"/>
          <w:sz w:val="20"/>
          <w:szCs w:val="20"/>
          <w:rtl w:val="0"/>
        </w:rPr>
        <w:t xml:space="preserve"> </w:t>
      </w:r>
      <w:hyperlink r:id="rId319">
        <w:r w:rsidDel="00000000" w:rsidR="00000000" w:rsidRPr="00000000">
          <w:rPr>
            <w:rFonts w:ascii="Times New Roman" w:cs="Times New Roman" w:eastAsia="Times New Roman" w:hAnsi="Times New Roman"/>
            <w:sz w:val="20"/>
            <w:szCs w:val="20"/>
            <w:rtl w:val="0"/>
          </w:rPr>
          <w:t xml:space="preserve">NEJM '90</w:t>
        </w:r>
      </w:hyperlink>
      <w:r w:rsidDel="00000000" w:rsidR="00000000" w:rsidRPr="00000000">
        <w:rPr>
          <w:rFonts w:ascii="Times New Roman" w:cs="Times New Roman" w:eastAsia="Times New Roman" w:hAnsi="Times New Roman"/>
          <w:sz w:val="20"/>
          <w:szCs w:val="20"/>
          <w:rtl w:val="0"/>
        </w:rPr>
        <w:t xml:space="preserve">,</w:t>
      </w:r>
      <w:hyperlink r:id="rId320">
        <w:r w:rsidDel="00000000" w:rsidR="00000000" w:rsidRPr="00000000">
          <w:rPr>
            <w:rFonts w:ascii="Times New Roman" w:cs="Times New Roman" w:eastAsia="Times New Roman" w:hAnsi="Times New Roman"/>
            <w:sz w:val="20"/>
            <w:szCs w:val="20"/>
            <w:rtl w:val="0"/>
          </w:rPr>
          <w:t xml:space="preserve">'96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CDDP/Vinblastine </w:t>
      </w:r>
      <w:r w:rsidDel="00000000" w:rsidR="00000000" w:rsidRPr="00000000">
        <w:rPr>
          <w:rFonts w:ascii="Times New Roman" w:cs="Times New Roman" w:eastAsia="Times New Roman" w:hAnsi="Times New Roman"/>
          <w:sz w:val="20"/>
          <w:szCs w:val="20"/>
          <w:rtl w:val="0"/>
        </w:rPr>
        <w:t xml:space="preserve">x2c</w:t>
      </w:r>
      <w:r w:rsidDel="00000000" w:rsidR="00000000" w:rsidRPr="00000000">
        <w:rPr>
          <w:rFonts w:ascii="Cardo" w:cs="Cardo" w:eastAsia="Cardo" w:hAnsi="Cardo"/>
          <w:b w:val="1"/>
          <w:sz w:val="20"/>
          <w:szCs w:val="20"/>
          <w:rtl w:val="0"/>
        </w:rPr>
        <w:t xml:space="preserve">→ 60/30</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SCRT is superior to RT alone, adding a 4 mo OS benefit. </w:t>
      </w:r>
      <w:r w:rsidDel="00000000" w:rsidR="00000000" w:rsidRPr="00000000">
        <w:rPr>
          <w:rtl w:val="0"/>
        </w:rPr>
        <w:t xml:space="preserve">[</w:t>
      </w:r>
      <w:hyperlink w:anchor="w7qrf21pbfei">
        <w:r w:rsidDel="00000000" w:rsidR="00000000" w:rsidRPr="00000000">
          <w:rPr>
            <w:rtl w:val="0"/>
          </w:rPr>
          <w:t xml:space="preserve">RTOG 94-10</w:t>
        </w:r>
      </w:hyperlink>
      <w:r w:rsidDel="00000000" w:rsidR="00000000" w:rsidRPr="00000000">
        <w:rPr>
          <w:rtl w:val="0"/>
        </w:rPr>
        <w:t xml:space="preserve">] later </w:t>
      </w:r>
      <w:r w:rsidDel="00000000" w:rsidR="00000000" w:rsidRPr="00000000">
        <w:rPr>
          <w:rFonts w:ascii="Times New Roman" w:cs="Times New Roman" w:eastAsia="Times New Roman" w:hAnsi="Times New Roman"/>
          <w:sz w:val="20"/>
          <w:szCs w:val="20"/>
          <w:rtl w:val="0"/>
        </w:rPr>
        <w:t xml:space="preserve">demonstrated CCRT to be superior to SCRT.</w:t>
      </w:r>
    </w:p>
    <w:p w:rsidR="00000000" w:rsidDel="00000000" w:rsidP="00000000" w:rsidRDefault="00000000" w:rsidRPr="00000000" w14:paraId="000004B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 pts. IIIA 60/30 ± neoadj Cis/Vinblastine x2c. 1984-1987.</w:t>
      </w:r>
    </w:p>
    <w:p w:rsidR="00000000" w:rsidDel="00000000" w:rsidP="00000000" w:rsidRDefault="00000000" w:rsidRPr="00000000" w14:paraId="000004BF">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10→ 14m and 5y OS 6→ 17%. 7y OS 6→ 13%.</w:t>
      </w:r>
      <w:r w:rsidDel="00000000" w:rsidR="00000000" w:rsidRPr="00000000">
        <w:rPr>
          <w:rtl w:val="0"/>
        </w:rPr>
      </w:r>
    </w:p>
    <w:p w:rsidR="00000000" w:rsidDel="00000000" w:rsidP="00000000" w:rsidRDefault="00000000" w:rsidRPr="00000000" w14:paraId="000004C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8808</w:t>
      </w:r>
      <w:r w:rsidDel="00000000" w:rsidR="00000000" w:rsidRPr="00000000">
        <w:rPr>
          <w:rFonts w:ascii="Times New Roman" w:cs="Times New Roman" w:eastAsia="Times New Roman" w:hAnsi="Times New Roman"/>
          <w:sz w:val="20"/>
          <w:szCs w:val="20"/>
          <w:rtl w:val="0"/>
        </w:rPr>
        <w:t xml:space="preserve"> / ECOG 4588 [</w:t>
      </w:r>
      <w:hyperlink r:id="rId321">
        <w:r w:rsidDel="00000000" w:rsidR="00000000" w:rsidRPr="00000000">
          <w:rPr>
            <w:rFonts w:ascii="Times New Roman" w:cs="Times New Roman" w:eastAsia="Times New Roman" w:hAnsi="Times New Roman"/>
            <w:sz w:val="20"/>
            <w:szCs w:val="20"/>
            <w:rtl w:val="0"/>
          </w:rPr>
          <w:t xml:space="preserve">Sause</w:t>
        </w:r>
      </w:hyperlink>
      <w:hyperlink r:id="rId322">
        <w:r w:rsidDel="00000000" w:rsidR="00000000" w:rsidRPr="00000000">
          <w:rPr>
            <w:rFonts w:ascii="Times New Roman" w:cs="Times New Roman" w:eastAsia="Times New Roman" w:hAnsi="Times New Roman"/>
            <w:sz w:val="20"/>
            <w:szCs w:val="20"/>
            <w:rtl w:val="0"/>
          </w:rPr>
          <w:t xml:space="preserve"> '00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RT alone vs. HFX RT vs. Dillman SRT</w:t>
      </w:r>
      <w:r w:rsidDel="00000000" w:rsidR="00000000" w:rsidRPr="00000000">
        <w:rPr>
          <w:rFonts w:ascii="Times New Roman" w:cs="Times New Roman" w:eastAsia="Times New Roman" w:hAnsi="Times New Roman"/>
          <w:sz w:val="20"/>
          <w:szCs w:val="20"/>
          <w:rtl w:val="0"/>
        </w:rPr>
        <w:t xml:space="preserve">. </w:t>
        <w:br w:type="textWrapping"/>
        <w:t xml:space="preserve">SCRT is superior to standard and HFX RT, adding a 2 mo OS benefit.</w:t>
      </w:r>
    </w:p>
    <w:p w:rsidR="00000000" w:rsidDel="00000000" w:rsidP="00000000" w:rsidRDefault="00000000" w:rsidRPr="00000000" w14:paraId="000004C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458 pts. Stage II-IIIB. 1989-1992. </w:t>
      </w:r>
    </w:p>
    <w:p w:rsidR="00000000" w:rsidDel="00000000" w:rsidP="00000000" w:rsidRDefault="00000000" w:rsidRPr="00000000" w14:paraId="000004C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11→ 12→ 13m</w:t>
      </w:r>
      <w:r w:rsidDel="00000000" w:rsidR="00000000" w:rsidRPr="00000000">
        <w:rPr>
          <w:rFonts w:ascii="Times New Roman" w:cs="Times New Roman" w:eastAsia="Times New Roman" w:hAnsi="Times New Roman"/>
          <w:sz w:val="20"/>
          <w:szCs w:val="20"/>
          <w:rtl w:val="0"/>
        </w:rPr>
        <w:t xml:space="preserve">. 5y OS &lt; 10% in all arms, although Dillman superior at 8%.</w:t>
      </w:r>
    </w:p>
    <w:p w:rsidR="00000000" w:rsidDel="00000000" w:rsidP="00000000" w:rsidRDefault="00000000" w:rsidRPr="00000000" w14:paraId="000004C3">
      <w:pPr>
        <w:numPr>
          <w:ilvl w:val="0"/>
          <w:numId w:val="25"/>
        </w:numPr>
        <w:spacing w:line="240" w:lineRule="auto"/>
        <w:ind w:left="720" w:hanging="360"/>
        <w:rPr>
          <w:u w:val="none"/>
        </w:rPr>
      </w:pPr>
      <w:r w:rsidDel="00000000" w:rsidR="00000000" w:rsidRPr="00000000">
        <w:rPr>
          <w:b w:val="1"/>
          <w:rtl w:val="0"/>
        </w:rPr>
        <w:t xml:space="preserve">China</w:t>
      </w:r>
      <w:r w:rsidDel="00000000" w:rsidR="00000000" w:rsidRPr="00000000">
        <w:rPr>
          <w:rtl w:val="0"/>
        </w:rPr>
        <w:t xml:space="preserve"> [</w:t>
      </w:r>
      <w:hyperlink r:id="rId323">
        <w:r w:rsidDel="00000000" w:rsidR="00000000" w:rsidRPr="00000000">
          <w:rPr>
            <w:rtl w:val="0"/>
          </w:rPr>
          <w:t xml:space="preserve">Kong IJROBP '20</w:t>
        </w:r>
      </w:hyperlink>
      <w:r w:rsidDel="00000000" w:rsidR="00000000" w:rsidRPr="00000000">
        <w:rPr>
          <w:rtl w:val="0"/>
        </w:rPr>
        <w:t xml:space="preserve">]: Retro. </w:t>
      </w:r>
      <w:r w:rsidDel="00000000" w:rsidR="00000000" w:rsidRPr="00000000">
        <w:rPr>
          <w:rFonts w:ascii="Cardo" w:cs="Cardo" w:eastAsia="Cardo" w:hAnsi="Cardo"/>
          <w:b w:val="1"/>
          <w:rtl w:val="0"/>
        </w:rPr>
        <w:t xml:space="preserve">Induction chemo→ 60/15</w:t>
      </w:r>
      <w:r w:rsidDel="00000000" w:rsidR="00000000" w:rsidRPr="00000000">
        <w:rPr>
          <w:rtl w:val="0"/>
        </w:rPr>
        <w:t xml:space="preserve">.</w:t>
      </w:r>
    </w:p>
    <w:p w:rsidR="00000000" w:rsidDel="00000000" w:rsidP="00000000" w:rsidRDefault="00000000" w:rsidRPr="00000000" w14:paraId="000004C4">
      <w:pPr>
        <w:spacing w:line="240" w:lineRule="auto"/>
        <w:ind w:left="720" w:firstLine="0"/>
        <w:rPr/>
      </w:pPr>
      <w:r w:rsidDel="00000000" w:rsidR="00000000" w:rsidRPr="00000000">
        <w:rPr>
          <w:rtl w:val="0"/>
        </w:rPr>
        <w:t xml:space="preserve">TBL </w:t>
      </w:r>
      <w:hyperlink r:id="rId324">
        <w:r w:rsidDel="00000000" w:rsidR="00000000" w:rsidRPr="00000000">
          <w:rPr>
            <w:vertAlign w:val="superscript"/>
            <w:rtl w:val="0"/>
          </w:rPr>
          <w:t xml:space="preserve">QS</w:t>
        </w:r>
      </w:hyperlink>
      <w:r w:rsidDel="00000000" w:rsidR="00000000" w:rsidRPr="00000000">
        <w:rPr>
          <w:rtl w:val="0"/>
        </w:rPr>
        <w:t xml:space="preserve">: Exercise caution and careful patient selection if considering hypofractionation for stage III NSCLC.</w:t>
      </w:r>
    </w:p>
    <w:p w:rsidR="00000000" w:rsidDel="00000000" w:rsidP="00000000" w:rsidRDefault="00000000" w:rsidRPr="00000000" w14:paraId="000004C5">
      <w:pPr>
        <w:spacing w:line="240" w:lineRule="auto"/>
        <w:ind w:left="720" w:firstLine="0"/>
        <w:rPr/>
      </w:pPr>
      <w:r w:rsidDel="00000000" w:rsidR="00000000" w:rsidRPr="00000000">
        <w:rPr>
          <w:rtl w:val="0"/>
        </w:rPr>
        <w:t xml:space="preserve">Constraints associated with severe toxicity compare favorably to the recommended constraints on [</w:t>
      </w:r>
      <w:hyperlink w:anchor="2btlcyn3xrm9">
        <w:r w:rsidDel="00000000" w:rsidR="00000000" w:rsidRPr="00000000">
          <w:rPr>
            <w:rtl w:val="0"/>
          </w:rPr>
          <w:t xml:space="preserve">SUNSET</w:t>
        </w:r>
      </w:hyperlink>
      <w:r w:rsidDel="00000000" w:rsidR="00000000" w:rsidRPr="00000000">
        <w:rPr>
          <w:rtl w:val="0"/>
        </w:rPr>
        <w:t xml:space="preserve">] (Table 2). See the [</w:t>
      </w:r>
      <w:hyperlink r:id="rId325">
        <w:r w:rsidDel="00000000" w:rsidR="00000000" w:rsidRPr="00000000">
          <w:rPr>
            <w:rtl w:val="0"/>
          </w:rPr>
          <w:t xml:space="preserve">Constraints and Toxicity</w:t>
        </w:r>
      </w:hyperlink>
      <w:r w:rsidDel="00000000" w:rsidR="00000000" w:rsidRPr="00000000">
        <w:rPr>
          <w:rtl w:val="0"/>
        </w:rPr>
        <w:t xml:space="preserve">] section, specifically the Hypofractionation section, for more.</w:t>
      </w:r>
    </w:p>
    <w:p w:rsidR="00000000" w:rsidDel="00000000" w:rsidP="00000000" w:rsidRDefault="00000000" w:rsidRPr="00000000" w14:paraId="000004C6">
      <w:pPr>
        <w:numPr>
          <w:ilvl w:val="1"/>
          <w:numId w:val="25"/>
        </w:numPr>
        <w:spacing w:line="240" w:lineRule="auto"/>
        <w:ind w:left="1440" w:hanging="360"/>
        <w:rPr>
          <w:u w:val="none"/>
        </w:rPr>
      </w:pPr>
      <w:r w:rsidDel="00000000" w:rsidR="00000000" w:rsidRPr="00000000">
        <w:rPr>
          <w:rtl w:val="0"/>
        </w:rPr>
        <w:t xml:space="preserve">42 patients. 2012-2016. N2 55%, N3 31%. MFU nearly 4y.</w:t>
      </w:r>
    </w:p>
    <w:p w:rsidR="00000000" w:rsidDel="00000000" w:rsidP="00000000" w:rsidRDefault="00000000" w:rsidRPr="00000000" w14:paraId="000004C7">
      <w:pPr>
        <w:numPr>
          <w:ilvl w:val="2"/>
          <w:numId w:val="25"/>
        </w:numPr>
        <w:spacing w:line="240" w:lineRule="auto"/>
        <w:ind w:left="2160" w:hanging="360"/>
        <w:rPr>
          <w:u w:val="none"/>
        </w:rPr>
      </w:pPr>
      <w:r w:rsidDel="00000000" w:rsidR="00000000" w:rsidRPr="00000000">
        <w:rPr>
          <w:rtl w:val="0"/>
        </w:rPr>
        <w:t xml:space="preserve">RT volumes post-induction chemo. PTVp 0.5-1.0 cm, PTVn 0.5-0.8 cm. There were no specific dose limits for the heart, trachea, and main bronchi. Attempted to minimize esophageal overlap to be less than 4 cm. Attempted to limit transverse overlap to &lt; ⅓ of the esophagus, circumferential esophageal irradiation was not allowed.</w:t>
      </w:r>
    </w:p>
    <w:p w:rsidR="00000000" w:rsidDel="00000000" w:rsidP="00000000" w:rsidRDefault="00000000" w:rsidRPr="00000000" w14:paraId="000004C8">
      <w:pPr>
        <w:numPr>
          <w:ilvl w:val="1"/>
          <w:numId w:val="25"/>
        </w:numPr>
        <w:spacing w:line="240" w:lineRule="auto"/>
        <w:ind w:left="1440" w:hanging="360"/>
        <w:rPr>
          <w:u w:val="none"/>
        </w:rPr>
      </w:pPr>
      <w:r w:rsidDel="00000000" w:rsidR="00000000" w:rsidRPr="00000000">
        <w:rPr>
          <w:rtl w:val="0"/>
        </w:rPr>
        <w:t xml:space="preserve">16 patients (38%) did not receive the intended dose of 60 Gy, including acute esophagitis in 6 cases.</w:t>
      </w:r>
    </w:p>
    <w:p w:rsidR="00000000" w:rsidDel="00000000" w:rsidP="00000000" w:rsidRDefault="00000000" w:rsidRPr="00000000" w14:paraId="000004C9">
      <w:pPr>
        <w:numPr>
          <w:ilvl w:val="1"/>
          <w:numId w:val="25"/>
        </w:numPr>
        <w:spacing w:line="240" w:lineRule="auto"/>
        <w:ind w:left="1440" w:hanging="360"/>
        <w:rPr>
          <w:u w:val="none"/>
        </w:rPr>
      </w:pPr>
      <w:r w:rsidDel="00000000" w:rsidR="00000000" w:rsidRPr="00000000">
        <w:rPr>
          <w:rtl w:val="0"/>
        </w:rPr>
        <w:t xml:space="preserve">MS 48 mo!</w:t>
      </w:r>
    </w:p>
    <w:p w:rsidR="00000000" w:rsidDel="00000000" w:rsidP="00000000" w:rsidRDefault="00000000" w:rsidRPr="00000000" w14:paraId="000004CA">
      <w:pPr>
        <w:numPr>
          <w:ilvl w:val="1"/>
          <w:numId w:val="25"/>
        </w:numPr>
        <w:spacing w:line="240" w:lineRule="auto"/>
        <w:ind w:left="1440" w:hanging="360"/>
        <w:rPr>
          <w:u w:val="none"/>
        </w:rPr>
      </w:pPr>
      <w:r w:rsidDel="00000000" w:rsidR="00000000" w:rsidRPr="00000000">
        <w:rPr>
          <w:rtl w:val="0"/>
        </w:rPr>
        <w:t xml:space="preserve">5y PFS 25%. </w:t>
      </w:r>
    </w:p>
    <w:p w:rsidR="00000000" w:rsidDel="00000000" w:rsidP="00000000" w:rsidRDefault="00000000" w:rsidRPr="00000000" w14:paraId="000004CB">
      <w:pPr>
        <w:numPr>
          <w:ilvl w:val="1"/>
          <w:numId w:val="25"/>
        </w:numPr>
        <w:spacing w:line="240" w:lineRule="auto"/>
        <w:ind w:left="1440" w:hanging="360"/>
        <w:rPr>
          <w:u w:val="none"/>
        </w:rPr>
      </w:pPr>
      <w:r w:rsidDel="00000000" w:rsidR="00000000" w:rsidRPr="00000000">
        <w:rPr>
          <w:rtl w:val="0"/>
        </w:rPr>
        <w:t xml:space="preserve">Isolated LRR in 12% (n=5). </w:t>
      </w:r>
    </w:p>
    <w:p w:rsidR="00000000" w:rsidDel="00000000" w:rsidP="00000000" w:rsidRDefault="00000000" w:rsidRPr="00000000" w14:paraId="000004CC">
      <w:pPr>
        <w:numPr>
          <w:ilvl w:val="1"/>
          <w:numId w:val="25"/>
        </w:numPr>
        <w:spacing w:line="240" w:lineRule="auto"/>
        <w:ind w:left="1440" w:hanging="360"/>
        <w:rPr>
          <w:u w:val="none"/>
        </w:rPr>
      </w:pPr>
      <w:r w:rsidDel="00000000" w:rsidR="00000000" w:rsidRPr="00000000">
        <w:rPr>
          <w:rtl w:val="0"/>
        </w:rPr>
        <w:t xml:space="preserve">G3+ radiation pneumonitis 14% (n=6). G5 toxicity 5% (n=2).</w:t>
      </w:r>
    </w:p>
    <w:p w:rsidR="00000000" w:rsidDel="00000000" w:rsidP="00000000" w:rsidRDefault="00000000" w:rsidRPr="00000000" w14:paraId="000004CD">
      <w:pPr>
        <w:numPr>
          <w:ilvl w:val="1"/>
          <w:numId w:val="25"/>
        </w:numPr>
        <w:spacing w:line="240" w:lineRule="auto"/>
        <w:ind w:left="1440" w:hanging="360"/>
        <w:rPr>
          <w:u w:val="none"/>
        </w:rPr>
      </w:pPr>
      <w:r w:rsidDel="00000000" w:rsidR="00000000" w:rsidRPr="00000000">
        <w:rPr>
          <w:rtl w:val="0"/>
        </w:rPr>
        <w:t xml:space="preserve">G3 radiation esophagitis 12% (n=5) and 2% (n=1) had G4 esophageal toxicity.</w:t>
      </w:r>
    </w:p>
    <w:p w:rsidR="00000000" w:rsidDel="00000000" w:rsidP="00000000" w:rsidRDefault="00000000" w:rsidRPr="00000000" w14:paraId="000004CE">
      <w:pPr>
        <w:pStyle w:val="Heading3"/>
        <w:spacing w:line="240" w:lineRule="auto"/>
        <w:rPr/>
      </w:pPr>
      <w:bookmarkStart w:colFirst="0" w:colLast="0" w:name="_t13rsjlyvgp" w:id="78"/>
      <w:bookmarkEnd w:id="78"/>
      <w:hyperlink w:anchor="_u2qcktecac9d">
        <w:r w:rsidDel="00000000" w:rsidR="00000000" w:rsidRPr="00000000">
          <w:rPr>
            <w:u w:val="single"/>
            <w:rtl w:val="0"/>
          </w:rPr>
          <w:t xml:space="preserve">CCRT</w:t>
        </w:r>
      </w:hyperlink>
      <w:r w:rsidDel="00000000" w:rsidR="00000000" w:rsidRPr="00000000">
        <w:rPr>
          <w:rtl w:val="0"/>
        </w:rPr>
      </w:r>
    </w:p>
    <w:p w:rsidR="00000000" w:rsidDel="00000000" w:rsidP="00000000" w:rsidRDefault="00000000" w:rsidRPr="00000000" w14:paraId="000004CF">
      <w:pPr>
        <w:spacing w:line="240" w:lineRule="auto"/>
        <w:rPr/>
      </w:pPr>
      <w:r w:rsidDel="00000000" w:rsidR="00000000" w:rsidRPr="00000000">
        <w:rPr>
          <w:rtl w:val="0"/>
        </w:rPr>
        <w:t xml:space="preserve">CCRT appears to provide a 2-3 mo OS benefit over SCRT [</w:t>
      </w:r>
      <w:hyperlink w:anchor="w7qrf21pbfei">
        <w:r w:rsidDel="00000000" w:rsidR="00000000" w:rsidRPr="00000000">
          <w:rPr>
            <w:rtl w:val="0"/>
          </w:rPr>
          <w:t xml:space="preserve">RTOG 94-10</w:t>
        </w:r>
      </w:hyperlink>
      <w:r w:rsidDel="00000000" w:rsidR="00000000" w:rsidRPr="00000000">
        <w:rPr>
          <w:rtl w:val="0"/>
        </w:rPr>
        <w:t xml:space="preserve">, </w:t>
      </w:r>
      <w:hyperlink w:anchor="89cjok8xd5cm">
        <w:r w:rsidDel="00000000" w:rsidR="00000000" w:rsidRPr="00000000">
          <w:rPr>
            <w:rtl w:val="0"/>
          </w:rPr>
          <w:t xml:space="preserve">Auperin</w:t>
        </w:r>
      </w:hyperlink>
      <w:r w:rsidDel="00000000" w:rsidR="00000000" w:rsidRPr="00000000">
        <w:rPr>
          <w:rtl w:val="0"/>
        </w:rPr>
        <w:t xml:space="preserve">].</w:t>
      </w:r>
    </w:p>
    <w:p w:rsidR="00000000" w:rsidDel="00000000" w:rsidP="00000000" w:rsidRDefault="00000000" w:rsidRPr="00000000" w14:paraId="000004D0">
      <w:pPr>
        <w:spacing w:line="240" w:lineRule="auto"/>
        <w:ind w:left="0" w:firstLine="0"/>
        <w:rPr/>
      </w:pPr>
      <w:r w:rsidDel="00000000" w:rsidR="00000000" w:rsidRPr="00000000">
        <w:rPr>
          <w:rFonts w:ascii="Cardo" w:cs="Cardo" w:eastAsia="Cardo" w:hAnsi="Cardo"/>
          <w:rtl w:val="0"/>
        </w:rPr>
        <w:t xml:space="preserve">CCRT→ Durvalumab (Cat 1), with median survival not reached (29 months in control arm) [</w:t>
      </w:r>
      <w:hyperlink w:anchor="kix.8o8cpe3mdnov">
        <w:r w:rsidDel="00000000" w:rsidR="00000000" w:rsidRPr="00000000">
          <w:rPr>
            <w:rtl w:val="0"/>
          </w:rPr>
          <w:t xml:space="preserve">PACIFIC</w:t>
        </w:r>
      </w:hyperlink>
      <w:r w:rsidDel="00000000" w:rsidR="00000000" w:rsidRPr="00000000">
        <w:rPr>
          <w:rtl w:val="0"/>
        </w:rPr>
        <w:t xml:space="preserve">].</w:t>
      </w:r>
    </w:p>
    <w:p w:rsidR="00000000" w:rsidDel="00000000" w:rsidP="00000000" w:rsidRDefault="00000000" w:rsidRPr="00000000" w14:paraId="000004D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CALGB 39801</w:t>
      </w:r>
      <w:r w:rsidDel="00000000" w:rsidR="00000000" w:rsidRPr="00000000">
        <w:rPr>
          <w:rFonts w:ascii="Times New Roman" w:cs="Times New Roman" w:eastAsia="Times New Roman" w:hAnsi="Times New Roman"/>
          <w:sz w:val="20"/>
          <w:szCs w:val="20"/>
          <w:rtl w:val="0"/>
        </w:rPr>
        <w:t xml:space="preserve"> [</w:t>
      </w:r>
      <w:hyperlink r:id="rId326">
        <w:r w:rsidDel="00000000" w:rsidR="00000000" w:rsidRPr="00000000">
          <w:rPr>
            <w:rFonts w:ascii="Times New Roman" w:cs="Times New Roman" w:eastAsia="Times New Roman" w:hAnsi="Times New Roman"/>
            <w:sz w:val="20"/>
            <w:szCs w:val="20"/>
            <w:rtl w:val="0"/>
          </w:rPr>
          <w:t xml:space="preserve">Vokes JCO '07</w:t>
        </w:r>
      </w:hyperlink>
      <w:r w:rsidDel="00000000" w:rsidR="00000000" w:rsidRPr="00000000">
        <w:rPr>
          <w:rFonts w:ascii="Times New Roman" w:cs="Times New Roman" w:eastAsia="Times New Roman" w:hAnsi="Times New Roman"/>
          <w:sz w:val="20"/>
          <w:szCs w:val="20"/>
          <w:rtl w:val="0"/>
        </w:rPr>
        <w:t xml:space="preserve">, </w:t>
      </w:r>
      <w:hyperlink r:id="rId327">
        <w:r w:rsidDel="00000000" w:rsidR="00000000" w:rsidRPr="00000000">
          <w:rPr>
            <w:rFonts w:ascii="Times New Roman" w:cs="Times New Roman" w:eastAsia="Times New Roman" w:hAnsi="Times New Roman"/>
            <w:sz w:val="20"/>
            <w:szCs w:val="20"/>
            <w:rtl w:val="0"/>
          </w:rPr>
          <w:t xml:space="preserve">Stinchcombe JTO '09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2c </w:t>
      </w:r>
      <w:r w:rsidDel="00000000" w:rsidR="00000000" w:rsidRPr="00000000">
        <w:rPr>
          <w:rFonts w:ascii="Times New Roman" w:cs="Times New Roman" w:eastAsia="Times New Roman" w:hAnsi="Times New Roman"/>
          <w:b w:val="1"/>
          <w:sz w:val="20"/>
          <w:szCs w:val="20"/>
          <w:u w:val="single"/>
          <w:rtl w:val="0"/>
        </w:rPr>
        <w:t xml:space="preserve">induction</w:t>
      </w:r>
      <w:r w:rsidDel="00000000" w:rsidR="00000000" w:rsidRPr="00000000">
        <w:rPr>
          <w:rFonts w:ascii="Cardo" w:cs="Cardo" w:eastAsia="Cardo" w:hAnsi="Cardo"/>
          <w:b w:val="1"/>
          <w:sz w:val="20"/>
          <w:szCs w:val="20"/>
          <w:rtl w:val="0"/>
        </w:rPr>
        <w:t xml:space="preserve">→ CCRT 66 Gy.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w:t>
        <w:br w:type="textWrapping"/>
      </w:r>
      <w:r w:rsidDel="00000000" w:rsidR="00000000" w:rsidRPr="00000000">
        <w:rPr>
          <w:rFonts w:ascii="Times New Roman" w:cs="Times New Roman" w:eastAsia="Times New Roman" w:hAnsi="Times New Roman"/>
          <w:sz w:val="20"/>
          <w:szCs w:val="20"/>
          <w:rtl w:val="0"/>
        </w:rPr>
        <w:t xml:space="preserve">Induction chemo with no benefit prior to CCRT.</w:t>
      </w:r>
    </w:p>
    <w:p w:rsidR="00000000" w:rsidDel="00000000" w:rsidP="00000000" w:rsidRDefault="00000000" w:rsidRPr="00000000" w14:paraId="000004D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366 pts. Unresectable stage III NSCLC. 1998-2002.</w:t>
      </w:r>
    </w:p>
    <w:p w:rsidR="00000000" w:rsidDel="00000000" w:rsidP="00000000" w:rsidRDefault="00000000" w:rsidRPr="00000000" w14:paraId="000004D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Induction Carbo AUC 6, paclitaxel 200. CCRT Carboplatin AUC 2, paclitaxel 50. </w:t>
      </w:r>
    </w:p>
    <w:p w:rsidR="00000000" w:rsidDel="00000000" w:rsidP="00000000" w:rsidRDefault="00000000" w:rsidRPr="00000000" w14:paraId="000004D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OS ~30%. </w:t>
      </w:r>
    </w:p>
    <w:p w:rsidR="00000000" w:rsidDel="00000000" w:rsidP="00000000" w:rsidRDefault="00000000" w:rsidRPr="00000000" w14:paraId="000004D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neutropenia 38% w induction: G4 26→ 40%.</w:t>
      </w:r>
    </w:p>
    <w:bookmarkStart w:colFirst="0" w:colLast="0" w:name="w7qrf21pbfei" w:id="79"/>
    <w:bookmarkEnd w:id="79"/>
    <w:p w:rsidR="00000000" w:rsidDel="00000000" w:rsidP="00000000" w:rsidRDefault="00000000" w:rsidRPr="00000000" w14:paraId="000004D6">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9410 </w:t>
      </w:r>
      <w:hyperlink r:id="rId328">
        <w:r w:rsidDel="00000000" w:rsidR="00000000" w:rsidRPr="00000000">
          <w:rPr>
            <w:rFonts w:ascii="Times New Roman" w:cs="Times New Roman" w:eastAsia="Times New Roman" w:hAnsi="Times New Roman"/>
            <w:sz w:val="20"/>
            <w:szCs w:val="20"/>
            <w:rtl w:val="0"/>
          </w:rPr>
          <w:t xml:space="preserve">[Curran JNCI '11]</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Dillman SCRT to 63 vs. CCRT 63 vs. 69.6 Gy CCRT BID</w:t>
      </w:r>
      <w:r w:rsidDel="00000000" w:rsidR="00000000" w:rsidRPr="00000000">
        <w:rPr>
          <w:rFonts w:ascii="Times New Roman" w:cs="Times New Roman" w:eastAsia="Times New Roman" w:hAnsi="Times New Roman"/>
          <w:sz w:val="20"/>
          <w:szCs w:val="20"/>
          <w:rtl w:val="0"/>
        </w:rPr>
        <w:t xml:space="preserve">.</w:t>
        <w:br w:type="textWrapping"/>
        <w:t xml:space="preserve">Confirmed CCRT as standard of care, though still has 30% local failure at two years.</w:t>
        <w:br w:type="textWrapping"/>
        <w:t xml:space="preserve">Less LF in concurrent arms </w:t>
      </w:r>
      <w:r w:rsidDel="00000000" w:rsidR="00000000" w:rsidRPr="00000000">
        <w:rPr>
          <w:rtl w:val="0"/>
        </w:rPr>
        <w:t xml:space="preserve">with the same</w:t>
      </w:r>
      <w:r w:rsidDel="00000000" w:rsidR="00000000" w:rsidRPr="00000000">
        <w:rPr>
          <w:rFonts w:ascii="Times New Roman" w:cs="Times New Roman" w:eastAsia="Times New Roman" w:hAnsi="Times New Roman"/>
          <w:sz w:val="20"/>
          <w:szCs w:val="20"/>
          <w:rtl w:val="0"/>
        </w:rPr>
        <w:t xml:space="preserve"> rate of DM suggests LC influences survival.</w:t>
      </w:r>
    </w:p>
    <w:p w:rsidR="00000000" w:rsidDel="00000000" w:rsidP="00000000" w:rsidRDefault="00000000" w:rsidRPr="00000000" w14:paraId="000004D7">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610 pts. Inoperable II-IIIA/B NSCLC. 98% stage III, over half IIIB.</w:t>
      </w:r>
    </w:p>
    <w:p w:rsidR="00000000" w:rsidDel="00000000" w:rsidP="00000000" w:rsidRDefault="00000000" w:rsidRPr="00000000" w14:paraId="000004D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Dillman: CDDP 100 d1, 29. Vinblastine 5 q1w q5w x2c. RT starts day 50.</w:t>
      </w:r>
    </w:p>
    <w:p w:rsidR="00000000" w:rsidDel="00000000" w:rsidP="00000000" w:rsidRDefault="00000000" w:rsidRPr="00000000" w14:paraId="000004D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CDDP 100 d1, 29. Vinblastine 5 q1w q5w x2c.</w:t>
      </w:r>
    </w:p>
    <w:p w:rsidR="00000000" w:rsidDel="00000000" w:rsidP="00000000" w:rsidRDefault="00000000" w:rsidRPr="00000000" w14:paraId="000004D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CRT BID: CDDP 50 d1,8,29,36 w Etoposide 50 BID x10w. </w:t>
      </w:r>
    </w:p>
    <w:p w:rsidR="00000000" w:rsidDel="00000000" w:rsidP="00000000" w:rsidRDefault="00000000" w:rsidRPr="00000000" w14:paraId="000004DB">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CTV1_45/50.4: GTV + regional nodes + any intrathoracic or SCV nodes &gt; 2.5 cm.</w:t>
      </w:r>
    </w:p>
    <w:p w:rsidR="00000000" w:rsidDel="00000000" w:rsidP="00000000" w:rsidRDefault="00000000" w:rsidRPr="00000000" w14:paraId="000004DC">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CTV2_63/69.6: GTV + known nodes + any nodes &gt; 2 cm</w:t>
      </w:r>
    </w:p>
    <w:p w:rsidR="00000000" w:rsidDel="00000000" w:rsidP="00000000" w:rsidRDefault="00000000" w:rsidRPr="00000000" w14:paraId="000004D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15→ 17→ 16 mo, 5y OS 10→ 16→ 13%. </w:t>
      </w:r>
    </w:p>
    <w:p w:rsidR="00000000" w:rsidDel="00000000" w:rsidP="00000000" w:rsidRDefault="00000000" w:rsidRPr="00000000" w14:paraId="000004D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LF 39→ 30→ 29%. 2y local IFF as first failure 30→ 25→ 20%.</w:t>
      </w:r>
      <w:r w:rsidDel="00000000" w:rsidR="00000000" w:rsidRPr="00000000">
        <w:rPr>
          <w:rtl w:val="0"/>
        </w:rPr>
      </w:r>
    </w:p>
    <w:p w:rsidR="00000000" w:rsidDel="00000000" w:rsidP="00000000" w:rsidRDefault="00000000" w:rsidRPr="00000000" w14:paraId="000004D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DM as first failure nearly 50%! Of these, 13% brain mets, 33% other mets.</w:t>
      </w:r>
    </w:p>
    <w:p w:rsidR="00000000" w:rsidDel="00000000" w:rsidP="00000000" w:rsidRDefault="00000000" w:rsidRPr="00000000" w14:paraId="000004E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In-field thoracic nodal failure ~10%, </w:t>
      </w:r>
      <w:r w:rsidDel="00000000" w:rsidR="00000000" w:rsidRPr="00000000">
        <w:rPr>
          <w:rFonts w:ascii="Times New Roman" w:cs="Times New Roman" w:eastAsia="Times New Roman" w:hAnsi="Times New Roman"/>
          <w:sz w:val="20"/>
          <w:szCs w:val="20"/>
          <w:rtl w:val="0"/>
        </w:rPr>
        <w:t xml:space="preserve">OOF</w:t>
      </w:r>
      <w:r w:rsidDel="00000000" w:rsidR="00000000" w:rsidRPr="00000000">
        <w:rPr>
          <w:rFonts w:ascii="Times New Roman" w:cs="Times New Roman" w:eastAsia="Times New Roman" w:hAnsi="Times New Roman"/>
          <w:sz w:val="20"/>
          <w:szCs w:val="20"/>
          <w:rtl w:val="0"/>
        </w:rPr>
        <w:t xml:space="preserve"> thoracic nodal failure ~3%.</w:t>
      </w:r>
    </w:p>
    <w:p w:rsidR="00000000" w:rsidDel="00000000" w:rsidP="00000000" w:rsidRDefault="00000000" w:rsidRPr="00000000" w14:paraId="000004E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esophagitis 4→ 22→ 45%. G3+ pulmonary ~15%.</w:t>
      </w:r>
    </w:p>
    <w:p w:rsidR="00000000" w:rsidDel="00000000" w:rsidP="00000000" w:rsidRDefault="00000000" w:rsidRPr="00000000" w14:paraId="000004E2">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CCRT Dose escalation: The problem with &gt; 70 Gy</w:t>
            </w:r>
          </w:p>
          <w:p w:rsidR="00000000" w:rsidDel="00000000" w:rsidP="00000000" w:rsidRDefault="00000000" w:rsidRPr="00000000" w14:paraId="000004E4">
            <w:pPr>
              <w:widowControl w:val="0"/>
              <w:numPr>
                <w:ilvl w:val="0"/>
                <w:numId w:val="7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level I evidence suggestive against radiation dose escalation</w:t>
            </w:r>
            <w:r w:rsidDel="00000000" w:rsidR="00000000" w:rsidRPr="00000000">
              <w:rPr>
                <w:rtl w:val="0"/>
              </w:rPr>
              <w:t xml:space="preserve"> </w:t>
            </w:r>
            <w:r w:rsidDel="00000000" w:rsidR="00000000" w:rsidRPr="00000000">
              <w:rPr>
                <w:rtl w:val="0"/>
              </w:rPr>
              <w:t xml:space="preserve">[</w:t>
            </w:r>
            <w:hyperlink w:anchor="rjeb8sfzf5ot">
              <w:r w:rsidDel="00000000" w:rsidR="00000000" w:rsidRPr="00000000">
                <w:rPr>
                  <w:rtl w:val="0"/>
                </w:rPr>
                <w:t xml:space="preserve">RTOG 06-17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E5">
            <w:pPr>
              <w:widowControl w:val="0"/>
              <w:numPr>
                <w:ilvl w:val="0"/>
                <w:numId w:val="7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Difficult to justify doses &gt; 70 Gy even though local control is still an issue (5y LRF ~35%, 5y LC &gt; 50% per 06-17).</w:t>
            </w:r>
          </w:p>
          <w:p w:rsidR="00000000" w:rsidDel="00000000" w:rsidP="00000000" w:rsidRDefault="00000000" w:rsidRPr="00000000" w14:paraId="000004E6">
            <w:pPr>
              <w:widowControl w:val="0"/>
              <w:numPr>
                <w:ilvl w:val="0"/>
                <w:numId w:val="7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 dose is 60-66 Gy with chemotherapy.</w:t>
            </w:r>
            <w:r w:rsidDel="00000000" w:rsidR="00000000" w:rsidRPr="00000000">
              <w:rPr>
                <w:rtl w:val="0"/>
              </w:rPr>
            </w:r>
          </w:p>
          <w:p w:rsidR="00000000" w:rsidDel="00000000" w:rsidP="00000000" w:rsidRDefault="00000000" w:rsidRPr="00000000" w14:paraId="000004E7">
            <w:pPr>
              <w:widowControl w:val="0"/>
              <w:numPr>
                <w:ilvl w:val="0"/>
                <w:numId w:val="72"/>
              </w:numPr>
              <w:spacing w:line="240" w:lineRule="auto"/>
              <w:ind w:left="720" w:hanging="360"/>
              <w:rPr>
                <w:u w:val="none"/>
              </w:rPr>
            </w:pPr>
            <w:r w:rsidDel="00000000" w:rsidR="00000000" w:rsidRPr="00000000">
              <w:rPr>
                <w:rtl w:val="0"/>
              </w:rPr>
              <w:t xml:space="preserve">Retrospective data [</w:t>
            </w:r>
            <w:hyperlink w:anchor="81n83icjfhfv">
              <w:r w:rsidDel="00000000" w:rsidR="00000000" w:rsidRPr="00000000">
                <w:rPr>
                  <w:rtl w:val="0"/>
                </w:rPr>
                <w:t xml:space="preserve">from 2019</w:t>
              </w:r>
            </w:hyperlink>
            <w:r w:rsidDel="00000000" w:rsidR="00000000" w:rsidRPr="00000000">
              <w:rPr>
                <w:rtl w:val="0"/>
              </w:rPr>
              <w:t xml:space="preserve">] favors at least 66 Gy based on normal tissue constraints ("iso-toxicity").</w:t>
            </w:r>
          </w:p>
          <w:p w:rsidR="00000000" w:rsidDel="00000000" w:rsidP="00000000" w:rsidRDefault="00000000" w:rsidRPr="00000000" w14:paraId="000004E8">
            <w:pPr>
              <w:widowControl w:val="0"/>
              <w:spacing w:line="240" w:lineRule="auto"/>
              <w:ind w:left="0" w:firstLine="0"/>
              <w:rPr/>
            </w:pPr>
            <w:r w:rsidDel="00000000" w:rsidR="00000000" w:rsidRPr="00000000">
              <w:rPr>
                <w:b w:val="1"/>
                <w:rtl w:val="0"/>
              </w:rPr>
              <w:t xml:space="preserve">Patterns of Failure</w:t>
            </w:r>
            <w:r w:rsidDel="00000000" w:rsidR="00000000" w:rsidRPr="00000000">
              <w:rPr>
                <w:rtl w:val="0"/>
              </w:rPr>
              <w:t xml:space="preserve">: Definitive CCRT in the thorax (i.e., NSCLC and [</w:t>
            </w:r>
            <w:hyperlink r:id="rId329">
              <w:r w:rsidDel="00000000" w:rsidR="00000000" w:rsidRPr="00000000">
                <w:rPr>
                  <w:rtl w:val="0"/>
                </w:rPr>
                <w:t xml:space="preserve">Esophageal</w:t>
              </w:r>
            </w:hyperlink>
            <w:r w:rsidDel="00000000" w:rsidR="00000000" w:rsidRPr="00000000">
              <w:rPr>
                <w:rtl w:val="0"/>
              </w:rPr>
              <w:t xml:space="preserve">]): Long term LRF is ~50% (usually IFF for primary failure) while regional failure is ~33% (usually marginal or OOF). LRF typically outweighs distant failure. This is eerily similar to definitive CCRT esophageal data and [</w:t>
            </w:r>
            <w:hyperlink w:anchor="kix.8o8cpe3mdnov">
              <w:r w:rsidDel="00000000" w:rsidR="00000000" w:rsidRPr="00000000">
                <w:rPr>
                  <w:rtl w:val="0"/>
                </w:rPr>
                <w:t xml:space="preserve">PACIFIC</w:t>
              </w:r>
            </w:hyperlink>
            <w:r w:rsidDel="00000000" w:rsidR="00000000" w:rsidRPr="00000000">
              <w:rPr>
                <w:rtl w:val="0"/>
              </w:rPr>
              <w:t xml:space="preserve">] trial. SqCC tends to fail</w:t>
            </w:r>
            <w:r w:rsidDel="00000000" w:rsidR="00000000" w:rsidRPr="00000000">
              <w:rPr>
                <w:rtl w:val="0"/>
              </w:rPr>
              <w:t xml:space="preserve"> [</w:t>
            </w:r>
            <w:hyperlink w:anchor="_12dcu6uefto4">
              <w:r w:rsidDel="00000000" w:rsidR="00000000" w:rsidRPr="00000000">
                <w:rPr>
                  <w:rtl w:val="0"/>
                </w:rPr>
                <w:t xml:space="preserve">locally</w:t>
              </w:r>
            </w:hyperlink>
            <w:r w:rsidDel="00000000" w:rsidR="00000000" w:rsidRPr="00000000">
              <w:rPr>
                <w:rtl w:val="0"/>
              </w:rPr>
              <w:t xml:space="preserve">]. </w:t>
            </w:r>
          </w:p>
        </w:tc>
      </w:tr>
    </w:tbl>
    <w:p w:rsidR="00000000" w:rsidDel="00000000" w:rsidP="00000000" w:rsidRDefault="00000000" w:rsidRPr="00000000" w14:paraId="000004E9">
      <w:pPr>
        <w:spacing w:line="240" w:lineRule="auto"/>
        <w:rPr>
          <w:rFonts w:ascii="Times New Roman" w:cs="Times New Roman" w:eastAsia="Times New Roman" w:hAnsi="Times New Roman"/>
          <w:sz w:val="20"/>
          <w:szCs w:val="20"/>
        </w:rPr>
      </w:pPr>
      <w:r w:rsidDel="00000000" w:rsidR="00000000" w:rsidRPr="00000000">
        <w:rPr>
          <w:rtl w:val="0"/>
        </w:rPr>
      </w:r>
    </w:p>
    <w:bookmarkStart w:colFirst="0" w:colLast="0" w:name="rjeb8sfzf5ot" w:id="80"/>
    <w:bookmarkEnd w:id="80"/>
    <w:p w:rsidR="00000000" w:rsidDel="00000000" w:rsidP="00000000" w:rsidRDefault="00000000" w:rsidRPr="00000000" w14:paraId="000004E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0617</w:t>
      </w:r>
      <w:r w:rsidDel="00000000" w:rsidR="00000000" w:rsidRPr="00000000">
        <w:rPr>
          <w:rFonts w:ascii="Times New Roman" w:cs="Times New Roman" w:eastAsia="Times New Roman" w:hAnsi="Times New Roman"/>
          <w:sz w:val="20"/>
          <w:szCs w:val="20"/>
          <w:rtl w:val="0"/>
        </w:rPr>
        <w:t xml:space="preserve"> [</w:t>
      </w:r>
      <w:hyperlink r:id="rId330">
        <w:r w:rsidDel="00000000" w:rsidR="00000000" w:rsidRPr="00000000">
          <w:rPr>
            <w:rFonts w:ascii="Times New Roman" w:cs="Times New Roman" w:eastAsia="Times New Roman" w:hAnsi="Times New Roman"/>
            <w:sz w:val="20"/>
            <w:szCs w:val="20"/>
            <w:rtl w:val="0"/>
          </w:rPr>
          <w:t xml:space="preserve">Protocol</w:t>
        </w:r>
      </w:hyperlink>
      <w:r w:rsidDel="00000000" w:rsidR="00000000" w:rsidRPr="00000000">
        <w:rPr>
          <w:rFonts w:ascii="Times New Roman" w:cs="Times New Roman" w:eastAsia="Times New Roman" w:hAnsi="Times New Roman"/>
          <w:sz w:val="20"/>
          <w:szCs w:val="20"/>
          <w:rtl w:val="0"/>
        </w:rPr>
        <w:t xml:space="preserve">, </w:t>
      </w:r>
      <w:hyperlink r:id="rId331">
        <w:r w:rsidDel="00000000" w:rsidR="00000000" w:rsidRPr="00000000">
          <w:rPr>
            <w:rFonts w:ascii="Times New Roman" w:cs="Times New Roman" w:eastAsia="Times New Roman" w:hAnsi="Times New Roman"/>
            <w:sz w:val="20"/>
            <w:szCs w:val="20"/>
            <w:rtl w:val="0"/>
          </w:rPr>
          <w:t xml:space="preserve">Bradley Lanc Onc '15</w:t>
        </w:r>
      </w:hyperlink>
      <w:r w:rsidDel="00000000" w:rsidR="00000000" w:rsidRPr="00000000">
        <w:rPr>
          <w:rFonts w:ascii="Times New Roman" w:cs="Times New Roman" w:eastAsia="Times New Roman" w:hAnsi="Times New Roman"/>
          <w:sz w:val="20"/>
          <w:szCs w:val="20"/>
          <w:rtl w:val="0"/>
        </w:rPr>
        <w:t xml:space="preserve">, </w:t>
      </w:r>
      <w:hyperlink r:id="rId332">
        <w:r w:rsidDel="00000000" w:rsidR="00000000" w:rsidRPr="00000000">
          <w:rPr>
            <w:rFonts w:ascii="Times New Roman" w:cs="Times New Roman" w:eastAsia="Times New Roman" w:hAnsi="Times New Roman"/>
            <w:sz w:val="20"/>
            <w:szCs w:val="20"/>
            <w:rtl w:val="0"/>
          </w:rPr>
          <w:t xml:space="preserve">'17</w:t>
        </w:r>
      </w:hyperlink>
      <w:r w:rsidDel="00000000" w:rsidR="00000000" w:rsidRPr="00000000">
        <w:rPr>
          <w:rtl w:val="0"/>
        </w:rPr>
        <w:t xml:space="preserve">, </w:t>
      </w:r>
      <w:hyperlink r:id="rId333">
        <w:r w:rsidDel="00000000" w:rsidR="00000000" w:rsidRPr="00000000">
          <w:rPr>
            <w:rtl w:val="0"/>
          </w:rPr>
          <w:t xml:space="preserve">'20</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60 vs. 74 Gy Carbo/Pacli ± Cetuximab</w:t>
      </w:r>
      <w:r w:rsidDel="00000000" w:rsidR="00000000" w:rsidRPr="00000000">
        <w:rPr>
          <w:rFonts w:ascii="Times New Roman" w:cs="Times New Roman" w:eastAsia="Times New Roman" w:hAnsi="Times New Roman"/>
          <w:sz w:val="20"/>
          <w:szCs w:val="20"/>
          <w:rtl w:val="0"/>
        </w:rPr>
        <w:t xml:space="preserve">. </w:t>
        <w:br w:type="textWrapping"/>
        <w:t xml:space="preserve">Se</w:t>
      </w:r>
      <w:r w:rsidDel="00000000" w:rsidR="00000000" w:rsidRPr="00000000">
        <w:rPr>
          <w:rtl w:val="0"/>
        </w:rPr>
        <w:t xml:space="preserve">e the summary box above for Patterns of Failure.</w:t>
      </w:r>
      <w:r w:rsidDel="00000000" w:rsidR="00000000" w:rsidRPr="00000000">
        <w:rPr>
          <w:rtl w:val="0"/>
        </w:rPr>
      </w:r>
    </w:p>
    <w:p w:rsidR="00000000" w:rsidDel="00000000" w:rsidP="00000000" w:rsidRDefault="00000000" w:rsidRPr="00000000" w14:paraId="000004E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Confirms 60 Gy as standard, first set by Perez in the 1970s. The highest reported MS in the literature until</w:t>
      </w:r>
      <w:r w:rsidDel="00000000" w:rsidR="00000000" w:rsidRPr="00000000">
        <w:rPr>
          <w:rFonts w:ascii="Times New Roman" w:cs="Times New Roman" w:eastAsia="Times New Roman" w:hAnsi="Times New Roman"/>
          <w:sz w:val="20"/>
          <w:szCs w:val="20"/>
          <w:rtl w:val="0"/>
        </w:rPr>
        <w:t xml:space="preserve"> [</w:t>
      </w:r>
      <w:hyperlink w:anchor="xpwgdlid9n6k">
        <w:r w:rsidDel="00000000" w:rsidR="00000000" w:rsidRPr="00000000">
          <w:rPr>
            <w:rFonts w:ascii="Times New Roman" w:cs="Times New Roman" w:eastAsia="Times New Roman" w:hAnsi="Times New Roman"/>
            <w:sz w:val="20"/>
            <w:szCs w:val="20"/>
            <w:rtl w:val="0"/>
          </w:rPr>
          <w:t xml:space="preserve">PACIFIC</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E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Recommend IMRT for LA NSCLC. 74 Gy arm may have had inferior outcomes as tx-related deaths highest in 74 Gy + Cetux, effect of RT on heart (Heart V40 predictive of mortality, and V40 is lower with IMRT). </w:t>
      </w:r>
    </w:p>
    <w:p w:rsidR="00000000" w:rsidDel="00000000" w:rsidP="00000000" w:rsidRDefault="00000000" w:rsidRPr="00000000" w14:paraId="000004E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 Gy toxic, worse local control and overall survival. </w:t>
      </w:r>
      <w:r w:rsidDel="00000000" w:rsidR="00000000" w:rsidRPr="00000000">
        <w:rPr>
          <w:rFonts w:ascii="Times New Roman" w:cs="Times New Roman" w:eastAsia="Times New Roman" w:hAnsi="Times New Roman"/>
          <w:i w:val="1"/>
          <w:sz w:val="20"/>
          <w:szCs w:val="20"/>
          <w:rtl w:val="0"/>
        </w:rPr>
        <w:t xml:space="preserve">Were margins </w:t>
      </w:r>
      <w:r w:rsidDel="00000000" w:rsidR="00000000" w:rsidRPr="00000000">
        <w:rPr>
          <w:i w:val="1"/>
          <w:rtl w:val="0"/>
        </w:rPr>
        <w:t xml:space="preserve">too small</w:t>
      </w:r>
      <w:r w:rsidDel="00000000" w:rsidR="00000000" w:rsidRPr="00000000">
        <w:rPr>
          <w:rFonts w:ascii="Times New Roman" w:cs="Times New Roman" w:eastAsia="Times New Roman" w:hAnsi="Times New Roman"/>
          <w:i w:val="1"/>
          <w:sz w:val="20"/>
          <w:szCs w:val="20"/>
          <w:rtl w:val="0"/>
        </w:rPr>
        <w:t xml:space="preserve"> to dose escalate? Was there under-dosing of disease in order to meet protocol constraints? </w:t>
      </w:r>
      <w:r w:rsidDel="00000000" w:rsidR="00000000" w:rsidRPr="00000000">
        <w:rPr>
          <w:rtl w:val="0"/>
        </w:rPr>
        <w:t xml:space="preserve">Potential answer: [</w:t>
      </w:r>
      <w:hyperlink w:anchor="81n83icjfhfv">
        <w:r w:rsidDel="00000000" w:rsidR="00000000" w:rsidRPr="00000000">
          <w:rPr>
            <w:rtl w:val="0"/>
          </w:rPr>
          <w:t xml:space="preserve">Isotoxic dose escalation</w:t>
        </w:r>
      </w:hyperlink>
      <w:r w:rsidDel="00000000" w:rsidR="00000000" w:rsidRPr="00000000">
        <w:rPr>
          <w:rtl w:val="0"/>
        </w:rPr>
        <w:t xml:space="preserve">] based on normal tissue constraints.</w:t>
      </w:r>
      <w:r w:rsidDel="00000000" w:rsidR="00000000" w:rsidRPr="00000000">
        <w:rPr>
          <w:rtl w:val="0"/>
        </w:rPr>
      </w:r>
    </w:p>
    <w:p w:rsidR="00000000" w:rsidDel="00000000" w:rsidP="00000000" w:rsidRDefault="00000000" w:rsidRPr="00000000" w14:paraId="000004EE">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No difference with the addition of cetuximab.</w:t>
      </w:r>
      <w:r w:rsidDel="00000000" w:rsidR="00000000" w:rsidRPr="00000000">
        <w:rPr>
          <w:rtl w:val="0"/>
        </w:rPr>
      </w:r>
    </w:p>
    <w:p w:rsidR="00000000" w:rsidDel="00000000" w:rsidP="00000000" w:rsidRDefault="00000000" w:rsidRPr="00000000" w14:paraId="000004E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Required carboplatin and paclitaxel consolidation in all, </w:t>
      </w:r>
      <w:r w:rsidDel="00000000" w:rsidR="00000000" w:rsidRPr="00000000">
        <w:rPr>
          <w:rtl w:val="0"/>
        </w:rPr>
        <w:t xml:space="preserve">with or without</w:t>
      </w:r>
      <w:r w:rsidDel="00000000" w:rsidR="00000000" w:rsidRPr="00000000">
        <w:rPr>
          <w:rFonts w:ascii="Times New Roman" w:cs="Times New Roman" w:eastAsia="Times New Roman" w:hAnsi="Times New Roman"/>
          <w:sz w:val="20"/>
          <w:szCs w:val="20"/>
          <w:rtl w:val="0"/>
        </w:rPr>
        <w:t xml:space="preserve"> cetuximab. Ironically, even though this de-escalated RT, escalated adjuvant chemotherapy was required in both arms based on little evidence. </w:t>
      </w:r>
    </w:p>
    <w:p w:rsidR="00000000" w:rsidDel="00000000" w:rsidP="00000000" w:rsidRDefault="00000000" w:rsidRPr="00000000" w14:paraId="000004F0">
      <w:pPr>
        <w:spacing w:line="240" w:lineRule="auto"/>
        <w:ind w:left="720" w:firstLine="0"/>
        <w:rPr/>
      </w:pPr>
      <w:r w:rsidDel="00000000" w:rsidR="00000000" w:rsidRPr="00000000">
        <w:rPr>
          <w:rtl w:val="0"/>
        </w:rPr>
        <w:t xml:space="preserve">TBL </w:t>
      </w:r>
      <w:hyperlink r:id="rId334">
        <w:r w:rsidDel="00000000" w:rsidR="00000000" w:rsidRPr="00000000">
          <w:rPr>
            <w:vertAlign w:val="superscript"/>
            <w:rtl w:val="0"/>
          </w:rPr>
          <w:t xml:space="preserve">QS</w:t>
        </w:r>
      </w:hyperlink>
      <w:r w:rsidDel="00000000" w:rsidR="00000000" w:rsidRPr="00000000">
        <w:rPr>
          <w:rtl w:val="0"/>
        </w:rPr>
        <w:t xml:space="preserve">: Long-term results of RTOG 06-17 confirm that 60 Gy at 2 Gy per fraction is the standard chemoradiation regimen for locally-advanced NSCLC.</w:t>
      </w:r>
    </w:p>
    <w:p w:rsidR="00000000" w:rsidDel="00000000" w:rsidP="00000000" w:rsidRDefault="00000000" w:rsidRPr="00000000" w14:paraId="000004F1">
      <w:pPr>
        <w:numPr>
          <w:ilvl w:val="1"/>
          <w:numId w:val="25"/>
        </w:numPr>
        <w:spacing w:line="240" w:lineRule="auto"/>
        <w:ind w:left="144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544 pts. Unresectable stage III, not N3. MFU 5y. </w:t>
      </w:r>
    </w:p>
    <w:p w:rsidR="00000000" w:rsidDel="00000000" w:rsidP="00000000" w:rsidRDefault="00000000" w:rsidRPr="00000000" w14:paraId="000004F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Carboplatin AUC 2 and paclitaxel 45 q1w x6c→ adjuvant Carbo AUC 6 and paclitaxel 200.</w:t>
      </w:r>
    </w:p>
    <w:p w:rsidR="00000000" w:rsidDel="00000000" w:rsidP="00000000" w:rsidRDefault="00000000" w:rsidRPr="00000000" w14:paraId="000004F3">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Cetuximab </w:t>
      </w:r>
      <w:r w:rsidDel="00000000" w:rsidR="00000000" w:rsidRPr="00000000">
        <w:rPr>
          <w:rtl w:val="0"/>
        </w:rPr>
        <w:t xml:space="preserve">with a loading</w:t>
      </w:r>
      <w:r w:rsidDel="00000000" w:rsidR="00000000" w:rsidRPr="00000000">
        <w:rPr>
          <w:rFonts w:ascii="Times New Roman" w:cs="Times New Roman" w:eastAsia="Times New Roman" w:hAnsi="Times New Roman"/>
          <w:sz w:val="20"/>
          <w:szCs w:val="20"/>
          <w:rtl w:val="0"/>
        </w:rPr>
        <w:t xml:space="preserve"> dose of 400 followed by weekly 250.</w:t>
      </w:r>
    </w:p>
    <w:p w:rsidR="00000000" w:rsidDel="00000000" w:rsidP="00000000" w:rsidRDefault="00000000" w:rsidRPr="00000000" w14:paraId="000004F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4D encouraged, but allowed IMRT or 3D (50/50).</w:t>
      </w:r>
    </w:p>
    <w:p w:rsidR="00000000" w:rsidDel="00000000" w:rsidP="00000000" w:rsidRDefault="00000000" w:rsidRPr="00000000" w14:paraId="000004F5">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includes nodes &gt; 1 cm short axis on CT or pre-t</w:t>
      </w:r>
      <w:r w:rsidDel="00000000" w:rsidR="00000000" w:rsidRPr="00000000">
        <w:rPr>
          <w:rtl w:val="0"/>
        </w:rPr>
        <w:t xml:space="preserve">reatment</w:t>
      </w:r>
      <w:r w:rsidDel="00000000" w:rsidR="00000000" w:rsidRPr="00000000">
        <w:rPr>
          <w:rFonts w:ascii="Times New Roman" w:cs="Times New Roman" w:eastAsia="Times New Roman" w:hAnsi="Times New Roman"/>
          <w:sz w:val="20"/>
          <w:szCs w:val="20"/>
          <w:rtl w:val="0"/>
        </w:rPr>
        <w:t xml:space="preserve"> PET with SUV &gt; 3.</w:t>
      </w:r>
    </w:p>
    <w:p w:rsidR="00000000" w:rsidDel="00000000" w:rsidP="00000000" w:rsidRDefault="00000000" w:rsidRPr="00000000" w14:paraId="000004F6">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 GTV + 0.5 - 1 cm. </w:t>
      </w:r>
    </w:p>
    <w:p w:rsidR="00000000" w:rsidDel="00000000" w:rsidP="00000000" w:rsidRDefault="00000000" w:rsidRPr="00000000" w14:paraId="000004F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w:t>
      </w:r>
      <w:r w:rsidDel="00000000" w:rsidR="00000000" w:rsidRPr="00000000">
        <w:rPr>
          <w:rtl w:val="0"/>
        </w:rPr>
        <w:t xml:space="preserve">= CTV/ITV + 1.5 cm CC and 1.0 cm radial. May trim to 0.5 cm if towards skin/cord.</w:t>
      </w:r>
    </w:p>
    <w:p w:rsidR="00000000" w:rsidDel="00000000" w:rsidP="00000000" w:rsidRDefault="00000000" w:rsidRPr="00000000" w14:paraId="000004F8">
      <w:pPr>
        <w:numPr>
          <w:ilvl w:val="3"/>
          <w:numId w:val="25"/>
        </w:numPr>
        <w:spacing w:line="240" w:lineRule="auto"/>
        <w:ind w:left="2880" w:hanging="360"/>
        <w:rPr>
          <w:u w:val="none"/>
        </w:rPr>
      </w:pPr>
      <w:r w:rsidDel="00000000" w:rsidR="00000000" w:rsidRPr="00000000">
        <w:rPr>
          <w:rtl w:val="0"/>
        </w:rPr>
        <w:t xml:space="preserve">PTV = CTV + 1.0 cm CC and 0.5 cm radial if breath hold or gating and daily imaging.</w:t>
      </w:r>
    </w:p>
    <w:p w:rsidR="00000000" w:rsidDel="00000000" w:rsidP="00000000" w:rsidRDefault="00000000" w:rsidRPr="00000000" w14:paraId="000004F9">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rdo" w:cs="Cardo" w:eastAsia="Cardo" w:hAnsi="Cardo"/>
          <w:sz w:val="20"/>
          <w:szCs w:val="20"/>
          <w:rtl w:val="0"/>
        </w:rPr>
        <w:t xml:space="preserve">1y LC ~75→ 84% (p=0.13). 5y LC ~62→ 54% (p=0.068).</w:t>
      </w:r>
      <w:r w:rsidDel="00000000" w:rsidR="00000000" w:rsidRPr="00000000">
        <w:rPr>
          <w:rtl w:val="0"/>
        </w:rPr>
      </w:r>
    </w:p>
    <w:p w:rsidR="00000000" w:rsidDel="00000000" w:rsidP="00000000" w:rsidRDefault="00000000" w:rsidRPr="00000000" w14:paraId="000004FA">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rdo" w:cs="Cardo" w:eastAsia="Cardo" w:hAnsi="Cardo"/>
          <w:rtl w:val="0"/>
        </w:rPr>
        <w:t xml:space="preserve">5y PFS ~23→ 13% (p=0.06). </w:t>
      </w:r>
      <w:r w:rsidDel="00000000" w:rsidR="00000000" w:rsidRPr="00000000">
        <w:rPr>
          <w:rFonts w:ascii="Times New Roman" w:cs="Times New Roman" w:eastAsia="Times New Roman" w:hAnsi="Times New Roman"/>
          <w:sz w:val="20"/>
          <w:szCs w:val="20"/>
          <w:rtl w:val="0"/>
        </w:rPr>
        <w:t xml:space="preserve">5y RF ~35%, 5y DM &gt; 50%.</w:t>
      </w:r>
    </w:p>
    <w:p w:rsidR="00000000" w:rsidDel="00000000" w:rsidP="00000000" w:rsidRDefault="00000000" w:rsidRPr="00000000" w14:paraId="000004F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MS 29→ 20 mo</w:t>
      </w:r>
      <w:r w:rsidDel="00000000" w:rsidR="00000000" w:rsidRPr="00000000">
        <w:rPr>
          <w:rFonts w:ascii="Cardo" w:cs="Cardo" w:eastAsia="Cardo" w:hAnsi="Cardo"/>
          <w:sz w:val="20"/>
          <w:szCs w:val="20"/>
          <w:rtl w:val="0"/>
        </w:rPr>
        <w:t xml:space="preserve">, 1y OS 80→ 70%, 2y OS 58</w:t>
      </w:r>
      <w:r w:rsidDel="00000000" w:rsidR="00000000" w:rsidRPr="00000000">
        <w:rPr>
          <w:rFonts w:ascii="Cardo" w:cs="Cardo" w:eastAsia="Cardo" w:hAnsi="Cardo"/>
          <w:rtl w:val="0"/>
        </w:rPr>
        <w:t xml:space="preserve">→</w:t>
      </w:r>
      <w:r w:rsidDel="00000000" w:rsidR="00000000" w:rsidRPr="00000000">
        <w:rPr>
          <w:rFonts w:ascii="Cardo" w:cs="Cardo" w:eastAsia="Cardo" w:hAnsi="Cardo"/>
          <w:sz w:val="20"/>
          <w:szCs w:val="20"/>
          <w:rtl w:val="0"/>
        </w:rPr>
        <w:t xml:space="preserve"> 45%, 5y OS ~32→ 23% (p=0.</w:t>
      </w:r>
      <w:r w:rsidDel="00000000" w:rsidR="00000000" w:rsidRPr="00000000">
        <w:rPr>
          <w:rtl w:val="0"/>
        </w:rPr>
        <w:t xml:space="preserve">06</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F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Acute G3+ esophagitis 7→ 21%.</w:t>
      </w:r>
    </w:p>
    <w:p w:rsidR="00000000" w:rsidDel="00000000" w:rsidP="00000000" w:rsidRDefault="00000000" w:rsidRPr="00000000" w14:paraId="000004F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~77%. </w:t>
      </w:r>
    </w:p>
    <w:p w:rsidR="00000000" w:rsidDel="00000000" w:rsidP="00000000" w:rsidRDefault="00000000" w:rsidRPr="00000000" w14:paraId="000004F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Late G3+ dysphagia 3→ 12%, G3+ esophagitis 5→ 17%. G3+ pulmonary ~20%.</w:t>
      </w:r>
    </w:p>
    <w:p w:rsidR="00000000" w:rsidDel="00000000" w:rsidP="00000000" w:rsidRDefault="00000000" w:rsidRPr="00000000" w14:paraId="000004FF">
      <w:pPr>
        <w:numPr>
          <w:ilvl w:val="1"/>
          <w:numId w:val="25"/>
        </w:numPr>
        <w:spacing w:line="240" w:lineRule="auto"/>
        <w:ind w:left="1440" w:hanging="360"/>
        <w:rPr>
          <w:u w:val="none"/>
        </w:rPr>
      </w:pPr>
      <w:r w:rsidDel="00000000" w:rsidR="00000000" w:rsidRPr="00000000">
        <w:rPr>
          <w:rtl w:val="0"/>
        </w:rPr>
        <w:t xml:space="preserve">On MVA, standard dose, tumor location, institution accrual volume, maximum esophagitis/dysphagia grade, PTV volume, </w:t>
      </w:r>
      <w:r w:rsidDel="00000000" w:rsidR="00000000" w:rsidRPr="00000000">
        <w:rPr>
          <w:b w:val="1"/>
          <w:rtl w:val="0"/>
        </w:rPr>
        <w:t xml:space="preserve">heart V5 and heart V30 and V50 </w:t>
      </w:r>
      <w:r w:rsidDel="00000000" w:rsidR="00000000" w:rsidRPr="00000000">
        <w:rPr>
          <w:rtl w:val="0"/>
        </w:rPr>
        <w:t xml:space="preserve">were associated with improved OS.</w:t>
      </w:r>
    </w:p>
    <w:p w:rsidR="00000000" w:rsidDel="00000000" w:rsidP="00000000" w:rsidRDefault="00000000" w:rsidRPr="00000000" w14:paraId="00000500">
      <w:pPr>
        <w:numPr>
          <w:ilvl w:val="1"/>
          <w:numId w:val="25"/>
        </w:numPr>
        <w:spacing w:line="240" w:lineRule="auto"/>
        <w:ind w:left="1440" w:hanging="360"/>
        <w:rPr>
          <w:u w:val="none"/>
        </w:rPr>
      </w:pPr>
      <w:r w:rsidDel="00000000" w:rsidR="00000000" w:rsidRPr="00000000">
        <w:rPr>
          <w:rtl w:val="0"/>
        </w:rPr>
        <w:t xml:space="preserve">RTOG 0617 Q</w:t>
      </w:r>
      <w:r w:rsidDel="00000000" w:rsidR="00000000" w:rsidRPr="00000000">
        <w:rPr>
          <w:rtl w:val="0"/>
        </w:rPr>
        <w:t xml:space="preserve">oL secondary analysis [</w:t>
      </w:r>
      <w:hyperlink r:id="rId335">
        <w:r w:rsidDel="00000000" w:rsidR="00000000" w:rsidRPr="00000000">
          <w:rPr>
            <w:rtl w:val="0"/>
          </w:rPr>
          <w:t xml:space="preserve">Movsas JAMA Onc '16</w:t>
        </w:r>
      </w:hyperlink>
      <w:r w:rsidDel="00000000" w:rsidR="00000000" w:rsidRPr="00000000">
        <w:rPr>
          <w:rFonts w:ascii="Cardo" w:cs="Cardo" w:eastAsia="Cardo" w:hAnsi="Cardo"/>
          <w:rtl w:val="0"/>
        </w:rPr>
        <w:t xml:space="preserve">]: Despite few differences in clinician reported toxicity between treatment arms, QoL analysis demonstrated a clinically meaningful decline in QoL in the 74 Gy arm at 3 mo. At 12 mo, fewer patients who received IMRT (vs. 3DCRT) had clinically meaningful decline in FACT-LCS (46→ 12%). </w:t>
      </w:r>
      <w:r w:rsidDel="00000000" w:rsidR="00000000" w:rsidRPr="00000000">
        <w:rPr>
          <w:rtl w:val="0"/>
        </w:rPr>
        <w:t xml:space="preserve"> </w:t>
      </w:r>
    </w:p>
    <w:p w:rsidR="00000000" w:rsidDel="00000000" w:rsidP="00000000" w:rsidRDefault="00000000" w:rsidRPr="00000000" w14:paraId="00000501">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0617 IMRT </w:t>
      </w:r>
      <w:r w:rsidDel="00000000" w:rsidR="00000000" w:rsidRPr="00000000">
        <w:rPr>
          <w:b w:val="1"/>
          <w:rtl w:val="0"/>
        </w:rPr>
        <w:t xml:space="preserve">s</w:t>
      </w:r>
      <w:r w:rsidDel="00000000" w:rsidR="00000000" w:rsidRPr="00000000">
        <w:rPr>
          <w:rFonts w:ascii="Times New Roman" w:cs="Times New Roman" w:eastAsia="Times New Roman" w:hAnsi="Times New Roman"/>
          <w:b w:val="1"/>
          <w:sz w:val="20"/>
          <w:szCs w:val="20"/>
          <w:rtl w:val="0"/>
        </w:rPr>
        <w:t xml:space="preserve">econdary analysis</w:t>
      </w:r>
      <w:r w:rsidDel="00000000" w:rsidR="00000000" w:rsidRPr="00000000">
        <w:rPr>
          <w:rFonts w:ascii="Times New Roman" w:cs="Times New Roman" w:eastAsia="Times New Roman" w:hAnsi="Times New Roman"/>
          <w:sz w:val="20"/>
          <w:szCs w:val="20"/>
          <w:rtl w:val="0"/>
        </w:rPr>
        <w:t xml:space="preserve"> [</w:t>
      </w:r>
      <w:hyperlink r:id="rId336">
        <w:r w:rsidDel="00000000" w:rsidR="00000000" w:rsidRPr="00000000">
          <w:rPr>
            <w:rFonts w:ascii="Times New Roman" w:cs="Times New Roman" w:eastAsia="Times New Roman" w:hAnsi="Times New Roman"/>
            <w:sz w:val="20"/>
            <w:szCs w:val="20"/>
            <w:rtl w:val="0"/>
          </w:rPr>
          <w:t xml:space="preserve">Chun JCO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3D vs. IMRT</w:t>
      </w:r>
      <w:r w:rsidDel="00000000" w:rsidR="00000000" w:rsidRPr="00000000">
        <w:rPr>
          <w:rFonts w:ascii="Times New Roman" w:cs="Times New Roman" w:eastAsia="Times New Roman" w:hAnsi="Times New Roman"/>
          <w:sz w:val="20"/>
          <w:szCs w:val="20"/>
          <w:rtl w:val="0"/>
        </w:rPr>
        <w:t xml:space="preserve">. </w:t>
        <w:br w:type="textWrapping"/>
        <w:t xml:space="preserve">Lung V5 is not associated with G3+ pneumonitis, but Lung V20 is. </w:t>
      </w:r>
    </w:p>
    <w:p w:rsidR="00000000" w:rsidDel="00000000" w:rsidP="00000000" w:rsidRDefault="00000000" w:rsidRPr="00000000" w14:paraId="00000502">
      <w:pPr>
        <w:spacing w:line="240" w:lineRule="auto"/>
        <w:ind w:left="720" w:firstLine="0"/>
        <w:rPr/>
      </w:pPr>
      <w:r w:rsidDel="00000000" w:rsidR="00000000" w:rsidRPr="00000000">
        <w:rPr>
          <w:rtl w:val="0"/>
        </w:rPr>
        <w:t xml:space="preserve">Heart V40 i</w:t>
      </w:r>
      <w:r w:rsidDel="00000000" w:rsidR="00000000" w:rsidRPr="00000000">
        <w:rPr>
          <w:rtl w:val="0"/>
        </w:rPr>
        <w:t xml:space="preserve">s predictive of mortality, and is lower with IMRT.</w:t>
      </w:r>
    </w:p>
    <w:p w:rsidR="00000000" w:rsidDel="00000000" w:rsidP="00000000" w:rsidRDefault="00000000" w:rsidRPr="00000000" w14:paraId="0000050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pneumonitis 8→ 3.5%. Lung </w:t>
      </w:r>
      <w:r w:rsidDel="00000000" w:rsidR="00000000" w:rsidRPr="00000000">
        <w:rPr>
          <w:rtl w:val="0"/>
        </w:rPr>
        <w:t xml:space="preserve">V5 is higher</w:t>
      </w:r>
      <w:r w:rsidDel="00000000" w:rsidR="00000000" w:rsidRPr="00000000">
        <w:rPr>
          <w:rFonts w:ascii="Times New Roman" w:cs="Times New Roman" w:eastAsia="Times New Roman" w:hAnsi="Times New Roman"/>
          <w:sz w:val="20"/>
          <w:szCs w:val="20"/>
          <w:rtl w:val="0"/>
        </w:rPr>
        <w:t xml:space="preserve"> with IMRT, but overall heart V20+ lower w IMRT. </w:t>
      </w:r>
    </w:p>
    <w:p w:rsidR="00000000" w:rsidDel="00000000" w:rsidP="00000000" w:rsidRDefault="00000000" w:rsidRPr="00000000" w14:paraId="0000050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Lung V5 NS, but </w:t>
      </w:r>
      <w:r w:rsidDel="00000000" w:rsidR="00000000" w:rsidRPr="00000000">
        <w:rPr>
          <w:rFonts w:ascii="Times New Roman" w:cs="Times New Roman" w:eastAsia="Times New Roman" w:hAnsi="Times New Roman"/>
          <w:b w:val="1"/>
          <w:sz w:val="20"/>
          <w:szCs w:val="20"/>
          <w:rtl w:val="0"/>
        </w:rPr>
        <w:t xml:space="preserve">Lung </w:t>
      </w:r>
      <w:r w:rsidDel="00000000" w:rsidR="00000000" w:rsidRPr="00000000">
        <w:rPr>
          <w:b w:val="1"/>
          <w:rtl w:val="0"/>
        </w:rPr>
        <w:t xml:space="preserve">V20 </w:t>
      </w:r>
      <w:r w:rsidDel="00000000" w:rsidR="00000000" w:rsidRPr="00000000">
        <w:rPr>
          <w:rtl w:val="0"/>
        </w:rPr>
        <w:t xml:space="preserve">is associated</w:t>
      </w:r>
      <w:r w:rsidDel="00000000" w:rsidR="00000000" w:rsidRPr="00000000">
        <w:rPr>
          <w:rFonts w:ascii="Times New Roman" w:cs="Times New Roman" w:eastAsia="Times New Roman" w:hAnsi="Times New Roman"/>
          <w:sz w:val="20"/>
          <w:szCs w:val="20"/>
          <w:rtl w:val="0"/>
        </w:rPr>
        <w:t xml:space="preserve"> with increased G3+ pneumonitis risk.  </w:t>
      </w:r>
    </w:p>
    <w:p w:rsidR="00000000" w:rsidDel="00000000" w:rsidP="00000000" w:rsidRDefault="00000000" w:rsidRPr="00000000" w14:paraId="0000050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Heart V40</w:t>
      </w:r>
      <w:r w:rsidDel="00000000" w:rsidR="00000000" w:rsidRPr="00000000">
        <w:rPr>
          <w:rFonts w:ascii="Times New Roman" w:cs="Times New Roman" w:eastAsia="Times New Roman" w:hAnsi="Times New Roman"/>
          <w:sz w:val="20"/>
          <w:szCs w:val="20"/>
          <w:rtl w:val="0"/>
        </w:rPr>
        <w:t xml:space="preserve"> are predictive of mortality</w:t>
      </w:r>
      <w:r w:rsidDel="00000000" w:rsidR="00000000" w:rsidRPr="00000000">
        <w:rPr>
          <w:rtl w:val="0"/>
        </w:rPr>
        <w:t xml:space="preserve">, and heart V40 is</w:t>
      </w:r>
      <w:r w:rsidDel="00000000" w:rsidR="00000000" w:rsidRPr="00000000">
        <w:rPr>
          <w:rFonts w:ascii="Times New Roman" w:cs="Times New Roman" w:eastAsia="Times New Roman" w:hAnsi="Times New Roman"/>
          <w:sz w:val="20"/>
          <w:szCs w:val="20"/>
          <w:rtl w:val="0"/>
        </w:rPr>
        <w:t xml:space="preserve"> lower with IMRT.</w:t>
      </w:r>
    </w:p>
    <w:p w:rsidR="00000000" w:rsidDel="00000000" w:rsidP="00000000" w:rsidRDefault="00000000" w:rsidRPr="00000000" w14:paraId="00000506">
      <w:pPr>
        <w:numPr>
          <w:ilvl w:val="0"/>
          <w:numId w:val="25"/>
        </w:numPr>
        <w:spacing w:line="240" w:lineRule="auto"/>
        <w:ind w:left="720" w:hanging="360"/>
        <w:rPr>
          <w:u w:val="none"/>
        </w:rPr>
      </w:pPr>
      <w:r w:rsidDel="00000000" w:rsidR="00000000" w:rsidRPr="00000000">
        <w:rPr>
          <w:rtl w:val="0"/>
        </w:rPr>
        <w:t xml:space="preserve">Heart V50 is associated with decreased OS </w:t>
      </w:r>
      <w:r w:rsidDel="00000000" w:rsidR="00000000" w:rsidRPr="00000000">
        <w:rPr>
          <w:rtl w:val="0"/>
        </w:rPr>
        <w:t xml:space="preserve">[</w:t>
      </w:r>
      <w:hyperlink r:id="rId337">
        <w:r w:rsidDel="00000000" w:rsidR="00000000" w:rsidRPr="00000000">
          <w:rPr>
            <w:rtl w:val="0"/>
          </w:rPr>
          <w:t xml:space="preserve">Eaton JNCI '16</w:t>
        </w:r>
      </w:hyperlink>
      <w:r w:rsidDel="00000000" w:rsidR="00000000" w:rsidRPr="00000000">
        <w:rPr>
          <w:rtl w:val="0"/>
        </w:rPr>
        <w:t xml:space="preserve">]. </w:t>
      </w:r>
    </w:p>
    <w:p w:rsidR="00000000" w:rsidDel="00000000" w:rsidP="00000000" w:rsidRDefault="00000000" w:rsidRPr="00000000" w14:paraId="00000507">
      <w:pPr>
        <w:numPr>
          <w:ilvl w:val="0"/>
          <w:numId w:val="25"/>
        </w:numPr>
        <w:spacing w:line="240" w:lineRule="auto"/>
        <w:ind w:left="720" w:hanging="360"/>
        <w:rPr>
          <w:u w:val="none"/>
        </w:rPr>
      </w:pPr>
      <w:r w:rsidDel="00000000" w:rsidR="00000000" w:rsidRPr="00000000">
        <w:rPr>
          <w:rtl w:val="0"/>
        </w:rPr>
        <w:t xml:space="preserve">Heart V50 is independently associated with worse OS. Heart V50 &lt; 25% (not used on [</w:t>
      </w:r>
      <w:hyperlink w:anchor="rjeb8sfzf5ot">
        <w:r w:rsidDel="00000000" w:rsidR="00000000" w:rsidRPr="00000000">
          <w:rPr>
            <w:rtl w:val="0"/>
          </w:rPr>
          <w:t xml:space="preserve">06-17</w:t>
        </w:r>
      </w:hyperlink>
      <w:r w:rsidDel="00000000" w:rsidR="00000000" w:rsidRPr="00000000">
        <w:rPr>
          <w:rtl w:val="0"/>
        </w:rPr>
        <w:t xml:space="preserve">]) should be standard. </w:t>
      </w:r>
      <w:hyperlink w:anchor="jgrlfoasvoc2">
        <w:r w:rsidDel="00000000" w:rsidR="00000000" w:rsidRPr="00000000">
          <w:rPr>
            <w:vertAlign w:val="superscript"/>
            <w:rtl w:val="0"/>
          </w:rPr>
          <w:t xml:space="preserve">Speirs JTO ‘17</w:t>
        </w:r>
      </w:hyperlink>
      <w:r w:rsidDel="00000000" w:rsidR="00000000" w:rsidRPr="00000000">
        <w:rPr>
          <w:rtl w:val="0"/>
        </w:rPr>
      </w:r>
    </w:p>
    <w:bookmarkStart w:colFirst="0" w:colLast="0" w:name="81n83icjfhfv" w:id="81"/>
    <w:bookmarkEnd w:id="81"/>
    <w:p w:rsidR="00000000" w:rsidDel="00000000" w:rsidP="00000000" w:rsidRDefault="00000000" w:rsidRPr="00000000" w14:paraId="00000508">
      <w:pPr>
        <w:numPr>
          <w:ilvl w:val="0"/>
          <w:numId w:val="25"/>
        </w:numPr>
        <w:spacing w:line="240" w:lineRule="auto"/>
        <w:ind w:left="720" w:hanging="360"/>
        <w:rPr>
          <w:u w:val="none"/>
        </w:rPr>
      </w:pPr>
      <w:r w:rsidDel="00000000" w:rsidR="00000000" w:rsidRPr="00000000">
        <w:rPr>
          <w:b w:val="1"/>
          <w:rtl w:val="0"/>
        </w:rPr>
        <w:t xml:space="preserve">High dose RT based on normal tissue constraints </w:t>
      </w:r>
      <w:r w:rsidDel="00000000" w:rsidR="00000000" w:rsidRPr="00000000">
        <w:rPr>
          <w:rtl w:val="0"/>
        </w:rPr>
        <w:t xml:space="preserve">[</w:t>
      </w:r>
      <w:hyperlink r:id="rId338">
        <w:r w:rsidDel="00000000" w:rsidR="00000000" w:rsidRPr="00000000">
          <w:rPr>
            <w:rtl w:val="0"/>
          </w:rPr>
          <w:t xml:space="preserve">Zhao RTO '19</w:t>
        </w:r>
      </w:hyperlink>
      <w:r w:rsidDel="00000000" w:rsidR="00000000" w:rsidRPr="00000000">
        <w:rPr>
          <w:rtl w:val="0"/>
        </w:rPr>
        <w:t xml:space="preserve">]: Retro. </w:t>
      </w:r>
      <w:r w:rsidDel="00000000" w:rsidR="00000000" w:rsidRPr="00000000">
        <w:rPr>
          <w:b w:val="1"/>
          <w:rtl w:val="0"/>
        </w:rPr>
        <w:t xml:space="preserve">Standard (&lt; 66 Gy)</w:t>
      </w:r>
      <w:r w:rsidDel="00000000" w:rsidR="00000000" w:rsidRPr="00000000">
        <w:rPr>
          <w:rtl w:val="0"/>
        </w:rPr>
        <w:t xml:space="preserve"> </w:t>
      </w:r>
      <w:r w:rsidDel="00000000" w:rsidR="00000000" w:rsidRPr="00000000">
        <w:rPr>
          <w:rFonts w:ascii="Gungsuh" w:cs="Gungsuh" w:eastAsia="Gungsuh" w:hAnsi="Gungsuh"/>
          <w:b w:val="1"/>
          <w:rtl w:val="0"/>
        </w:rPr>
        <w:t xml:space="preserve">vs. High dose (≥ 66 Gy)</w:t>
      </w:r>
      <w:r w:rsidDel="00000000" w:rsidR="00000000" w:rsidRPr="00000000">
        <w:rPr>
          <w:rtl w:val="0"/>
        </w:rPr>
        <w:t xml:space="preserve">.</w:t>
      </w:r>
    </w:p>
    <w:p w:rsidR="00000000" w:rsidDel="00000000" w:rsidP="00000000" w:rsidRDefault="00000000" w:rsidRPr="00000000" w14:paraId="00000509">
      <w:pPr>
        <w:spacing w:line="240" w:lineRule="auto"/>
        <w:ind w:left="720" w:firstLine="0"/>
        <w:rPr/>
      </w:pPr>
      <w:r w:rsidDel="00000000" w:rsidR="00000000" w:rsidRPr="00000000">
        <w:rPr>
          <w:rtl w:val="0"/>
        </w:rPr>
        <w:t xml:space="preserve">We also know that VMAT is preferred due to no compromised overall survival versus IMRT or 3D [</w:t>
      </w:r>
      <w:hyperlink r:id="rId339">
        <w:r w:rsidDel="00000000" w:rsidR="00000000" w:rsidRPr="00000000">
          <w:rPr>
            <w:rtl w:val="0"/>
          </w:rPr>
          <w:t xml:space="preserve">Peng IJROBP '20</w:t>
        </w:r>
      </w:hyperlink>
      <w:r w:rsidDel="00000000" w:rsidR="00000000" w:rsidRPr="00000000">
        <w:rPr>
          <w:rtl w:val="0"/>
        </w:rPr>
        <w:t xml:space="preserve">]</w:t>
      </w:r>
    </w:p>
    <w:p w:rsidR="00000000" w:rsidDel="00000000" w:rsidP="00000000" w:rsidRDefault="00000000" w:rsidRPr="00000000" w14:paraId="0000050A">
      <w:pPr>
        <w:numPr>
          <w:ilvl w:val="1"/>
          <w:numId w:val="25"/>
        </w:numPr>
        <w:spacing w:line="240" w:lineRule="auto"/>
        <w:ind w:left="1440" w:hanging="360"/>
        <w:rPr>
          <w:u w:val="none"/>
        </w:rPr>
      </w:pPr>
      <w:r w:rsidDel="00000000" w:rsidR="00000000" w:rsidRPr="00000000">
        <w:rPr>
          <w:rtl w:val="0"/>
        </w:rPr>
        <w:t xml:space="preserve">140 pts. Unresectable stage III NSCLC. 2006-2012. </w:t>
      </w:r>
    </w:p>
    <w:p w:rsidR="00000000" w:rsidDel="00000000" w:rsidP="00000000" w:rsidRDefault="00000000" w:rsidRPr="00000000" w14:paraId="0000050B">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MS 21→ 34 mo.</w:t>
      </w:r>
    </w:p>
    <w:p w:rsidR="00000000" w:rsidDel="00000000" w:rsidP="00000000" w:rsidRDefault="00000000" w:rsidRPr="00000000" w14:paraId="0000050C">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5y OS 17→ 38%. </w:t>
      </w:r>
    </w:p>
    <w:p w:rsidR="00000000" w:rsidDel="00000000" w:rsidP="00000000" w:rsidRDefault="00000000" w:rsidRPr="00000000" w14:paraId="0000050D">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MPFS 11→ 19 mo. </w:t>
      </w:r>
    </w:p>
    <w:p w:rsidR="00000000" w:rsidDel="00000000" w:rsidP="00000000" w:rsidRDefault="00000000" w:rsidRPr="00000000" w14:paraId="0000050E">
      <w:pPr>
        <w:numPr>
          <w:ilvl w:val="1"/>
          <w:numId w:val="25"/>
        </w:numPr>
        <w:spacing w:line="240" w:lineRule="auto"/>
        <w:ind w:left="1440" w:hanging="360"/>
        <w:rPr>
          <w:u w:val="none"/>
        </w:rPr>
      </w:pPr>
      <w:r w:rsidDel="00000000" w:rsidR="00000000" w:rsidRPr="00000000">
        <w:rPr>
          <w:rtl w:val="0"/>
        </w:rPr>
        <w:t xml:space="preserve">No difference in G3+ toxicity was noted.</w:t>
      </w:r>
    </w:p>
    <w:bookmarkStart w:colFirst="0" w:colLast="0" w:name="qqm2ojo8sjj4" w:id="82"/>
    <w:bookmarkEnd w:id="82"/>
    <w:p w:rsidR="00000000" w:rsidDel="00000000" w:rsidP="00000000" w:rsidRDefault="00000000" w:rsidRPr="00000000" w14:paraId="0000050F">
      <w:pPr>
        <w:numPr>
          <w:ilvl w:val="0"/>
          <w:numId w:val="25"/>
        </w:numPr>
        <w:spacing w:line="240" w:lineRule="auto"/>
        <w:ind w:left="720" w:hanging="360"/>
      </w:pPr>
      <w:r w:rsidDel="00000000" w:rsidR="00000000" w:rsidRPr="00000000">
        <w:rPr>
          <w:b w:val="1"/>
          <w:rtl w:val="0"/>
        </w:rPr>
        <w:t xml:space="preserve">PET-Plan / ARO-2009-09 </w:t>
      </w:r>
      <w:r w:rsidDel="00000000" w:rsidR="00000000" w:rsidRPr="00000000">
        <w:rPr>
          <w:rtl w:val="0"/>
        </w:rPr>
        <w:t xml:space="preserve">[</w:t>
      </w:r>
      <w:hyperlink r:id="rId340">
        <w:r w:rsidDel="00000000" w:rsidR="00000000" w:rsidRPr="00000000">
          <w:rPr>
            <w:rtl w:val="0"/>
          </w:rPr>
          <w:t xml:space="preserve">Nestle Lanc Onc '20</w:t>
        </w:r>
      </w:hyperlink>
      <w:r w:rsidDel="00000000" w:rsidR="00000000" w:rsidRPr="00000000">
        <w:rPr>
          <w:rtl w:val="0"/>
        </w:rPr>
        <w:t xml:space="preserve">]: </w:t>
      </w:r>
      <w:r w:rsidDel="00000000" w:rsidR="00000000" w:rsidRPr="00000000">
        <w:rPr>
          <w:b w:val="1"/>
          <w:rtl w:val="0"/>
        </w:rPr>
        <w:t xml:space="preserve">PET/CT with ENI/atelectasis vs. PET-alone volumes</w:t>
      </w:r>
      <w:r w:rsidDel="00000000" w:rsidR="00000000" w:rsidRPr="00000000">
        <w:rPr>
          <w:rtl w:val="0"/>
        </w:rPr>
        <w:t xml:space="preserve">.</w:t>
      </w:r>
    </w:p>
    <w:p w:rsidR="00000000" w:rsidDel="00000000" w:rsidP="00000000" w:rsidRDefault="00000000" w:rsidRPr="00000000" w14:paraId="00000510">
      <w:pPr>
        <w:spacing w:line="240" w:lineRule="auto"/>
        <w:ind w:left="720" w:firstLine="0"/>
        <w:rPr/>
      </w:pPr>
      <w:r w:rsidDel="00000000" w:rsidR="00000000" w:rsidRPr="00000000">
        <w:rPr>
          <w:rtl w:val="0"/>
        </w:rPr>
        <w:t xml:space="preserve">PET-planning is non-inferior to PET/CT based planning. Aggressive ENI and coverage of atelectasis was utilized on the control arm in this study (it was not a true ENI question - Fig 1A). More patients on the PET-alone volume arm were able to receive &gt; 66 Gy. </w:t>
      </w:r>
    </w:p>
    <w:p w:rsidR="00000000" w:rsidDel="00000000" w:rsidP="00000000" w:rsidRDefault="00000000" w:rsidRPr="00000000" w14:paraId="00000511">
      <w:pPr>
        <w:numPr>
          <w:ilvl w:val="1"/>
          <w:numId w:val="25"/>
        </w:numPr>
        <w:spacing w:line="240" w:lineRule="auto"/>
        <w:ind w:left="1440" w:hanging="360"/>
      </w:pPr>
      <w:r w:rsidDel="00000000" w:rsidR="00000000" w:rsidRPr="00000000">
        <w:rPr>
          <w:rtl w:val="0"/>
        </w:rPr>
        <w:t xml:space="preserve">311 pts. Inoperable advanced NSCLC. 2009-2015. MFU 2.5y.</w:t>
      </w:r>
    </w:p>
    <w:p w:rsidR="00000000" w:rsidDel="00000000" w:rsidP="00000000" w:rsidRDefault="00000000" w:rsidRPr="00000000" w14:paraId="00000512">
      <w:pPr>
        <w:numPr>
          <w:ilvl w:val="2"/>
          <w:numId w:val="25"/>
        </w:numPr>
        <w:spacing w:line="240" w:lineRule="auto"/>
        <w:ind w:left="2160" w:hanging="360"/>
      </w:pPr>
      <w:r w:rsidDel="00000000" w:rsidR="00000000" w:rsidRPr="00000000">
        <w:rPr>
          <w:rtl w:val="0"/>
        </w:rPr>
        <w:t xml:space="preserve">60-74 Gy prescribed for each individual patient on the basis of normal tissue constraints (isotoxic radiotherapy). Heart V40 &lt; 50% used, despite V50 &lt; 25% being strongly associated with death.</w:t>
      </w:r>
      <w:hyperlink r:id="rId341">
        <w:r w:rsidDel="00000000" w:rsidR="00000000" w:rsidRPr="00000000">
          <w:rPr>
            <w:sz w:val="18"/>
            <w:szCs w:val="18"/>
            <w:vertAlign w:val="superscript"/>
            <w:rtl w:val="0"/>
          </w:rPr>
          <w:t xml:space="preserve">Speirs</w:t>
        </w:r>
      </w:hyperlink>
      <w:r w:rsidDel="00000000" w:rsidR="00000000" w:rsidRPr="00000000">
        <w:rPr>
          <w:rtl w:val="0"/>
        </w:rPr>
      </w:r>
    </w:p>
    <w:p w:rsidR="00000000" w:rsidDel="00000000" w:rsidP="00000000" w:rsidRDefault="00000000" w:rsidRPr="00000000" w14:paraId="00000513">
      <w:pPr>
        <w:numPr>
          <w:ilvl w:val="2"/>
          <w:numId w:val="25"/>
        </w:numPr>
        <w:spacing w:line="240" w:lineRule="auto"/>
        <w:ind w:left="2160" w:hanging="360"/>
      </w:pPr>
      <w:r w:rsidDel="00000000" w:rsidR="00000000" w:rsidRPr="00000000">
        <w:rPr>
          <w:rtl w:val="0"/>
        </w:rPr>
        <w:t xml:space="preserve">Conventional RT: PET-based GTV of primary was expanded up to 3 cm of eventual tumor associated atelectasis. Lymph nodes &gt; 1 cm SAD but PET-negative were included. 50/25 ENI for unaffected lymph node levels with &gt; 10% likelihood of LN metastases. See Figure 1A.</w:t>
      </w:r>
    </w:p>
    <w:p w:rsidR="00000000" w:rsidDel="00000000" w:rsidP="00000000" w:rsidRDefault="00000000" w:rsidRPr="00000000" w14:paraId="00000514">
      <w:pPr>
        <w:numPr>
          <w:ilvl w:val="1"/>
          <w:numId w:val="25"/>
        </w:numPr>
        <w:spacing w:line="240" w:lineRule="auto"/>
        <w:ind w:left="1440" w:hanging="360"/>
      </w:pPr>
      <w:r w:rsidDel="00000000" w:rsidR="00000000" w:rsidRPr="00000000">
        <w:rPr>
          <w:rFonts w:ascii="Cardo" w:cs="Cardo" w:eastAsia="Cardo" w:hAnsi="Cardo"/>
          <w:rtl w:val="0"/>
        </w:rPr>
        <w:t xml:space="preserve">1y LRF per protocol of 29→ 14%. 1y LRF ITT of ~30→ 18%.</w:t>
      </w:r>
    </w:p>
    <w:p w:rsidR="00000000" w:rsidDel="00000000" w:rsidP="00000000" w:rsidRDefault="00000000" w:rsidRPr="00000000" w14:paraId="00000515">
      <w:pPr>
        <w:numPr>
          <w:ilvl w:val="1"/>
          <w:numId w:val="25"/>
        </w:numPr>
        <w:spacing w:line="240" w:lineRule="auto"/>
        <w:ind w:left="1440" w:hanging="360"/>
      </w:pPr>
      <w:r w:rsidDel="00000000" w:rsidR="00000000" w:rsidRPr="00000000">
        <w:rPr>
          <w:rFonts w:ascii="Cardo" w:cs="Cardo" w:eastAsia="Cardo" w:hAnsi="Cardo"/>
          <w:rtl w:val="0"/>
        </w:rPr>
        <w:t xml:space="preserve">Mean dose 65→ 67 Gy. </w:t>
      </w:r>
    </w:p>
    <w:p w:rsidR="00000000" w:rsidDel="00000000" w:rsidP="00000000" w:rsidRDefault="00000000" w:rsidRPr="00000000" w14:paraId="00000516">
      <w:pPr>
        <w:numPr>
          <w:ilvl w:val="1"/>
          <w:numId w:val="25"/>
        </w:numPr>
        <w:spacing w:line="240" w:lineRule="auto"/>
        <w:ind w:left="1440" w:hanging="360"/>
      </w:pPr>
      <w:r w:rsidDel="00000000" w:rsidR="00000000" w:rsidRPr="00000000">
        <w:rPr>
          <w:rFonts w:ascii="Cardo" w:cs="Cardo" w:eastAsia="Cardo" w:hAnsi="Cardo"/>
          <w:rtl w:val="0"/>
        </w:rPr>
        <w:t xml:space="preserve">Doses 68-74 Gy of 33→ 47%. </w:t>
      </w:r>
      <w:r w:rsidDel="00000000" w:rsidR="00000000" w:rsidRPr="00000000">
        <w:rPr>
          <w:i w:val="1"/>
          <w:rtl w:val="0"/>
        </w:rPr>
        <w:t xml:space="preserve">Nearly half of patients on PET-alone volumes were able to receive &gt; 66 Gy.</w:t>
      </w:r>
    </w:p>
    <w:p w:rsidR="00000000" w:rsidDel="00000000" w:rsidP="00000000" w:rsidRDefault="00000000" w:rsidRPr="00000000" w14:paraId="00000517">
      <w:pPr>
        <w:numPr>
          <w:ilvl w:val="1"/>
          <w:numId w:val="25"/>
        </w:numPr>
        <w:spacing w:line="240" w:lineRule="auto"/>
        <w:ind w:left="1440" w:hanging="360"/>
      </w:pPr>
      <w:r w:rsidDel="00000000" w:rsidR="00000000" w:rsidRPr="00000000">
        <w:rPr>
          <w:rFonts w:ascii="Cardo" w:cs="Cardo" w:eastAsia="Cardo" w:hAnsi="Cardo"/>
          <w:rtl w:val="0"/>
        </w:rPr>
        <w:t xml:space="preserve">Doses 60-66 Gy of 66→ 53%. </w:t>
      </w:r>
      <w:r w:rsidDel="00000000" w:rsidR="00000000" w:rsidRPr="00000000">
        <w:rPr>
          <w:i w:val="1"/>
          <w:rtl w:val="0"/>
        </w:rPr>
        <w:t xml:space="preserve">Around 2/3 of patients received 60-66 Gy on the PET/CT ENI arm. </w:t>
      </w:r>
      <w:r w:rsidDel="00000000" w:rsidR="00000000" w:rsidRPr="00000000">
        <w:rPr>
          <w:rtl w:val="0"/>
        </w:rPr>
      </w:r>
    </w:p>
    <w:p w:rsidR="00000000" w:rsidDel="00000000" w:rsidP="00000000" w:rsidRDefault="00000000" w:rsidRPr="00000000" w14:paraId="00000518">
      <w:pPr>
        <w:numPr>
          <w:ilvl w:val="1"/>
          <w:numId w:val="25"/>
        </w:numPr>
        <w:spacing w:line="240" w:lineRule="auto"/>
        <w:ind w:left="1440" w:hanging="360"/>
      </w:pPr>
      <w:r w:rsidDel="00000000" w:rsidR="00000000" w:rsidRPr="00000000">
        <w:rPr>
          <w:rFonts w:ascii="Cardo" w:cs="Cardo" w:eastAsia="Cardo" w:hAnsi="Cardo"/>
          <w:rtl w:val="0"/>
        </w:rPr>
        <w:t xml:space="preserve">3y per protocol OOF progression ~8→ 4%.</w:t>
      </w:r>
    </w:p>
    <w:p w:rsidR="00000000" w:rsidDel="00000000" w:rsidP="00000000" w:rsidRDefault="00000000" w:rsidRPr="00000000" w14:paraId="00000519">
      <w:pPr>
        <w:numPr>
          <w:ilvl w:val="1"/>
          <w:numId w:val="25"/>
        </w:numPr>
        <w:spacing w:line="240" w:lineRule="auto"/>
        <w:ind w:left="1440" w:hanging="360"/>
      </w:pPr>
      <w:r w:rsidDel="00000000" w:rsidR="00000000" w:rsidRPr="00000000">
        <w:rPr>
          <w:rFonts w:ascii="Cardo" w:cs="Cardo" w:eastAsia="Cardo" w:hAnsi="Cardo"/>
          <w:rtl w:val="0"/>
        </w:rPr>
        <w:t xml:space="preserve">3y per protocol IFF ~38→ 22% (p=0.13). </w:t>
      </w:r>
    </w:p>
    <w:p w:rsidR="00000000" w:rsidDel="00000000" w:rsidP="00000000" w:rsidRDefault="00000000" w:rsidRPr="00000000" w14:paraId="0000051A">
      <w:pPr>
        <w:numPr>
          <w:ilvl w:val="1"/>
          <w:numId w:val="25"/>
        </w:numPr>
        <w:spacing w:line="240" w:lineRule="auto"/>
        <w:ind w:left="1440" w:hanging="360"/>
      </w:pPr>
      <w:r w:rsidDel="00000000" w:rsidR="00000000" w:rsidRPr="00000000">
        <w:rPr>
          <w:rFonts w:ascii="Cardo" w:cs="Cardo" w:eastAsia="Cardo" w:hAnsi="Cardo"/>
          <w:rtl w:val="0"/>
        </w:rPr>
        <w:t xml:space="preserve">3y per protocol locoregional progression ~47→ 26%.</w:t>
      </w:r>
    </w:p>
    <w:p w:rsidR="00000000" w:rsidDel="00000000" w:rsidP="00000000" w:rsidRDefault="00000000" w:rsidRPr="00000000" w14:paraId="0000051B">
      <w:pPr>
        <w:numPr>
          <w:ilvl w:val="1"/>
          <w:numId w:val="25"/>
        </w:numPr>
        <w:spacing w:line="240" w:lineRule="auto"/>
        <w:ind w:left="1440" w:hanging="360"/>
      </w:pPr>
      <w:r w:rsidDel="00000000" w:rsidR="00000000" w:rsidRPr="00000000">
        <w:rPr>
          <w:rFonts w:ascii="Cardo" w:cs="Cardo" w:eastAsia="Cardo" w:hAnsi="Cardo"/>
          <w:rtl w:val="0"/>
        </w:rPr>
        <w:t xml:space="preserve">MS ~37→ 29 mo.</w:t>
      </w:r>
    </w:p>
    <w:p w:rsidR="00000000" w:rsidDel="00000000" w:rsidP="00000000" w:rsidRDefault="00000000" w:rsidRPr="00000000" w14:paraId="0000051C">
      <w:pPr>
        <w:numPr>
          <w:ilvl w:val="1"/>
          <w:numId w:val="25"/>
        </w:numPr>
        <w:spacing w:line="240" w:lineRule="auto"/>
        <w:ind w:left="1440" w:hanging="360"/>
      </w:pPr>
      <w:r w:rsidDel="00000000" w:rsidR="00000000" w:rsidRPr="00000000">
        <w:rPr>
          <w:rtl w:val="0"/>
        </w:rPr>
        <w:t xml:space="preserve">Acute G3+ dysphagia ~16%. Late lung toxicity ~11%. </w:t>
      </w:r>
    </w:p>
    <w:p w:rsidR="00000000" w:rsidDel="00000000" w:rsidP="00000000" w:rsidRDefault="00000000" w:rsidRPr="00000000" w14:paraId="0000051D">
      <w:pPr>
        <w:numPr>
          <w:ilvl w:val="0"/>
          <w:numId w:val="25"/>
        </w:numPr>
        <w:spacing w:line="240" w:lineRule="auto"/>
        <w:ind w:left="720" w:hanging="360"/>
        <w:rPr>
          <w:u w:val="none"/>
        </w:rPr>
      </w:pPr>
      <w:r w:rsidDel="00000000" w:rsidR="00000000" w:rsidRPr="00000000">
        <w:rPr>
          <w:rtl w:val="0"/>
        </w:rPr>
        <w:t xml:space="preserve">UCLA </w:t>
      </w:r>
      <w:r w:rsidDel="00000000" w:rsidR="00000000" w:rsidRPr="00000000">
        <w:rPr>
          <w:b w:val="1"/>
          <w:rtl w:val="0"/>
        </w:rPr>
        <w:t xml:space="preserve">HyCRT-SABR</w:t>
      </w:r>
      <w:r w:rsidDel="00000000" w:rsidR="00000000" w:rsidRPr="00000000">
        <w:rPr>
          <w:rtl w:val="0"/>
        </w:rPr>
        <w:t xml:space="preserve"> [</w:t>
      </w:r>
      <w:hyperlink r:id="rId342">
        <w:r w:rsidDel="00000000" w:rsidR="00000000" w:rsidRPr="00000000">
          <w:rPr>
            <w:rtl w:val="0"/>
          </w:rPr>
          <w:t xml:space="preserve">Lee ASTRO ‘19</w:t>
        </w:r>
      </w:hyperlink>
      <w:r w:rsidDel="00000000" w:rsidR="00000000" w:rsidRPr="00000000">
        <w:rPr>
          <w:rtl w:val="0"/>
        </w:rPr>
        <w:t xml:space="preserve">]: Phase II. </w:t>
      </w:r>
      <w:r w:rsidDel="00000000" w:rsidR="00000000" w:rsidRPr="00000000">
        <w:rPr>
          <w:rFonts w:ascii="Cardo" w:cs="Cardo" w:eastAsia="Cardo" w:hAnsi="Cardo"/>
          <w:b w:val="1"/>
          <w:rtl w:val="0"/>
        </w:rPr>
        <w:t xml:space="preserve">CCRT 40/10→ 25/5 vs. 30/5 vs. 35/5 </w:t>
      </w:r>
      <w:r w:rsidDel="00000000" w:rsidR="00000000" w:rsidRPr="00000000">
        <w:rPr>
          <w:rtl w:val="0"/>
        </w:rPr>
        <w:t xml:space="preserve">to PET ITV after 7-9 fractions. </w:t>
      </w:r>
    </w:p>
    <w:p w:rsidR="00000000" w:rsidDel="00000000" w:rsidP="00000000" w:rsidRDefault="00000000" w:rsidRPr="00000000" w14:paraId="0000051E">
      <w:pPr>
        <w:spacing w:line="240" w:lineRule="auto"/>
        <w:ind w:left="720" w:firstLine="0"/>
        <w:rPr/>
      </w:pPr>
      <w:r w:rsidDel="00000000" w:rsidR="00000000" w:rsidRPr="00000000">
        <w:rPr>
          <w:rtl w:val="0"/>
        </w:rPr>
        <w:t xml:space="preserve">This is the most aggressive hypofractionation regimen studied with concurrent chemotherapy, utilizing an intelligent adaptive cone-done to ITV only. Patients treated with an adaptive 70/15 appear to have the most favorable outcomes.</w:t>
      </w:r>
    </w:p>
    <w:p w:rsidR="00000000" w:rsidDel="00000000" w:rsidP="00000000" w:rsidRDefault="00000000" w:rsidRPr="00000000" w14:paraId="0000051F">
      <w:pPr>
        <w:numPr>
          <w:ilvl w:val="1"/>
          <w:numId w:val="25"/>
        </w:numPr>
        <w:spacing w:line="240" w:lineRule="auto"/>
        <w:ind w:left="1440" w:hanging="360"/>
        <w:rPr>
          <w:u w:val="none"/>
        </w:rPr>
      </w:pPr>
      <w:r w:rsidDel="00000000" w:rsidR="00000000" w:rsidRPr="00000000">
        <w:rPr>
          <w:rtl w:val="0"/>
        </w:rPr>
        <w:t xml:space="preserve">28 pts. Inoperable stage II/III. Consolidative systemic therapy in 25%, mostly CarboP. MFU 1.5y.</w:t>
      </w:r>
    </w:p>
    <w:p w:rsidR="00000000" w:rsidDel="00000000" w:rsidP="00000000" w:rsidRDefault="00000000" w:rsidRPr="00000000" w14:paraId="00000520">
      <w:pPr>
        <w:numPr>
          <w:ilvl w:val="2"/>
          <w:numId w:val="25"/>
        </w:numPr>
        <w:spacing w:line="240" w:lineRule="auto"/>
        <w:ind w:left="2160" w:hanging="360"/>
        <w:rPr>
          <w:u w:val="none"/>
        </w:rPr>
      </w:pPr>
      <w:r w:rsidDel="00000000" w:rsidR="00000000" w:rsidRPr="00000000">
        <w:rPr>
          <w:rtl w:val="0"/>
        </w:rPr>
        <w:t xml:space="preserve">40/10 to ITV + 5 mm (PTV). Boost to ITV without margin.</w:t>
      </w:r>
    </w:p>
    <w:p w:rsidR="00000000" w:rsidDel="00000000" w:rsidP="00000000" w:rsidRDefault="00000000" w:rsidRPr="00000000" w14:paraId="00000521">
      <w:pPr>
        <w:numPr>
          <w:ilvl w:val="2"/>
          <w:numId w:val="25"/>
        </w:numPr>
        <w:spacing w:line="240" w:lineRule="auto"/>
        <w:ind w:left="2160" w:hanging="360"/>
        <w:rPr>
          <w:u w:val="none"/>
        </w:rPr>
      </w:pPr>
      <w:r w:rsidDel="00000000" w:rsidR="00000000" w:rsidRPr="00000000">
        <w:rPr>
          <w:rtl w:val="0"/>
        </w:rPr>
        <w:t xml:space="preserve">CCRT with three weekly infusions of carboplatin and paclitaxel.</w:t>
      </w:r>
    </w:p>
    <w:p w:rsidR="00000000" w:rsidDel="00000000" w:rsidP="00000000" w:rsidRDefault="00000000" w:rsidRPr="00000000" w14:paraId="00000522">
      <w:pPr>
        <w:numPr>
          <w:ilvl w:val="2"/>
          <w:numId w:val="25"/>
        </w:numPr>
        <w:spacing w:line="240" w:lineRule="auto"/>
        <w:ind w:left="2160" w:hanging="360"/>
        <w:rPr>
          <w:u w:val="none"/>
        </w:rPr>
      </w:pPr>
      <w:r w:rsidDel="00000000" w:rsidR="00000000" w:rsidRPr="00000000">
        <w:rPr>
          <w:rFonts w:ascii="Gungsuh" w:cs="Gungsuh" w:eastAsia="Gungsuh" w:hAnsi="Gungsuh"/>
          <w:rtl w:val="0"/>
        </w:rPr>
        <w:t xml:space="preserve">Dose limiting toxicity of ≥ 33% within 90 days was not met for any cohort.</w:t>
      </w:r>
    </w:p>
    <w:p w:rsidR="00000000" w:rsidDel="00000000" w:rsidP="00000000" w:rsidRDefault="00000000" w:rsidRPr="00000000" w14:paraId="00000523">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LC at 1 / 2y for 25/5 boost of 75→ 63%. </w:t>
      </w:r>
    </w:p>
    <w:p w:rsidR="00000000" w:rsidDel="00000000" w:rsidP="00000000" w:rsidRDefault="00000000" w:rsidRPr="00000000" w14:paraId="00000524">
      <w:pPr>
        <w:numPr>
          <w:ilvl w:val="1"/>
          <w:numId w:val="25"/>
        </w:numPr>
        <w:spacing w:line="240" w:lineRule="auto"/>
        <w:ind w:left="1440" w:hanging="360"/>
        <w:rPr>
          <w:u w:val="none"/>
        </w:rPr>
      </w:pPr>
      <w:r w:rsidDel="00000000" w:rsidR="00000000" w:rsidRPr="00000000">
        <w:rPr>
          <w:rFonts w:ascii="Cardo" w:cs="Cardo" w:eastAsia="Cardo" w:hAnsi="Cardo"/>
          <w:rtl w:val="0"/>
        </w:rPr>
        <w:t xml:space="preserve">LC at 1 / 2y for 30/5 boost of 100→ 88%. </w:t>
      </w:r>
    </w:p>
    <w:p w:rsidR="00000000" w:rsidDel="00000000" w:rsidP="00000000" w:rsidRDefault="00000000" w:rsidRPr="00000000" w14:paraId="00000525">
      <w:pPr>
        <w:numPr>
          <w:ilvl w:val="1"/>
          <w:numId w:val="25"/>
        </w:numPr>
        <w:spacing w:line="240" w:lineRule="auto"/>
        <w:ind w:left="1440" w:hanging="360"/>
        <w:rPr>
          <w:u w:val="none"/>
        </w:rPr>
      </w:pPr>
      <w:r w:rsidDel="00000000" w:rsidR="00000000" w:rsidRPr="00000000">
        <w:rPr>
          <w:rtl w:val="0"/>
        </w:rPr>
        <w:t xml:space="preserve">MS 27 mo, which is comparable to 60 Gy arm of RTOG 06-17 and control arm of PACIFIC.</w:t>
      </w:r>
    </w:p>
    <w:p w:rsidR="00000000" w:rsidDel="00000000" w:rsidP="00000000" w:rsidRDefault="00000000" w:rsidRPr="00000000" w14:paraId="00000526">
      <w:pPr>
        <w:numPr>
          <w:ilvl w:val="0"/>
          <w:numId w:val="25"/>
        </w:numPr>
        <w:spacing w:line="240" w:lineRule="auto"/>
        <w:ind w:left="720" w:hanging="360"/>
      </w:pPr>
      <w:r w:rsidDel="00000000" w:rsidR="00000000" w:rsidRPr="00000000">
        <w:rPr>
          <w:b w:val="1"/>
          <w:rtl w:val="0"/>
        </w:rPr>
        <w:t xml:space="preserve">Proton collaborative group LUN005</w:t>
      </w:r>
      <w:r w:rsidDel="00000000" w:rsidR="00000000" w:rsidRPr="00000000">
        <w:rPr>
          <w:rtl w:val="0"/>
        </w:rPr>
        <w:t xml:space="preserve"> [</w:t>
      </w:r>
      <w:hyperlink r:id="rId343">
        <w:r w:rsidDel="00000000" w:rsidR="00000000" w:rsidRPr="00000000">
          <w:rPr>
            <w:rtl w:val="0"/>
          </w:rPr>
          <w:t xml:space="preserve">NCT01770418</w:t>
        </w:r>
      </w:hyperlink>
      <w:r w:rsidDel="00000000" w:rsidR="00000000" w:rsidRPr="00000000">
        <w:rPr>
          <w:rtl w:val="0"/>
        </w:rPr>
        <w:t xml:space="preserve">, </w:t>
      </w:r>
      <w:hyperlink r:id="rId344">
        <w:r w:rsidDel="00000000" w:rsidR="00000000" w:rsidRPr="00000000">
          <w:rPr>
            <w:rtl w:val="0"/>
          </w:rPr>
          <w:t xml:space="preserve">Hoppe IJROBP '20</w:t>
        </w:r>
      </w:hyperlink>
      <w:r w:rsidDel="00000000" w:rsidR="00000000" w:rsidRPr="00000000">
        <w:rPr>
          <w:rtl w:val="0"/>
        </w:rPr>
        <w:t xml:space="preserve">]: Phase I/II.</w:t>
      </w:r>
      <w:r w:rsidDel="00000000" w:rsidR="00000000" w:rsidRPr="00000000">
        <w:rPr>
          <w:rtl w:val="0"/>
        </w:rPr>
        <w:t xml:space="preserve"> </w:t>
      </w:r>
      <w:r w:rsidDel="00000000" w:rsidR="00000000" w:rsidRPr="00000000">
        <w:rPr>
          <w:b w:val="1"/>
          <w:rtl w:val="0"/>
        </w:rPr>
        <w:t xml:space="preserve">60/(15-17-20-24) + CarboP</w:t>
      </w:r>
      <w:r w:rsidDel="00000000" w:rsidR="00000000" w:rsidRPr="00000000">
        <w:rPr>
          <w:rtl w:val="0"/>
        </w:rPr>
        <w:t xml:space="preserve">. </w:t>
      </w:r>
    </w:p>
    <w:p w:rsidR="00000000" w:rsidDel="00000000" w:rsidP="00000000" w:rsidRDefault="00000000" w:rsidRPr="00000000" w14:paraId="00000527">
      <w:pPr>
        <w:spacing w:line="240" w:lineRule="auto"/>
        <w:ind w:left="720" w:firstLine="0"/>
        <w:rPr/>
      </w:pPr>
      <w:r w:rsidDel="00000000" w:rsidR="00000000" w:rsidRPr="00000000">
        <w:rPr>
          <w:rtl w:val="0"/>
        </w:rPr>
        <w:t xml:space="preserve">TBL</w:t>
      </w:r>
      <w:r w:rsidDel="00000000" w:rsidR="00000000" w:rsidRPr="00000000">
        <w:rPr>
          <w:rtl w:val="0"/>
        </w:rPr>
        <w:t xml:space="preserve"> </w:t>
      </w:r>
      <w:hyperlink r:id="rId345">
        <w:r w:rsidDel="00000000" w:rsidR="00000000" w:rsidRPr="00000000">
          <w:rPr>
            <w:vertAlign w:val="superscript"/>
            <w:rtl w:val="0"/>
          </w:rPr>
          <w:t xml:space="preserve">QS</w:t>
        </w:r>
      </w:hyperlink>
      <w:r w:rsidDel="00000000" w:rsidR="00000000" w:rsidRPr="00000000">
        <w:rPr>
          <w:rtl w:val="0"/>
        </w:rPr>
        <w:t xml:space="preserve">: If strict normal tissue constraints can be met, hypofractionation (with protons..?) may not be off the table for advanced-stage NSCLC.</w:t>
      </w:r>
    </w:p>
    <w:p w:rsidR="00000000" w:rsidDel="00000000" w:rsidP="00000000" w:rsidRDefault="00000000" w:rsidRPr="00000000" w14:paraId="00000528">
      <w:pPr>
        <w:numPr>
          <w:ilvl w:val="1"/>
          <w:numId w:val="25"/>
        </w:numPr>
        <w:spacing w:line="240" w:lineRule="auto"/>
        <w:ind w:left="1440" w:hanging="360"/>
      </w:pPr>
      <w:r w:rsidDel="00000000" w:rsidR="00000000" w:rsidRPr="00000000">
        <w:rPr>
          <w:rtl w:val="0"/>
        </w:rPr>
        <w:t xml:space="preserve">18 patients. 56% N2. Stage II-III NSCLC. Accrual was slow and incomplete for 60/15 due to strict but important dose constraints that were difficult to meet.</w:t>
      </w:r>
    </w:p>
    <w:p w:rsidR="00000000" w:rsidDel="00000000" w:rsidP="00000000" w:rsidRDefault="00000000" w:rsidRPr="00000000" w14:paraId="00000529">
      <w:pPr>
        <w:numPr>
          <w:ilvl w:val="2"/>
          <w:numId w:val="25"/>
        </w:numPr>
        <w:spacing w:line="240" w:lineRule="auto"/>
        <w:ind w:left="2160" w:hanging="360"/>
        <w:rPr>
          <w:u w:val="none"/>
        </w:rPr>
      </w:pPr>
      <w:r w:rsidDel="00000000" w:rsidR="00000000" w:rsidRPr="00000000">
        <w:rPr>
          <w:rtl w:val="0"/>
        </w:rPr>
        <w:t xml:space="preserve">RT: ITVp = iGTV + 0.6 mm. There was no expansion on lymph nodes. PTV = 0.5 - 1.0 cm, with larger margins for tumors moving &gt; 1 cm.</w:t>
      </w:r>
    </w:p>
    <w:p w:rsidR="00000000" w:rsidDel="00000000" w:rsidP="00000000" w:rsidRDefault="00000000" w:rsidRPr="00000000" w14:paraId="0000052A">
      <w:pPr>
        <w:numPr>
          <w:ilvl w:val="2"/>
          <w:numId w:val="25"/>
        </w:numPr>
        <w:spacing w:line="240" w:lineRule="auto"/>
        <w:ind w:left="2160" w:hanging="360"/>
        <w:rPr>
          <w:u w:val="none"/>
        </w:rPr>
      </w:pPr>
      <w:r w:rsidDel="00000000" w:rsidR="00000000" w:rsidRPr="00000000">
        <w:rPr>
          <w:rtl w:val="0"/>
        </w:rPr>
        <w:t xml:space="preserve">Dose constraints in Supplemental table 2 (not yet available in pre-pub).</w:t>
      </w:r>
    </w:p>
    <w:p w:rsidR="00000000" w:rsidDel="00000000" w:rsidP="00000000" w:rsidRDefault="00000000" w:rsidRPr="00000000" w14:paraId="0000052B">
      <w:pPr>
        <w:numPr>
          <w:ilvl w:val="1"/>
          <w:numId w:val="25"/>
        </w:numPr>
        <w:spacing w:line="240" w:lineRule="auto"/>
        <w:ind w:left="1440" w:hanging="360"/>
        <w:rPr>
          <w:u w:val="none"/>
        </w:rPr>
      </w:pPr>
      <w:r w:rsidDel="00000000" w:rsidR="00000000" w:rsidRPr="00000000">
        <w:rPr>
          <w:rtl w:val="0"/>
        </w:rPr>
        <w:t xml:space="preserve">There were no DLTs. </w:t>
      </w:r>
    </w:p>
    <w:p w:rsidR="00000000" w:rsidDel="00000000" w:rsidP="00000000" w:rsidRDefault="00000000" w:rsidRPr="00000000" w14:paraId="0000052C">
      <w:pPr>
        <w:widowControl w:val="0"/>
        <w:spacing w:line="240" w:lineRule="auto"/>
        <w:ind w:left="720" w:hanging="360"/>
        <w:jc w:val="center"/>
        <w:rPr/>
      </w:pPr>
      <w:hyperlink r:id="rId346">
        <w:r w:rsidDel="00000000" w:rsidR="00000000" w:rsidRPr="00000000">
          <w:rPr>
            <w:color w:val="1155cc"/>
            <w:u w:val="single"/>
          </w:rPr>
          <w:drawing>
            <wp:inline distB="114300" distT="114300" distL="114300" distR="114300">
              <wp:extent cx="4469359" cy="4480560"/>
              <wp:effectExtent b="12700" l="12700" r="12700" t="12700"/>
              <wp:docPr id="11" name="image4.png"/>
              <a:graphic>
                <a:graphicData uri="http://schemas.openxmlformats.org/drawingml/2006/picture">
                  <pic:pic>
                    <pic:nvPicPr>
                      <pic:cNvPr id="0" name="image4.png"/>
                      <pic:cNvPicPr preferRelativeResize="0"/>
                    </pic:nvPicPr>
                    <pic:blipFill>
                      <a:blip r:embed="rId347"/>
                      <a:srcRect b="0" l="0" r="0" t="0"/>
                      <a:stretch>
                        <a:fillRect/>
                      </a:stretch>
                    </pic:blipFill>
                    <pic:spPr>
                      <a:xfrm>
                        <a:off x="0" y="0"/>
                        <a:ext cx="4469359" cy="4480560"/>
                      </a:xfrm>
                      <a:prstGeom prst="rect"/>
                      <a:ln w="12700">
                        <a:solidFill>
                          <a:srgbClr val="000000"/>
                        </a:solidFill>
                        <a:prstDash val="solid"/>
                      </a:ln>
                    </pic:spPr>
                  </pic:pic>
                </a:graphicData>
              </a:graphic>
            </wp:inline>
          </w:drawing>
        </w:r>
      </w:hyperlink>
      <w:r w:rsidDel="00000000" w:rsidR="00000000" w:rsidRPr="00000000">
        <w:rPr>
          <w:rtl w:val="0"/>
        </w:rPr>
      </w:r>
    </w:p>
    <w:tbl>
      <w:tblPr>
        <w:tblStyle w:val="Table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pPr>
            <w:r w:rsidDel="00000000" w:rsidR="00000000" w:rsidRPr="00000000">
              <w:rPr>
                <w:rtl w:val="0"/>
              </w:rPr>
              <w:t xml:space="preserve">Around 1/3 of NSCLC are diagnosed at stage III. MPFS ~8-10 mo with 5y OS ~15-25% prior to [</w:t>
            </w:r>
            <w:hyperlink w:anchor="kix.8o8cpe3mdnov">
              <w:r w:rsidDel="00000000" w:rsidR="00000000" w:rsidRPr="00000000">
                <w:rPr>
                  <w:rtl w:val="0"/>
                </w:rPr>
                <w:t xml:space="preserve">PACIFIC</w:t>
              </w:r>
            </w:hyperlink>
            <w:r w:rsidDel="00000000" w:rsidR="00000000" w:rsidRPr="00000000">
              <w:rPr>
                <w:rtl w:val="0"/>
              </w:rPr>
              <w:t xml:space="preserve">] trial. </w:t>
            </w:r>
          </w:p>
          <w:p w:rsidR="00000000" w:rsidDel="00000000" w:rsidP="00000000" w:rsidRDefault="00000000" w:rsidRPr="00000000" w14:paraId="0000052E">
            <w:pPr>
              <w:widowControl w:val="0"/>
              <w:spacing w:line="240" w:lineRule="auto"/>
              <w:jc w:val="center"/>
              <w:rPr/>
            </w:pPr>
            <w:r w:rsidDel="00000000" w:rsidR="00000000" w:rsidRPr="00000000">
              <w:rPr>
                <w:rtl w:val="0"/>
              </w:rPr>
              <w:t xml:space="preserve">Local control with definitive CCRT is only around 50-60%.</w:t>
            </w:r>
          </w:p>
          <w:p w:rsidR="00000000" w:rsidDel="00000000" w:rsidP="00000000" w:rsidRDefault="00000000" w:rsidRPr="00000000" w14:paraId="0000052F">
            <w:pPr>
              <w:widowControl w:val="0"/>
              <w:spacing w:line="240" w:lineRule="auto"/>
              <w:jc w:val="center"/>
              <w:rPr/>
            </w:pPr>
            <w:r w:rsidDel="00000000" w:rsidR="00000000" w:rsidRPr="00000000">
              <w:rPr>
                <w:rtl w:val="0"/>
              </w:rPr>
              <w:t xml:space="preserve">Dose escalation above 70 Gy has been demonstrated to be detrimental for conventional fractionation.</w:t>
            </w:r>
          </w:p>
        </w:tc>
      </w:tr>
    </w:tbl>
    <w:p w:rsidR="00000000" w:rsidDel="00000000" w:rsidP="00000000" w:rsidRDefault="00000000" w:rsidRPr="00000000" w14:paraId="00000530">
      <w:pPr>
        <w:spacing w:line="240" w:lineRule="auto"/>
        <w:ind w:left="1440" w:firstLine="0"/>
        <w:rPr/>
      </w:pPr>
      <w:r w:rsidDel="00000000" w:rsidR="00000000" w:rsidRPr="00000000">
        <w:rPr>
          <w:rtl w:val="0"/>
        </w:rPr>
      </w:r>
    </w:p>
    <w:bookmarkStart w:colFirst="0" w:colLast="0" w:name="kix.8o8cpe3mdnov" w:id="83"/>
    <w:bookmarkEnd w:id="83"/>
    <w:p w:rsidR="00000000" w:rsidDel="00000000" w:rsidP="00000000" w:rsidRDefault="00000000" w:rsidRPr="00000000" w14:paraId="00000531">
      <w:pPr>
        <w:numPr>
          <w:ilvl w:val="0"/>
          <w:numId w:val="25"/>
        </w:numPr>
        <w:spacing w:line="240" w:lineRule="auto"/>
        <w:ind w:left="720" w:hanging="360"/>
      </w:pPr>
      <w:r w:rsidDel="00000000" w:rsidR="00000000" w:rsidRPr="00000000">
        <w:rPr>
          <w:b w:val="1"/>
          <w:rtl w:val="0"/>
        </w:rPr>
        <w:t xml:space="preserve">PACIFIC </w:t>
      </w:r>
      <w:hyperlink r:id="rId348">
        <w:r w:rsidDel="00000000" w:rsidR="00000000" w:rsidRPr="00000000">
          <w:rPr>
            <w:rtl w:val="0"/>
          </w:rPr>
          <w:t xml:space="preserve">[Antonia NEJM '17, </w:t>
        </w:r>
      </w:hyperlink>
      <w:hyperlink r:id="rId349">
        <w:r w:rsidDel="00000000" w:rsidR="00000000" w:rsidRPr="00000000">
          <w:rPr>
            <w:rtl w:val="0"/>
          </w:rPr>
          <w:t xml:space="preserve">'18</w:t>
        </w:r>
      </w:hyperlink>
      <w:r w:rsidDel="00000000" w:rsidR="00000000" w:rsidRPr="00000000">
        <w:rPr>
          <w:rtl w:val="0"/>
        </w:rPr>
        <w:t xml:space="preserve">, </w:t>
      </w:r>
      <w:hyperlink r:id="rId350">
        <w:r w:rsidDel="00000000" w:rsidR="00000000" w:rsidRPr="00000000">
          <w:rPr>
            <w:rtl w:val="0"/>
          </w:rPr>
          <w:t xml:space="preserve">ASTRO LBA6 ‘19</w:t>
        </w:r>
      </w:hyperlink>
      <w:r w:rsidDel="00000000" w:rsidR="00000000" w:rsidRPr="00000000">
        <w:rPr>
          <w:rtl w:val="0"/>
        </w:rPr>
        <w:t xml:space="preserve">, </w:t>
      </w:r>
      <w:hyperlink r:id="rId351">
        <w:r w:rsidDel="00000000" w:rsidR="00000000" w:rsidRPr="00000000">
          <w:rPr>
            <w:rtl w:val="0"/>
          </w:rPr>
          <w:t xml:space="preserve">Gray JTO '19</w:t>
        </w:r>
      </w:hyperlink>
      <w:r w:rsidDel="00000000" w:rsidR="00000000" w:rsidRPr="00000000">
        <w:rPr>
          <w:rtl w:val="0"/>
        </w:rPr>
        <w:t xml:space="preserve">]: </w:t>
      </w:r>
      <w:r w:rsidDel="00000000" w:rsidR="00000000" w:rsidRPr="00000000">
        <w:rPr>
          <w:b w:val="1"/>
          <w:rtl w:val="0"/>
        </w:rPr>
        <w:t xml:space="preserve">NACCRT </w:t>
      </w:r>
      <w:r w:rsidDel="00000000" w:rsidR="00000000" w:rsidRPr="00000000">
        <w:rPr>
          <w:rtl w:val="0"/>
        </w:rPr>
        <w:t xml:space="preserve">(54-66 Gy) </w:t>
      </w:r>
      <w:r w:rsidDel="00000000" w:rsidR="00000000" w:rsidRPr="00000000">
        <w:rPr>
          <w:b w:val="1"/>
          <w:rtl w:val="0"/>
        </w:rPr>
        <w:t xml:space="preserve">± Durvalumab q2w up to 1y</w:t>
      </w:r>
      <w:r w:rsidDel="00000000" w:rsidR="00000000" w:rsidRPr="00000000">
        <w:rPr>
          <w:rtl w:val="0"/>
        </w:rPr>
        <w:t xml:space="preserve">. </w:t>
        <w:br w:type="textWrapping"/>
        <w:t xml:space="preserve">Protocol in Appendix. </w:t>
      </w:r>
    </w:p>
    <w:p w:rsidR="00000000" w:rsidDel="00000000" w:rsidP="00000000" w:rsidRDefault="00000000" w:rsidRPr="00000000" w14:paraId="00000532">
      <w:pPr>
        <w:spacing w:line="240" w:lineRule="auto"/>
        <w:ind w:left="720" w:firstLine="0"/>
        <w:rPr/>
      </w:pPr>
      <w:r w:rsidDel="00000000" w:rsidR="00000000" w:rsidRPr="00000000">
        <w:rPr>
          <w:rtl w:val="0"/>
        </w:rPr>
        <w:t xml:space="preserve">See [</w:t>
      </w:r>
      <w:hyperlink w:anchor="_t13rsjlyvgp">
        <w:r w:rsidDel="00000000" w:rsidR="00000000" w:rsidRPr="00000000">
          <w:rPr>
            <w:rtl w:val="0"/>
          </w:rPr>
          <w:t xml:space="preserve">Old School definitive CCRT</w:t>
        </w:r>
      </w:hyperlink>
      <w:r w:rsidDel="00000000" w:rsidR="00000000" w:rsidRPr="00000000">
        <w:rPr>
          <w:rtl w:val="0"/>
        </w:rPr>
        <w:t xml:space="preserve">] section, which discusses the New School concept of "isotoxic dose escalation".</w:t>
      </w:r>
    </w:p>
    <w:p w:rsidR="00000000" w:rsidDel="00000000" w:rsidP="00000000" w:rsidRDefault="00000000" w:rsidRPr="00000000" w14:paraId="00000533">
      <w:pPr>
        <w:spacing w:line="240" w:lineRule="auto"/>
        <w:ind w:left="720" w:firstLine="0"/>
        <w:rPr/>
      </w:pPr>
      <w:r w:rsidDel="00000000" w:rsidR="00000000" w:rsidRPr="00000000">
        <w:rPr>
          <w:rtl w:val="0"/>
        </w:rPr>
        <w:t xml:space="preserve">Adjuvant Durvalumab standard of care for Stage III definitively treated with CCRT.</w:t>
      </w:r>
    </w:p>
    <w:p w:rsidR="00000000" w:rsidDel="00000000" w:rsidP="00000000" w:rsidRDefault="00000000" w:rsidRPr="00000000" w14:paraId="00000534">
      <w:pPr>
        <w:spacing w:line="240" w:lineRule="auto"/>
        <w:ind w:left="720" w:firstLine="0"/>
        <w:rPr/>
      </w:pPr>
      <w:r w:rsidDel="00000000" w:rsidR="00000000" w:rsidRPr="00000000">
        <w:rPr>
          <w:rtl w:val="0"/>
        </w:rPr>
        <w:t xml:space="preserve">No one knows if targetable EGFR or ALK mutations should receive osimertinib </w:t>
      </w:r>
      <w:hyperlink r:id="rId352">
        <w:r w:rsidDel="00000000" w:rsidR="00000000" w:rsidRPr="00000000">
          <w:rPr>
            <w:vertAlign w:val="superscript"/>
            <w:rtl w:val="0"/>
          </w:rPr>
          <w:t xml:space="preserve">QS</w:t>
        </w:r>
      </w:hyperlink>
      <w:r w:rsidDel="00000000" w:rsidR="00000000" w:rsidRPr="00000000">
        <w:rPr>
          <w:rtl w:val="0"/>
        </w:rPr>
        <w:t xml:space="preserve"> or alectinib </w:t>
      </w:r>
      <w:hyperlink r:id="rId353">
        <w:r w:rsidDel="00000000" w:rsidR="00000000" w:rsidRPr="00000000">
          <w:rPr>
            <w:vertAlign w:val="superscript"/>
            <w:rtl w:val="0"/>
          </w:rPr>
          <w:t xml:space="preserve">QS</w:t>
        </w:r>
      </w:hyperlink>
      <w:r w:rsidDel="00000000" w:rsidR="00000000" w:rsidRPr="00000000">
        <w:rPr>
          <w:rtl w:val="0"/>
        </w:rPr>
        <w:t xml:space="preserve"> first, as this trial barely enrolled any patients who had targetable mutations (~5% of all). See the [</w:t>
      </w:r>
      <w:hyperlink w:anchor="46pra0xb0adl">
        <w:r w:rsidDel="00000000" w:rsidR="00000000" w:rsidRPr="00000000">
          <w:rPr>
            <w:rtl w:val="0"/>
          </w:rPr>
          <w:t xml:space="preserve">ADAURA</w:t>
        </w:r>
      </w:hyperlink>
      <w:r w:rsidDel="00000000" w:rsidR="00000000" w:rsidRPr="00000000">
        <w:rPr>
          <w:rtl w:val="0"/>
        </w:rPr>
        <w:t xml:space="preserve">] trial.</w:t>
      </w:r>
    </w:p>
    <w:p w:rsidR="00000000" w:rsidDel="00000000" w:rsidP="00000000" w:rsidRDefault="00000000" w:rsidRPr="00000000" w14:paraId="00000535">
      <w:pPr>
        <w:spacing w:line="240" w:lineRule="auto"/>
        <w:ind w:left="720" w:firstLine="0"/>
        <w:rPr/>
      </w:pPr>
      <w:r w:rsidDel="00000000" w:rsidR="00000000" w:rsidRPr="00000000">
        <w:rPr>
          <w:rtl w:val="0"/>
        </w:rPr>
        <w:t xml:space="preserve">Improved OS when Durvalumab started within 14d after RT. </w:t>
      </w:r>
    </w:p>
    <w:p w:rsidR="00000000" w:rsidDel="00000000" w:rsidP="00000000" w:rsidRDefault="00000000" w:rsidRPr="00000000" w14:paraId="00000536">
      <w:pPr>
        <w:spacing w:line="240" w:lineRule="auto"/>
        <w:ind w:left="720" w:firstLine="0"/>
        <w:rPr/>
      </w:pPr>
      <w:r w:rsidDel="00000000" w:rsidR="00000000" w:rsidRPr="00000000">
        <w:rPr>
          <w:rtl w:val="0"/>
        </w:rPr>
        <w:t xml:space="preserve">TBL </w:t>
      </w:r>
      <w:hyperlink r:id="rId354">
        <w:r w:rsidDel="00000000" w:rsidR="00000000" w:rsidRPr="00000000">
          <w:rPr>
            <w:vertAlign w:val="superscript"/>
            <w:rtl w:val="0"/>
          </w:rPr>
          <w:t xml:space="preserve">QS</w:t>
        </w:r>
      </w:hyperlink>
      <w:r w:rsidDel="00000000" w:rsidR="00000000" w:rsidRPr="00000000">
        <w:rPr>
          <w:rtl w:val="0"/>
        </w:rPr>
        <w:t xml:space="preserve">: Patterns of recurrence occur most frequently in the thorax followed by the brain in both arms, whough recurrences across all sites were delayed with the addition of durvalumab.</w:t>
      </w:r>
    </w:p>
    <w:p w:rsidR="00000000" w:rsidDel="00000000" w:rsidP="00000000" w:rsidRDefault="00000000" w:rsidRPr="00000000" w14:paraId="00000537">
      <w:pPr>
        <w:numPr>
          <w:ilvl w:val="1"/>
          <w:numId w:val="25"/>
        </w:numPr>
        <w:spacing w:line="240" w:lineRule="auto"/>
        <w:ind w:left="1440" w:hanging="360"/>
      </w:pPr>
      <w:r w:rsidDel="00000000" w:rsidR="00000000" w:rsidRPr="00000000">
        <w:rPr>
          <w:rFonts w:ascii="Gungsuh" w:cs="Gungsuh" w:eastAsia="Gungsuh" w:hAnsi="Gungsuh"/>
          <w:rtl w:val="0"/>
        </w:rPr>
        <w:t xml:space="preserve">713 pts. IIIA/B unresectable NSCLC who have not progressed following Plt-based cCRT (≥ 2c). MFU nearly 3y.</w:t>
      </w:r>
    </w:p>
    <w:p w:rsidR="00000000" w:rsidDel="00000000" w:rsidP="00000000" w:rsidRDefault="00000000" w:rsidRPr="00000000" w14:paraId="00000538">
      <w:pPr>
        <w:numPr>
          <w:ilvl w:val="2"/>
          <w:numId w:val="25"/>
        </w:numPr>
        <w:spacing w:line="240" w:lineRule="auto"/>
        <w:ind w:left="2160" w:hanging="360"/>
      </w:pPr>
      <w:r w:rsidDel="00000000" w:rsidR="00000000" w:rsidRPr="00000000">
        <w:rPr>
          <w:rtl w:val="0"/>
        </w:rPr>
        <w:t xml:space="preserve">Durvalumab (PD-L1) 10 mg/kg q2w up to 12 mo given within 1-42d after CCRT.</w:t>
      </w:r>
    </w:p>
    <w:p w:rsidR="00000000" w:rsidDel="00000000" w:rsidP="00000000" w:rsidRDefault="00000000" w:rsidRPr="00000000" w14:paraId="00000539">
      <w:pPr>
        <w:numPr>
          <w:ilvl w:val="2"/>
          <w:numId w:val="25"/>
        </w:numPr>
        <w:spacing w:line="240" w:lineRule="auto"/>
        <w:ind w:left="2160" w:hanging="360"/>
      </w:pPr>
      <w:r w:rsidDel="00000000" w:rsidR="00000000" w:rsidRPr="00000000">
        <w:rPr>
          <w:rFonts w:ascii="Gungsuh" w:cs="Gungsuh" w:eastAsia="Gungsuh" w:hAnsi="Gungsuh"/>
          <w:rtl w:val="0"/>
        </w:rPr>
        <w:t xml:space="preserve">CCRT: ≥ 2c Pt-based (etoposide, </w:t>
      </w:r>
      <w:r w:rsidDel="00000000" w:rsidR="00000000" w:rsidRPr="00000000">
        <w:rPr>
          <w:rtl w:val="0"/>
        </w:rPr>
        <w:t xml:space="preserve">vinblast</w:t>
      </w:r>
      <w:r w:rsidDel="00000000" w:rsidR="00000000" w:rsidRPr="00000000">
        <w:rPr>
          <w:rtl w:val="0"/>
        </w:rPr>
        <w:t xml:space="preserve">/</w:t>
      </w:r>
      <w:r w:rsidDel="00000000" w:rsidR="00000000" w:rsidRPr="00000000">
        <w:rPr>
          <w:rtl w:val="0"/>
        </w:rPr>
        <w:t xml:space="preserve">relbine</w:t>
      </w:r>
      <w:r w:rsidDel="00000000" w:rsidR="00000000" w:rsidRPr="00000000">
        <w:rPr>
          <w:rtl w:val="0"/>
        </w:rPr>
        <w:t xml:space="preserve">, taxane, or pemetrexed), RT 54-66 Gy. </w:t>
      </w:r>
    </w:p>
    <w:p w:rsidR="00000000" w:rsidDel="00000000" w:rsidP="00000000" w:rsidRDefault="00000000" w:rsidRPr="00000000" w14:paraId="0000053A">
      <w:pPr>
        <w:numPr>
          <w:ilvl w:val="2"/>
          <w:numId w:val="25"/>
        </w:numPr>
        <w:spacing w:line="240" w:lineRule="auto"/>
        <w:ind w:left="2160" w:hanging="360"/>
      </w:pPr>
      <w:r w:rsidDel="00000000" w:rsidR="00000000" w:rsidRPr="00000000">
        <w:rPr>
          <w:rtl w:val="0"/>
        </w:rPr>
        <w:t xml:space="preserve">MLD &lt; 20 Gy or V20 &lt; 35%. Mean esophagus dose &lt; 34 Gy. Heart V45 &lt; 35%, V30 &lt; 30%. </w:t>
      </w:r>
    </w:p>
    <w:p w:rsidR="00000000" w:rsidDel="00000000" w:rsidP="00000000" w:rsidRDefault="00000000" w:rsidRPr="00000000" w14:paraId="0000053B">
      <w:pPr>
        <w:numPr>
          <w:ilvl w:val="1"/>
          <w:numId w:val="25"/>
        </w:numPr>
        <w:spacing w:line="240" w:lineRule="auto"/>
        <w:ind w:left="1440" w:hanging="360"/>
      </w:pPr>
      <w:r w:rsidDel="00000000" w:rsidR="00000000" w:rsidRPr="00000000">
        <w:rPr>
          <w:rFonts w:ascii="Cardo" w:cs="Cardo" w:eastAsia="Cardo" w:hAnsi="Cardo"/>
          <w:rtl w:val="0"/>
        </w:rPr>
        <w:t xml:space="preserve">MPFS 5.6→ 17.2 mo. 1y PFS 35→ 56%.</w:t>
      </w:r>
    </w:p>
    <w:p w:rsidR="00000000" w:rsidDel="00000000" w:rsidP="00000000" w:rsidRDefault="00000000" w:rsidRPr="00000000" w14:paraId="0000053C">
      <w:pPr>
        <w:numPr>
          <w:ilvl w:val="2"/>
          <w:numId w:val="25"/>
        </w:numPr>
        <w:spacing w:line="240" w:lineRule="auto"/>
        <w:ind w:left="2160" w:hanging="360"/>
      </w:pPr>
      <w:r w:rsidDel="00000000" w:rsidR="00000000" w:rsidRPr="00000000">
        <w:rPr>
          <w:rtl w:val="0"/>
        </w:rPr>
        <w:t xml:space="preserve">Even &lt; 25% PDL1 status still responded, though 0% subset was NS.</w:t>
      </w:r>
    </w:p>
    <w:p w:rsidR="00000000" w:rsidDel="00000000" w:rsidP="00000000" w:rsidRDefault="00000000" w:rsidRPr="00000000" w14:paraId="0000053D">
      <w:pPr>
        <w:numPr>
          <w:ilvl w:val="1"/>
          <w:numId w:val="25"/>
        </w:numPr>
        <w:spacing w:line="240" w:lineRule="auto"/>
        <w:ind w:left="1440" w:hanging="360"/>
      </w:pPr>
      <w:r w:rsidDel="00000000" w:rsidR="00000000" w:rsidRPr="00000000">
        <w:rPr>
          <w:rFonts w:ascii="Cardo" w:cs="Cardo" w:eastAsia="Cardo" w:hAnsi="Cardo"/>
          <w:b w:val="1"/>
          <w:rtl w:val="0"/>
        </w:rPr>
        <w:t xml:space="preserve">2y OS 56→ 66%</w:t>
      </w:r>
      <w:r w:rsidDel="00000000" w:rsidR="00000000" w:rsidRPr="00000000">
        <w:rPr>
          <w:rFonts w:ascii="Cardo" w:cs="Cardo" w:eastAsia="Cardo" w:hAnsi="Cardo"/>
          <w:rtl w:val="0"/>
        </w:rPr>
        <w:t xml:space="preserve">, 3y OS 43→ 57%. MS 29 mo→ NR. </w:t>
      </w:r>
    </w:p>
    <w:p w:rsidR="00000000" w:rsidDel="00000000" w:rsidP="00000000" w:rsidRDefault="00000000" w:rsidRPr="00000000" w14:paraId="0000053E">
      <w:pPr>
        <w:numPr>
          <w:ilvl w:val="1"/>
          <w:numId w:val="25"/>
        </w:numPr>
        <w:spacing w:line="240" w:lineRule="auto"/>
        <w:ind w:left="1440" w:hanging="360"/>
      </w:pPr>
      <w:r w:rsidDel="00000000" w:rsidR="00000000" w:rsidRPr="00000000">
        <w:rPr>
          <w:rFonts w:ascii="Cardo" w:cs="Cardo" w:eastAsia="Cardo" w:hAnsi="Cardo"/>
          <w:rtl w:val="0"/>
        </w:rPr>
        <w:t xml:space="preserve">TT death or distant progression 16→ 28 mo.</w:t>
      </w:r>
    </w:p>
    <w:p w:rsidR="00000000" w:rsidDel="00000000" w:rsidP="00000000" w:rsidRDefault="00000000" w:rsidRPr="00000000" w14:paraId="0000053F">
      <w:pPr>
        <w:numPr>
          <w:ilvl w:val="1"/>
          <w:numId w:val="25"/>
        </w:numPr>
        <w:spacing w:line="240" w:lineRule="auto"/>
        <w:ind w:left="1440" w:hanging="360"/>
      </w:pPr>
      <w:r w:rsidDel="00000000" w:rsidR="00000000" w:rsidRPr="00000000">
        <w:rPr>
          <w:rFonts w:ascii="Cardo" w:cs="Cardo" w:eastAsia="Cardo" w:hAnsi="Cardo"/>
          <w:rtl w:val="0"/>
        </w:rPr>
        <w:t xml:space="preserve">Response rate 16→ 28%, with duration of response &gt;18 mo of 47→ 73%.</w:t>
      </w:r>
    </w:p>
    <w:p w:rsidR="00000000" w:rsidDel="00000000" w:rsidP="00000000" w:rsidRDefault="00000000" w:rsidRPr="00000000" w14:paraId="00000540">
      <w:pPr>
        <w:numPr>
          <w:ilvl w:val="1"/>
          <w:numId w:val="25"/>
        </w:numPr>
        <w:spacing w:line="240" w:lineRule="auto"/>
        <w:ind w:left="1440" w:hanging="360"/>
      </w:pPr>
      <w:r w:rsidDel="00000000" w:rsidR="00000000" w:rsidRPr="00000000">
        <w:rPr>
          <w:rtl w:val="0"/>
        </w:rPr>
        <w:t xml:space="preserve">EGFR positive subset appears to have no benefit (only 6% of all pts on trial, n=54).</w:t>
      </w:r>
    </w:p>
    <w:p w:rsidR="00000000" w:rsidDel="00000000" w:rsidP="00000000" w:rsidRDefault="00000000" w:rsidRPr="00000000" w14:paraId="00000541">
      <w:pPr>
        <w:numPr>
          <w:ilvl w:val="1"/>
          <w:numId w:val="25"/>
        </w:numPr>
        <w:spacing w:line="240" w:lineRule="auto"/>
        <w:ind w:left="1440" w:hanging="360"/>
      </w:pPr>
      <w:r w:rsidDel="00000000" w:rsidR="00000000" w:rsidRPr="00000000">
        <w:rPr>
          <w:rFonts w:ascii="Cardo" w:cs="Cardo" w:eastAsia="Cardo" w:hAnsi="Cardo"/>
          <w:rtl w:val="0"/>
        </w:rPr>
        <w:t xml:space="preserve">Patterns of recurrence: Progression or death in 65→ 45%. </w:t>
      </w:r>
    </w:p>
    <w:p w:rsidR="00000000" w:rsidDel="00000000" w:rsidP="00000000" w:rsidRDefault="00000000" w:rsidRPr="00000000" w14:paraId="00000542">
      <w:pPr>
        <w:numPr>
          <w:ilvl w:val="2"/>
          <w:numId w:val="25"/>
        </w:numPr>
        <w:spacing w:line="240" w:lineRule="auto"/>
        <w:ind w:left="2160" w:hanging="360"/>
      </w:pPr>
      <w:r w:rsidDel="00000000" w:rsidR="00000000" w:rsidRPr="00000000">
        <w:rPr>
          <w:rFonts w:ascii="Cardo" w:cs="Cardo" w:eastAsia="Cardo" w:hAnsi="Cardo"/>
          <w:rtl w:val="0"/>
        </w:rPr>
        <w:t xml:space="preserve">Intra-thoracic only progression ~48→ 37%. </w:t>
      </w:r>
      <w:r w:rsidDel="00000000" w:rsidR="00000000" w:rsidRPr="00000000">
        <w:rPr>
          <w:i w:val="1"/>
          <w:rtl w:val="0"/>
        </w:rPr>
        <w:t xml:space="preserve">Around 80% of progression is intra-thoracic only.</w:t>
      </w:r>
    </w:p>
    <w:p w:rsidR="00000000" w:rsidDel="00000000" w:rsidP="00000000" w:rsidRDefault="00000000" w:rsidRPr="00000000" w14:paraId="00000543">
      <w:pPr>
        <w:numPr>
          <w:ilvl w:val="2"/>
          <w:numId w:val="25"/>
        </w:numPr>
        <w:spacing w:line="240" w:lineRule="auto"/>
        <w:ind w:left="2160" w:hanging="360"/>
      </w:pPr>
      <w:r w:rsidDel="00000000" w:rsidR="00000000" w:rsidRPr="00000000">
        <w:rPr>
          <w:rFonts w:ascii="Cardo" w:cs="Cardo" w:eastAsia="Cardo" w:hAnsi="Cardo"/>
          <w:rtl w:val="0"/>
        </w:rPr>
        <w:t xml:space="preserve">Extrathoracic only progression ~13→ 7%. </w:t>
      </w:r>
      <w:r w:rsidDel="00000000" w:rsidR="00000000" w:rsidRPr="00000000">
        <w:rPr>
          <w:i w:val="1"/>
          <w:rtl w:val="0"/>
        </w:rPr>
        <w:t xml:space="preserve">Around 15% of progression is extra-thoracic only.</w:t>
      </w:r>
    </w:p>
    <w:p w:rsidR="00000000" w:rsidDel="00000000" w:rsidP="00000000" w:rsidRDefault="00000000" w:rsidRPr="00000000" w14:paraId="00000544">
      <w:pPr>
        <w:numPr>
          <w:ilvl w:val="2"/>
          <w:numId w:val="25"/>
        </w:numPr>
        <w:spacing w:line="240" w:lineRule="auto"/>
        <w:ind w:left="2160" w:hanging="360"/>
      </w:pPr>
      <w:r w:rsidDel="00000000" w:rsidR="00000000" w:rsidRPr="00000000">
        <w:rPr>
          <w:rFonts w:ascii="Cardo" w:cs="Cardo" w:eastAsia="Cardo" w:hAnsi="Cardo"/>
          <w:rtl w:val="0"/>
        </w:rPr>
        <w:t xml:space="preserve">Combined intra and extra-thoracic progression in  ~3.4→ 1.9%.</w:t>
      </w:r>
    </w:p>
    <w:p w:rsidR="00000000" w:rsidDel="00000000" w:rsidP="00000000" w:rsidRDefault="00000000" w:rsidRPr="00000000" w14:paraId="00000545">
      <w:pPr>
        <w:numPr>
          <w:ilvl w:val="2"/>
          <w:numId w:val="25"/>
        </w:numPr>
        <w:spacing w:line="240" w:lineRule="auto"/>
        <w:ind w:left="2160" w:hanging="360"/>
      </w:pPr>
      <w:r w:rsidDel="00000000" w:rsidR="00000000" w:rsidRPr="00000000">
        <w:rPr>
          <w:rFonts w:ascii="Cardo" w:cs="Cardo" w:eastAsia="Cardo" w:hAnsi="Cardo"/>
          <w:rtl w:val="0"/>
        </w:rPr>
        <w:t xml:space="preserve">New extrathoracic lesions at first progression 17→ 9%.</w:t>
      </w:r>
    </w:p>
    <w:p w:rsidR="00000000" w:rsidDel="00000000" w:rsidP="00000000" w:rsidRDefault="00000000" w:rsidRPr="00000000" w14:paraId="00000546">
      <w:pPr>
        <w:numPr>
          <w:ilvl w:val="2"/>
          <w:numId w:val="25"/>
        </w:numPr>
        <w:spacing w:line="240" w:lineRule="auto"/>
        <w:ind w:left="2160" w:hanging="360"/>
      </w:pPr>
      <w:r w:rsidDel="00000000" w:rsidR="00000000" w:rsidRPr="00000000">
        <w:rPr>
          <w:rFonts w:ascii="Cardo" w:cs="Cardo" w:eastAsia="Cardo" w:hAnsi="Cardo"/>
          <w:rtl w:val="0"/>
        </w:rPr>
        <w:t xml:space="preserve">MTT first progression 9→ 25 mo.</w:t>
      </w:r>
    </w:p>
    <w:p w:rsidR="00000000" w:rsidDel="00000000" w:rsidP="00000000" w:rsidRDefault="00000000" w:rsidRPr="00000000" w14:paraId="00000547">
      <w:pPr>
        <w:numPr>
          <w:ilvl w:val="2"/>
          <w:numId w:val="25"/>
        </w:numPr>
        <w:spacing w:line="240" w:lineRule="auto"/>
        <w:ind w:left="2160" w:hanging="360"/>
      </w:pPr>
      <w:r w:rsidDel="00000000" w:rsidR="00000000" w:rsidRPr="00000000">
        <w:rPr>
          <w:rFonts w:ascii="Gungsuh" w:cs="Gungsuh" w:eastAsia="Gungsuh" w:hAnsi="Gungsuh"/>
          <w:rtl w:val="0"/>
        </w:rPr>
        <w:t xml:space="preserve">Most new distant lesions were detected in a single organ, with &gt; 90% of pts having ≤ 5 lesions, which suggests local ablative therapy may extend survival.</w:t>
      </w:r>
    </w:p>
    <w:p w:rsidR="00000000" w:rsidDel="00000000" w:rsidP="00000000" w:rsidRDefault="00000000" w:rsidRPr="00000000" w14:paraId="00000548">
      <w:pPr>
        <w:numPr>
          <w:ilvl w:val="1"/>
          <w:numId w:val="25"/>
        </w:numPr>
        <w:spacing w:line="240" w:lineRule="auto"/>
        <w:ind w:left="1440" w:hanging="360"/>
      </w:pPr>
      <w:r w:rsidDel="00000000" w:rsidR="00000000" w:rsidRPr="00000000">
        <w:rPr>
          <w:rFonts w:ascii="Cardo" w:cs="Cardo" w:eastAsia="Cardo" w:hAnsi="Cardo"/>
          <w:rtl w:val="0"/>
        </w:rPr>
        <w:t xml:space="preserve">Toxicity: G3/4 ~30%, G5 ~5%. G3-4 pneumonitis ~2.6→ 3.4%.</w:t>
      </w:r>
    </w:p>
    <w:p w:rsidR="00000000" w:rsidDel="00000000" w:rsidP="00000000" w:rsidRDefault="00000000" w:rsidRPr="00000000" w14:paraId="00000549">
      <w:pPr>
        <w:numPr>
          <w:ilvl w:val="1"/>
          <w:numId w:val="25"/>
        </w:numPr>
        <w:spacing w:line="240" w:lineRule="auto"/>
        <w:ind w:left="1440" w:hanging="360"/>
      </w:pPr>
      <w:r w:rsidDel="00000000" w:rsidR="00000000" w:rsidRPr="00000000">
        <w:rPr>
          <w:rFonts w:ascii="Cardo" w:cs="Cardo" w:eastAsia="Cardo" w:hAnsi="Cardo"/>
          <w:rtl w:val="0"/>
        </w:rPr>
        <w:t xml:space="preserve">Any grade immune-mediated AEs 8→ 24%. </w:t>
      </w:r>
      <w:r w:rsidDel="00000000" w:rsidR="00000000" w:rsidRPr="00000000">
        <w:rPr>
          <w:i w:val="1"/>
          <w:rtl w:val="0"/>
        </w:rPr>
        <w:t xml:space="preserve">This suggests immune events can happen in the absence of ICI.</w:t>
      </w:r>
    </w:p>
    <w:p w:rsidR="00000000" w:rsidDel="00000000" w:rsidP="00000000" w:rsidRDefault="00000000" w:rsidRPr="00000000" w14:paraId="0000054A">
      <w:pPr>
        <w:numPr>
          <w:ilvl w:val="1"/>
          <w:numId w:val="25"/>
        </w:numPr>
        <w:spacing w:line="240" w:lineRule="auto"/>
        <w:ind w:left="1440" w:hanging="360"/>
      </w:pPr>
      <w:r w:rsidDel="00000000" w:rsidR="00000000" w:rsidRPr="00000000">
        <w:rPr>
          <w:rtl w:val="0"/>
        </w:rPr>
        <w:t xml:space="preserve">PRO [</w:t>
      </w:r>
      <w:hyperlink r:id="rId355">
        <w:r w:rsidDel="00000000" w:rsidR="00000000" w:rsidRPr="00000000">
          <w:rPr>
            <w:rtl w:val="0"/>
          </w:rPr>
          <w:t xml:space="preserve">Hui LancOnc '19</w:t>
        </w:r>
      </w:hyperlink>
      <w:r w:rsidDel="00000000" w:rsidR="00000000" w:rsidRPr="00000000">
        <w:rPr>
          <w:rtl w:val="0"/>
        </w:rPr>
        <w:t xml:space="preserve">]: There appears to be no compromise in PROs with durvalumab.</w:t>
      </w:r>
    </w:p>
    <w:p w:rsidR="00000000" w:rsidDel="00000000" w:rsidP="00000000" w:rsidRDefault="00000000" w:rsidRPr="00000000" w14:paraId="0000054B">
      <w:pPr>
        <w:numPr>
          <w:ilvl w:val="0"/>
          <w:numId w:val="25"/>
        </w:numPr>
        <w:spacing w:line="240" w:lineRule="auto"/>
        <w:ind w:left="720" w:hanging="360"/>
      </w:pPr>
      <w:r w:rsidDel="00000000" w:rsidR="00000000" w:rsidRPr="00000000">
        <w:rPr>
          <w:b w:val="1"/>
          <w:rtl w:val="0"/>
        </w:rPr>
        <w:t xml:space="preserve">Around 1/4 of patients do not initiate durvalumab due to disease progression or CCRT toxicity </w:t>
      </w:r>
      <w:r w:rsidDel="00000000" w:rsidR="00000000" w:rsidRPr="00000000">
        <w:rPr>
          <w:rtl w:val="0"/>
        </w:rPr>
        <w:t xml:space="preserve">[</w:t>
      </w:r>
      <w:hyperlink r:id="rId356">
        <w:r w:rsidDel="00000000" w:rsidR="00000000" w:rsidRPr="00000000">
          <w:rPr>
            <w:rtl w:val="0"/>
          </w:rPr>
          <w:t xml:space="preserve">Shaveridan RTO '19</w:t>
        </w:r>
      </w:hyperlink>
      <w:r w:rsidDel="00000000" w:rsidR="00000000" w:rsidRPr="00000000">
        <w:rPr>
          <w:rtl w:val="0"/>
        </w:rPr>
        <w:t xml:space="preserve">].</w:t>
      </w:r>
    </w:p>
    <w:p w:rsidR="00000000" w:rsidDel="00000000" w:rsidP="00000000" w:rsidRDefault="00000000" w:rsidRPr="00000000" w14:paraId="0000054C">
      <w:pPr>
        <w:numPr>
          <w:ilvl w:val="0"/>
          <w:numId w:val="25"/>
        </w:numPr>
        <w:spacing w:line="240" w:lineRule="auto"/>
        <w:ind w:left="720" w:hanging="360"/>
      </w:pPr>
      <w:r w:rsidDel="00000000" w:rsidR="00000000" w:rsidRPr="00000000">
        <w:rPr>
          <w:b w:val="1"/>
          <w:rtl w:val="0"/>
        </w:rPr>
        <w:t xml:space="preserve">Concurrent atezolizumab appears safe </w:t>
      </w:r>
      <w:r w:rsidDel="00000000" w:rsidR="00000000" w:rsidRPr="00000000">
        <w:rPr>
          <w:rtl w:val="0"/>
        </w:rPr>
        <w:t xml:space="preserve">[</w:t>
      </w:r>
      <w:hyperlink r:id="rId357">
        <w:r w:rsidDel="00000000" w:rsidR="00000000" w:rsidRPr="00000000">
          <w:rPr>
            <w:rtl w:val="0"/>
          </w:rPr>
          <w:t xml:space="preserve">Lin JTO '19</w:t>
        </w:r>
      </w:hyperlink>
      <w:r w:rsidDel="00000000" w:rsidR="00000000" w:rsidRPr="00000000">
        <w:rPr>
          <w:rtl w:val="0"/>
        </w:rPr>
        <w:t xml:space="preserve">]: Phase II. 66/30-33. G3+ irAE 20% (n=6). </w:t>
      </w:r>
    </w:p>
    <w:p w:rsidR="00000000" w:rsidDel="00000000" w:rsidP="00000000" w:rsidRDefault="00000000" w:rsidRPr="00000000" w14:paraId="0000054D">
      <w:pPr>
        <w:numPr>
          <w:ilvl w:val="0"/>
          <w:numId w:val="25"/>
        </w:numPr>
        <w:spacing w:line="240" w:lineRule="auto"/>
        <w:ind w:left="720" w:hanging="360"/>
      </w:pPr>
      <w:r w:rsidDel="00000000" w:rsidR="00000000" w:rsidRPr="00000000">
        <w:rPr>
          <w:b w:val="1"/>
          <w:rtl w:val="0"/>
        </w:rPr>
        <w:t xml:space="preserve">Concurrent pembrolizumab appears safe-ish</w:t>
      </w:r>
      <w:r w:rsidDel="00000000" w:rsidR="00000000" w:rsidRPr="00000000">
        <w:rPr>
          <w:rtl w:val="0"/>
        </w:rPr>
        <w:t xml:space="preserve"> [</w:t>
      </w:r>
      <w:hyperlink r:id="rId358">
        <w:r w:rsidDel="00000000" w:rsidR="00000000" w:rsidRPr="00000000">
          <w:rPr>
            <w:rtl w:val="0"/>
          </w:rPr>
          <w:t xml:space="preserve">Jabbour JCO '19</w:t>
        </w:r>
      </w:hyperlink>
      <w:r w:rsidDel="00000000" w:rsidR="00000000" w:rsidRPr="00000000">
        <w:rPr>
          <w:rtl w:val="0"/>
        </w:rPr>
        <w:t xml:space="preserve">]: Phase II. 60/30. G3+ irAE 18% (n=4), including 1 G5 RP.</w:t>
      </w:r>
    </w:p>
    <w:bookmarkStart w:colFirst="0" w:colLast="0" w:name="kix.yc9oslrzybud" w:id="84"/>
    <w:bookmarkEnd w:id="84"/>
    <w:p w:rsidR="00000000" w:rsidDel="00000000" w:rsidP="00000000" w:rsidRDefault="00000000" w:rsidRPr="00000000" w14:paraId="0000054E">
      <w:pPr>
        <w:numPr>
          <w:ilvl w:val="0"/>
          <w:numId w:val="25"/>
        </w:numPr>
        <w:spacing w:line="240" w:lineRule="auto"/>
        <w:ind w:left="720" w:hanging="360"/>
      </w:pPr>
      <w:r w:rsidDel="00000000" w:rsidR="00000000" w:rsidRPr="00000000">
        <w:rPr>
          <w:b w:val="1"/>
          <w:rtl w:val="0"/>
        </w:rPr>
        <w:t xml:space="preserve">ETOP NICOLAS</w:t>
      </w:r>
      <w:r w:rsidDel="00000000" w:rsidR="00000000" w:rsidRPr="00000000">
        <w:rPr>
          <w:rtl w:val="0"/>
        </w:rPr>
        <w:t xml:space="preserve"> [</w:t>
      </w:r>
      <w:hyperlink r:id="rId359">
        <w:r w:rsidDel="00000000" w:rsidR="00000000" w:rsidRPr="00000000">
          <w:rPr>
            <w:rtl w:val="0"/>
          </w:rPr>
          <w:t xml:space="preserve">Peters Lung Ca '19</w:t>
        </w:r>
      </w:hyperlink>
      <w:r w:rsidDel="00000000" w:rsidR="00000000" w:rsidRPr="00000000">
        <w:rPr>
          <w:rtl w:val="0"/>
        </w:rPr>
        <w:t xml:space="preserve">]: Phase II. </w:t>
      </w:r>
      <w:r w:rsidDel="00000000" w:rsidR="00000000" w:rsidRPr="00000000">
        <w:rPr>
          <w:b w:val="1"/>
          <w:rtl w:val="0"/>
        </w:rPr>
        <w:t xml:space="preserve">CCRT with Nivolumab</w:t>
      </w:r>
      <w:r w:rsidDel="00000000" w:rsidR="00000000" w:rsidRPr="00000000">
        <w:rPr>
          <w:rtl w:val="0"/>
        </w:rPr>
        <w:t xml:space="preserve">.</w:t>
      </w:r>
    </w:p>
    <w:p w:rsidR="00000000" w:rsidDel="00000000" w:rsidP="00000000" w:rsidRDefault="00000000" w:rsidRPr="00000000" w14:paraId="0000054F">
      <w:pPr>
        <w:numPr>
          <w:ilvl w:val="1"/>
          <w:numId w:val="25"/>
        </w:numPr>
        <w:spacing w:line="240" w:lineRule="auto"/>
        <w:ind w:left="1440" w:hanging="360"/>
      </w:pPr>
      <w:r w:rsidDel="00000000" w:rsidR="00000000" w:rsidRPr="00000000">
        <w:rPr>
          <w:rtl w:val="0"/>
        </w:rPr>
        <w:t xml:space="preserve">82 pts. Stage IIIA/B NSCLC. MFU 13 mo.</w:t>
      </w:r>
    </w:p>
    <w:p w:rsidR="00000000" w:rsidDel="00000000" w:rsidP="00000000" w:rsidRDefault="00000000" w:rsidRPr="00000000" w14:paraId="00000550">
      <w:pPr>
        <w:numPr>
          <w:ilvl w:val="2"/>
          <w:numId w:val="25"/>
        </w:numPr>
        <w:spacing w:line="240" w:lineRule="auto"/>
        <w:ind w:left="2160" w:hanging="360"/>
      </w:pPr>
      <w:r w:rsidDel="00000000" w:rsidR="00000000" w:rsidRPr="00000000">
        <w:rPr>
          <w:rtl w:val="0"/>
        </w:rPr>
        <w:t xml:space="preserve">RT 60-66 Gy given with C2 of Nivolumab.</w:t>
      </w:r>
    </w:p>
    <w:p w:rsidR="00000000" w:rsidDel="00000000" w:rsidP="00000000" w:rsidRDefault="00000000" w:rsidRPr="00000000" w14:paraId="00000551">
      <w:pPr>
        <w:numPr>
          <w:ilvl w:val="2"/>
          <w:numId w:val="25"/>
        </w:numPr>
        <w:spacing w:line="240" w:lineRule="auto"/>
        <w:ind w:left="2160" w:hanging="360"/>
      </w:pPr>
      <w:r w:rsidDel="00000000" w:rsidR="00000000" w:rsidRPr="00000000">
        <w:rPr>
          <w:rFonts w:ascii="Cardo" w:cs="Cardo" w:eastAsia="Cardo" w:hAnsi="Cardo"/>
          <w:rtl w:val="0"/>
        </w:rPr>
        <w:t xml:space="preserve">Nivolumab 360 q3w x4c→ 480 q4w up to 1y.</w:t>
      </w:r>
    </w:p>
    <w:p w:rsidR="00000000" w:rsidDel="00000000" w:rsidP="00000000" w:rsidRDefault="00000000" w:rsidRPr="00000000" w14:paraId="00000552">
      <w:pPr>
        <w:numPr>
          <w:ilvl w:val="1"/>
          <w:numId w:val="25"/>
        </w:numPr>
        <w:spacing w:line="240" w:lineRule="auto"/>
        <w:ind w:left="1440" w:hanging="360"/>
      </w:pPr>
      <w:r w:rsidDel="00000000" w:rsidR="00000000" w:rsidRPr="00000000">
        <w:rPr>
          <w:rtl w:val="0"/>
        </w:rPr>
        <w:t xml:space="preserve">Interim analysis demonstrated no increased risk of AE for severe pneumonitis. </w:t>
      </w:r>
    </w:p>
    <w:p w:rsidR="00000000" w:rsidDel="00000000" w:rsidP="00000000" w:rsidRDefault="00000000" w:rsidRPr="00000000" w14:paraId="00000553">
      <w:pPr>
        <w:numPr>
          <w:ilvl w:val="1"/>
          <w:numId w:val="25"/>
        </w:numPr>
        <w:spacing w:line="240" w:lineRule="auto"/>
        <w:ind w:left="1440" w:hanging="360"/>
      </w:pPr>
      <w:r w:rsidDel="00000000" w:rsidR="00000000" w:rsidRPr="00000000">
        <w:rPr>
          <w:rtl w:val="0"/>
        </w:rPr>
        <w:t xml:space="preserve">G5 pulmonary fibrosis in one patient.</w:t>
      </w:r>
    </w:p>
    <w:p w:rsidR="00000000" w:rsidDel="00000000" w:rsidP="00000000" w:rsidRDefault="00000000" w:rsidRPr="00000000" w14:paraId="00000554">
      <w:pPr>
        <w:numPr>
          <w:ilvl w:val="1"/>
          <w:numId w:val="25"/>
        </w:numPr>
        <w:spacing w:line="240" w:lineRule="auto"/>
        <w:ind w:left="1440" w:hanging="360"/>
      </w:pPr>
      <w:r w:rsidDel="00000000" w:rsidR="00000000" w:rsidRPr="00000000">
        <w:rPr>
          <w:rtl w:val="0"/>
        </w:rPr>
        <w:t xml:space="preserve">G3+ RP in 10.4%. G3+ RILT 16%. </w:t>
      </w:r>
    </w:p>
    <w:p w:rsidR="00000000" w:rsidDel="00000000" w:rsidP="00000000" w:rsidRDefault="00000000" w:rsidRPr="00000000" w14:paraId="00000555">
      <w:pPr>
        <w:numPr>
          <w:ilvl w:val="0"/>
          <w:numId w:val="25"/>
        </w:numPr>
        <w:spacing w:line="240" w:lineRule="auto"/>
        <w:ind w:left="720" w:hanging="360"/>
        <w:rPr>
          <w:u w:val="none"/>
        </w:rPr>
      </w:pPr>
      <w:r w:rsidDel="00000000" w:rsidR="00000000" w:rsidRPr="00000000">
        <w:rPr>
          <w:b w:val="1"/>
          <w:rtl w:val="0"/>
        </w:rPr>
        <w:t xml:space="preserve">KEYNOTE 7</w:t>
      </w:r>
      <w:r w:rsidDel="00000000" w:rsidR="00000000" w:rsidRPr="00000000">
        <w:rPr>
          <w:b w:val="1"/>
          <w:rtl w:val="0"/>
        </w:rPr>
        <w:t xml:space="preserve">99</w:t>
      </w:r>
      <w:r w:rsidDel="00000000" w:rsidR="00000000" w:rsidRPr="00000000">
        <w:rPr>
          <w:rtl w:val="0"/>
        </w:rPr>
        <w:t xml:space="preserve"> [</w:t>
      </w:r>
      <w:hyperlink r:id="rId360">
        <w:r w:rsidDel="00000000" w:rsidR="00000000" w:rsidRPr="00000000">
          <w:rPr>
            <w:rtl w:val="0"/>
          </w:rPr>
          <w:t xml:space="preserve">Jabbour ASCO '20</w:t>
        </w:r>
      </w:hyperlink>
      <w:r w:rsidDel="00000000" w:rsidR="00000000" w:rsidRPr="00000000">
        <w:rPr>
          <w:rtl w:val="0"/>
        </w:rPr>
        <w:t xml:space="preserve">]: Phase II. </w:t>
      </w:r>
      <w:r w:rsidDel="00000000" w:rsidR="00000000" w:rsidRPr="00000000">
        <w:rPr>
          <w:b w:val="1"/>
          <w:rtl w:val="0"/>
        </w:rPr>
        <w:t xml:space="preserve">CCRT with Pembrolizumab </w:t>
      </w:r>
      <w:r w:rsidDel="00000000" w:rsidR="00000000" w:rsidRPr="00000000">
        <w:rPr>
          <w:rtl w:val="0"/>
        </w:rPr>
        <w:t xml:space="preserve">up to 1 year.</w:t>
      </w:r>
    </w:p>
    <w:p w:rsidR="00000000" w:rsidDel="00000000" w:rsidP="00000000" w:rsidRDefault="00000000" w:rsidRPr="00000000" w14:paraId="00000556">
      <w:pPr>
        <w:spacing w:line="240" w:lineRule="auto"/>
        <w:ind w:left="720" w:firstLine="0"/>
        <w:rPr/>
      </w:pPr>
      <w:r w:rsidDel="00000000" w:rsidR="00000000" w:rsidRPr="00000000">
        <w:rPr>
          <w:rtl w:val="0"/>
        </w:rPr>
        <w:t xml:space="preserve">Pembro with CCRT demonstrates promising anti-tumor activity. Toxicity was as anticipated. Enrollment continuing for CisPem arm.</w:t>
      </w:r>
    </w:p>
    <w:p w:rsidR="00000000" w:rsidDel="00000000" w:rsidP="00000000" w:rsidRDefault="00000000" w:rsidRPr="00000000" w14:paraId="00000557">
      <w:pPr>
        <w:numPr>
          <w:ilvl w:val="1"/>
          <w:numId w:val="25"/>
        </w:numPr>
        <w:spacing w:line="240" w:lineRule="auto"/>
        <w:ind w:left="1440" w:hanging="360"/>
        <w:rPr/>
      </w:pPr>
      <w:r w:rsidDel="00000000" w:rsidR="00000000" w:rsidRPr="00000000">
        <w:rPr>
          <w:rtl w:val="0"/>
        </w:rPr>
        <w:t xml:space="preserve">195 patients (112 CarboP, 73 CisPem). Unresectable Stage III NSCLC. MFU 8 mo.</w:t>
      </w:r>
    </w:p>
    <w:p w:rsidR="00000000" w:rsidDel="00000000" w:rsidP="00000000" w:rsidRDefault="00000000" w:rsidRPr="00000000" w14:paraId="00000558">
      <w:pPr>
        <w:numPr>
          <w:ilvl w:val="2"/>
          <w:numId w:val="25"/>
        </w:numPr>
        <w:spacing w:line="240" w:lineRule="auto"/>
        <w:ind w:left="2160" w:hanging="360"/>
        <w:rPr/>
      </w:pPr>
      <w:r w:rsidDel="00000000" w:rsidR="00000000" w:rsidRPr="00000000">
        <w:rPr>
          <w:rtl w:val="0"/>
        </w:rPr>
        <w:t xml:space="preserve">RT 60/30 given with C2 of Pembrolizumab. </w:t>
      </w:r>
    </w:p>
    <w:p w:rsidR="00000000" w:rsidDel="00000000" w:rsidP="00000000" w:rsidRDefault="00000000" w:rsidRPr="00000000" w14:paraId="00000559">
      <w:pPr>
        <w:numPr>
          <w:ilvl w:val="2"/>
          <w:numId w:val="25"/>
        </w:numPr>
        <w:spacing w:line="240" w:lineRule="auto"/>
        <w:ind w:left="2160" w:hanging="360"/>
        <w:rPr/>
      </w:pPr>
      <w:r w:rsidDel="00000000" w:rsidR="00000000" w:rsidRPr="00000000">
        <w:rPr>
          <w:rtl w:val="0"/>
        </w:rPr>
        <w:t xml:space="preserve">Investigators choice CarboP or CDDP/Pemetrexed (AC only).</w:t>
      </w:r>
    </w:p>
    <w:p w:rsidR="00000000" w:rsidDel="00000000" w:rsidP="00000000" w:rsidRDefault="00000000" w:rsidRPr="00000000" w14:paraId="0000055A">
      <w:pPr>
        <w:numPr>
          <w:ilvl w:val="1"/>
          <w:numId w:val="25"/>
        </w:numPr>
        <w:spacing w:line="240" w:lineRule="auto"/>
        <w:ind w:left="1440" w:hanging="360"/>
        <w:rPr/>
      </w:pPr>
      <w:r w:rsidDel="00000000" w:rsidR="00000000" w:rsidRPr="00000000">
        <w:rPr>
          <w:rFonts w:ascii="Cardo" w:cs="Cardo" w:eastAsia="Cardo" w:hAnsi="Cardo"/>
          <w:rtl w:val="0"/>
        </w:rPr>
        <w:t xml:space="preserve">ORR for CarboP / CisPem of 67→ 57%.</w:t>
      </w:r>
    </w:p>
    <w:p w:rsidR="00000000" w:rsidDel="00000000" w:rsidP="00000000" w:rsidRDefault="00000000" w:rsidRPr="00000000" w14:paraId="0000055B">
      <w:pPr>
        <w:numPr>
          <w:ilvl w:val="1"/>
          <w:numId w:val="25"/>
        </w:numPr>
        <w:spacing w:line="240" w:lineRule="auto"/>
        <w:ind w:left="1440" w:hanging="360"/>
        <w:rPr/>
      </w:pPr>
      <w:r w:rsidDel="00000000" w:rsidR="00000000" w:rsidRPr="00000000">
        <w:rPr>
          <w:rtl w:val="0"/>
        </w:rPr>
        <w:t xml:space="preserve">Median DOR NR. </w:t>
      </w:r>
    </w:p>
    <w:p w:rsidR="00000000" w:rsidDel="00000000" w:rsidP="00000000" w:rsidRDefault="00000000" w:rsidRPr="00000000" w14:paraId="0000055C">
      <w:pPr>
        <w:numPr>
          <w:ilvl w:val="1"/>
          <w:numId w:val="25"/>
        </w:numPr>
        <w:spacing w:line="240" w:lineRule="auto"/>
        <w:ind w:left="1440" w:hanging="360"/>
        <w:rPr/>
      </w:pPr>
      <w:r w:rsidDel="00000000" w:rsidR="00000000" w:rsidRPr="00000000">
        <w:rPr>
          <w:rFonts w:ascii="Cardo" w:cs="Cardo" w:eastAsia="Cardo" w:hAnsi="Cardo"/>
          <w:rtl w:val="0"/>
        </w:rPr>
        <w:t xml:space="preserve">G3+ Treatment-related AE for CarboP / CisPem of 64→ 41%. </w:t>
      </w:r>
    </w:p>
    <w:p w:rsidR="00000000" w:rsidDel="00000000" w:rsidP="00000000" w:rsidRDefault="00000000" w:rsidRPr="00000000" w14:paraId="0000055D">
      <w:pPr>
        <w:numPr>
          <w:ilvl w:val="1"/>
          <w:numId w:val="25"/>
        </w:numPr>
        <w:spacing w:line="240" w:lineRule="auto"/>
        <w:ind w:left="1440" w:hanging="360"/>
        <w:rPr/>
      </w:pPr>
      <w:r w:rsidDel="00000000" w:rsidR="00000000" w:rsidRPr="00000000">
        <w:rPr>
          <w:rtl w:val="0"/>
        </w:rPr>
        <w:t xml:space="preserve">G5 RP in 5 patients, all in the CarboP arm.</w:t>
      </w:r>
      <w:r w:rsidDel="00000000" w:rsidR="00000000" w:rsidRPr="00000000">
        <w:rPr>
          <w:rtl w:val="0"/>
        </w:rPr>
      </w:r>
    </w:p>
    <w:p w:rsidR="00000000" w:rsidDel="00000000" w:rsidP="00000000" w:rsidRDefault="00000000" w:rsidRPr="00000000" w14:paraId="0000055E">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5F">
      <w:pPr>
        <w:pStyle w:val="Heading2"/>
        <w:rPr/>
      </w:pPr>
      <w:bookmarkStart w:colFirst="0" w:colLast="0" w:name="_164x49br3mq1" w:id="85"/>
      <w:bookmarkEnd w:id="85"/>
      <w:hyperlink w:anchor="_lx2epxcmsg6">
        <w:r w:rsidDel="00000000" w:rsidR="00000000" w:rsidRPr="00000000">
          <w:rPr>
            <w:rtl w:val="0"/>
          </w:rPr>
          <w:t xml:space="preserve">Resectable Stage III NSCLC</w:t>
        </w:r>
      </w:hyperlink>
      <w:r w:rsidDel="00000000" w:rsidR="00000000" w:rsidRPr="00000000">
        <w:rPr>
          <w:rtl w:val="0"/>
        </w:rPr>
      </w:r>
    </w:p>
    <w:p w:rsidR="00000000" w:rsidDel="00000000" w:rsidP="00000000" w:rsidRDefault="00000000" w:rsidRPr="00000000" w14:paraId="00000560">
      <w:pPr>
        <w:numPr>
          <w:ilvl w:val="0"/>
          <w:numId w:val="18"/>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Surgery→ Chemo ± RT </w:t>
      </w:r>
      <w:r w:rsidDel="00000000" w:rsidR="00000000" w:rsidRPr="00000000">
        <w:rPr>
          <w:sz w:val="20"/>
          <w:szCs w:val="20"/>
          <w:rtl w:val="0"/>
        </w:rPr>
        <w:t xml:space="preserve">[</w:t>
      </w:r>
      <w:hyperlink w:anchor="2yto9p97n4x1">
        <w:r w:rsidDel="00000000" w:rsidR="00000000" w:rsidRPr="00000000">
          <w:rPr>
            <w:sz w:val="20"/>
            <w:szCs w:val="20"/>
            <w:rtl w:val="0"/>
          </w:rPr>
          <w:t xml:space="preserve">LACE meta</w:t>
        </w:r>
      </w:hyperlink>
      <w:hyperlink w:anchor="2yto9p97n4x1">
        <w:r w:rsidDel="00000000" w:rsidR="00000000" w:rsidRPr="00000000">
          <w:rPr>
            <w:rtl w:val="0"/>
          </w:rPr>
          <w:t xml:space="preserve"> for chemo</w:t>
        </w:r>
      </w:hyperlink>
      <w:r w:rsidDel="00000000" w:rsidR="00000000" w:rsidRPr="00000000">
        <w:rPr>
          <w:rtl w:val="0"/>
        </w:rPr>
        <w:t xml:space="preserve">, </w:t>
      </w:r>
      <w:hyperlink w:anchor="lzs6w7rjvkpn">
        <w:r w:rsidDel="00000000" w:rsidR="00000000" w:rsidRPr="00000000">
          <w:rPr>
            <w:rtl w:val="0"/>
          </w:rPr>
          <w:t xml:space="preserve">PORT Meta</w:t>
        </w:r>
      </w:hyperlink>
      <w:r w:rsidDel="00000000" w:rsidR="00000000" w:rsidRPr="00000000">
        <w:rPr>
          <w:rtl w:val="0"/>
        </w:rPr>
        <w:t xml:space="preserve"> and </w:t>
      </w:r>
      <w:hyperlink w:anchor="eo0e21jjvt86">
        <w:r w:rsidDel="00000000" w:rsidR="00000000" w:rsidRPr="00000000">
          <w:rPr>
            <w:rtl w:val="0"/>
          </w:rPr>
          <w:t xml:space="preserve">ANITA for RT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1">
      <w:pPr>
        <w:numPr>
          <w:ilvl w:val="0"/>
          <w:numId w:val="18"/>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Chemo→ Surgery→ ± RT </w:t>
      </w:r>
      <w:r w:rsidDel="00000000" w:rsidR="00000000" w:rsidRPr="00000000">
        <w:rPr>
          <w:sz w:val="20"/>
          <w:szCs w:val="20"/>
          <w:rtl w:val="0"/>
        </w:rPr>
        <w:t xml:space="preserve">[</w:t>
      </w:r>
      <w:hyperlink w:anchor="h9zbh0js30d2">
        <w:r w:rsidDel="00000000" w:rsidR="00000000" w:rsidRPr="00000000">
          <w:rPr>
            <w:sz w:val="20"/>
            <w:szCs w:val="20"/>
            <w:rtl w:val="0"/>
          </w:rPr>
          <w:t xml:space="preserve">NSCLC Meta-analysis collaborative group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2">
      <w:pPr>
        <w:numPr>
          <w:ilvl w:val="0"/>
          <w:numId w:val="18"/>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CCRT→ Surgery</w:t>
      </w:r>
      <w:r w:rsidDel="00000000" w:rsidR="00000000" w:rsidRPr="00000000">
        <w:rPr>
          <w:rtl w:val="0"/>
        </w:rPr>
        <w:t xml:space="preserve"> [</w:t>
      </w:r>
      <w:hyperlink w:anchor="fe2c038zyqzk">
        <w:r w:rsidDel="00000000" w:rsidR="00000000" w:rsidRPr="00000000">
          <w:rPr>
            <w:rtl w:val="0"/>
          </w:rPr>
          <w:t xml:space="preserve">Albain</w:t>
        </w:r>
      </w:hyperlink>
      <w:r w:rsidDel="00000000" w:rsidR="00000000" w:rsidRPr="00000000">
        <w:rPr>
          <w:rtl w:val="0"/>
        </w:rPr>
        <w:t xml:space="preserve">, </w:t>
      </w:r>
      <w:hyperlink w:anchor="92lqqnk97mp3">
        <w:r w:rsidDel="00000000" w:rsidR="00000000" w:rsidRPr="00000000">
          <w:rPr>
            <w:rtl w:val="0"/>
          </w:rPr>
          <w:t xml:space="preserve">Eberhardt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3">
      <w:pPr>
        <w:numPr>
          <w:ilvl w:val="0"/>
          <w:numId w:val="18"/>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CCRT </w:t>
      </w:r>
      <w:r w:rsidDel="00000000" w:rsidR="00000000" w:rsidRPr="00000000">
        <w:rPr>
          <w:rtl w:val="0"/>
        </w:rPr>
        <w:t xml:space="preserve">[</w:t>
      </w:r>
      <w:hyperlink w:anchor="rjeb8sfzf5ot">
        <w:r w:rsidDel="00000000" w:rsidR="00000000" w:rsidRPr="00000000">
          <w:rPr>
            <w:rtl w:val="0"/>
          </w:rPr>
          <w:t xml:space="preserve">RTOG 06-17</w:t>
        </w:r>
      </w:hyperlink>
      <w:r w:rsidDel="00000000" w:rsidR="00000000" w:rsidRPr="00000000">
        <w:rPr>
          <w:rtl w:val="0"/>
        </w:rPr>
        <w:t xml:space="preserve">, </w:t>
      </w:r>
      <w:hyperlink w:anchor="kix.8o8cpe3mdnov">
        <w:r w:rsidDel="00000000" w:rsidR="00000000" w:rsidRPr="00000000">
          <w:rPr>
            <w:rtl w:val="0"/>
          </w:rPr>
          <w:t xml:space="preserve">PACIFIC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64">
      <w:pPr>
        <w:spacing w:line="240" w:lineRule="auto"/>
        <w:jc w:val="center"/>
        <w:rPr>
          <w:rFonts w:ascii="Times New Roman" w:cs="Times New Roman" w:eastAsia="Times New Roman" w:hAnsi="Times New Roman"/>
          <w:i w:val="1"/>
          <w:sz w:val="20"/>
          <w:szCs w:val="20"/>
        </w:rPr>
      </w:pPr>
      <w:r w:rsidDel="00000000" w:rsidR="00000000" w:rsidRPr="00000000">
        <w:rPr>
          <w:rtl w:val="0"/>
        </w:rPr>
      </w:r>
    </w:p>
    <w:tbl>
      <w:tblPr>
        <w:tblStyle w:val="Table19"/>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43.2" w:type="dxa"/>
              <w:left w:w="43.2" w:type="dxa"/>
              <w:bottom w:w="43.2" w:type="dxa"/>
              <w:right w:w="43.2" w:type="dxa"/>
            </w:tcMar>
            <w:vAlign w:val="top"/>
          </w:tcPr>
          <w:p w:rsidR="00000000" w:rsidDel="00000000" w:rsidP="00000000" w:rsidRDefault="00000000" w:rsidRPr="00000000" w14:paraId="0000056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**Themes to keep in mind**</w:t>
            </w:r>
          </w:p>
          <w:p w:rsidR="00000000" w:rsidDel="00000000" w:rsidP="00000000" w:rsidRDefault="00000000" w:rsidRPr="00000000" w14:paraId="0000056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RCTs have not shown that </w:t>
            </w:r>
            <w:r w:rsidDel="00000000" w:rsidR="00000000" w:rsidRPr="00000000">
              <w:rPr>
                <w:rFonts w:ascii="Times New Roman" w:cs="Times New Roman" w:eastAsia="Times New Roman" w:hAnsi="Times New Roman"/>
                <w:sz w:val="20"/>
                <w:szCs w:val="20"/>
                <w:u w:val="single"/>
                <w:rtl w:val="0"/>
              </w:rPr>
              <w:t xml:space="preserve">two</w:t>
            </w:r>
            <w:r w:rsidDel="00000000" w:rsidR="00000000" w:rsidRPr="00000000">
              <w:rPr>
                <w:rFonts w:ascii="Times New Roman" w:cs="Times New Roman" w:eastAsia="Times New Roman" w:hAnsi="Times New Roman"/>
                <w:sz w:val="20"/>
                <w:szCs w:val="20"/>
                <w:rtl w:val="0"/>
              </w:rPr>
              <w:t xml:space="preserve"> local treatments are better than </w:t>
            </w:r>
            <w:r w:rsidDel="00000000" w:rsidR="00000000" w:rsidRPr="00000000">
              <w:rPr>
                <w:rFonts w:ascii="Times New Roman" w:cs="Times New Roman" w:eastAsia="Times New Roman" w:hAnsi="Times New Roman"/>
                <w:sz w:val="20"/>
                <w:szCs w:val="20"/>
                <w:u w:val="single"/>
                <w:rtl w:val="0"/>
              </w:rPr>
              <w:t xml:space="preserve">one</w:t>
            </w:r>
            <w:r w:rsidDel="00000000" w:rsidR="00000000" w:rsidRPr="00000000">
              <w:rPr>
                <w:rFonts w:ascii="Times New Roman" w:cs="Times New Roman" w:eastAsia="Times New Roman" w:hAnsi="Times New Roman"/>
                <w:sz w:val="20"/>
                <w:szCs w:val="20"/>
                <w:rtl w:val="0"/>
              </w:rPr>
              <w:t xml:space="preserve"> local treatment.</w:t>
            </w:r>
          </w:p>
          <w:p w:rsidR="00000000" w:rsidDel="00000000" w:rsidP="00000000" w:rsidRDefault="00000000" w:rsidRPr="00000000" w14:paraId="0000056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RCTs have not shown which local treatment is better.</w:t>
            </w:r>
          </w:p>
          <w:p w:rsidR="00000000" w:rsidDel="00000000" w:rsidP="00000000" w:rsidRDefault="00000000" w:rsidRPr="00000000" w14:paraId="0000056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there are many potential treatment options, none yields a high probability of cure" - Schild</w:t>
            </w:r>
          </w:p>
        </w:tc>
      </w:tr>
    </w:tbl>
    <w:p w:rsidR="00000000" w:rsidDel="00000000" w:rsidP="00000000" w:rsidRDefault="00000000" w:rsidRPr="00000000" w14:paraId="00000569">
      <w:pPr>
        <w:spacing w:line="24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56A">
      <w:pPr>
        <w:pStyle w:val="Heading3"/>
        <w:rPr/>
      </w:pPr>
      <w:bookmarkStart w:colFirst="0" w:colLast="0" w:name="_appsakxjrxyt" w:id="86"/>
      <w:bookmarkEnd w:id="86"/>
      <w:hyperlink w:anchor="_164x49br3mq1">
        <w:r w:rsidDel="00000000" w:rsidR="00000000" w:rsidRPr="00000000">
          <w:rPr>
            <w:u w:val="single"/>
            <w:rtl w:val="0"/>
          </w:rPr>
          <w:t xml:space="preserve">Surgery</w:t>
        </w:r>
      </w:hyperlink>
      <w:hyperlink w:anchor="_164x49br3mq1">
        <w:r w:rsidDel="00000000" w:rsidR="00000000" w:rsidRPr="00000000">
          <w:rPr>
            <w:u w:val="single"/>
            <w:rtl w:val="0"/>
          </w:rPr>
          <w:t xml:space="preserve">→ Chemo ± RT</w:t>
        </w:r>
      </w:hyperlink>
      <w:r w:rsidDel="00000000" w:rsidR="00000000" w:rsidRPr="00000000">
        <w:rPr>
          <w:rtl w:val="0"/>
        </w:rPr>
      </w:r>
    </w:p>
    <w:p w:rsidR="00000000" w:rsidDel="00000000" w:rsidP="00000000" w:rsidRDefault="00000000" w:rsidRPr="00000000" w14:paraId="0000056B">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Carefully select pts that can be </w:t>
      </w:r>
      <w:r w:rsidDel="00000000" w:rsidR="00000000" w:rsidRPr="00000000">
        <w:rPr>
          <w:rtl w:val="0"/>
        </w:rPr>
        <w:t xml:space="preserve">completely</w:t>
      </w:r>
      <w:r w:rsidDel="00000000" w:rsidR="00000000" w:rsidRPr="00000000">
        <w:rPr>
          <w:rFonts w:ascii="Times New Roman" w:cs="Times New Roman" w:eastAsia="Times New Roman" w:hAnsi="Times New Roman"/>
          <w:sz w:val="20"/>
          <w:szCs w:val="20"/>
          <w:rtl w:val="0"/>
        </w:rPr>
        <w:t xml:space="preserve"> resected: T3N1, or T4 disease due to multiple </w:t>
      </w:r>
      <w:r w:rsidDel="00000000" w:rsidR="00000000" w:rsidRPr="00000000">
        <w:rPr>
          <w:rtl w:val="0"/>
        </w:rPr>
        <w:t xml:space="preserve">tumors</w:t>
      </w:r>
      <w:r w:rsidDel="00000000" w:rsidR="00000000" w:rsidRPr="00000000">
        <w:rPr>
          <w:rFonts w:ascii="Times New Roman" w:cs="Times New Roman" w:eastAsia="Times New Roman" w:hAnsi="Times New Roman"/>
          <w:sz w:val="20"/>
          <w:szCs w:val="20"/>
          <w:rtl w:val="0"/>
        </w:rPr>
        <w:t xml:space="preserve"> in one lung.</w:t>
      </w:r>
      <w:r w:rsidDel="00000000" w:rsidR="00000000" w:rsidRPr="00000000">
        <w:rPr>
          <w:rtl w:val="0"/>
        </w:rPr>
      </w:r>
    </w:p>
    <w:p w:rsidR="00000000" w:rsidDel="00000000" w:rsidP="00000000" w:rsidRDefault="00000000" w:rsidRPr="00000000" w14:paraId="0000056C">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w:anchor="x9x55wc3qhk3">
        <w:r w:rsidDel="00000000" w:rsidR="00000000" w:rsidRPr="00000000">
          <w:rPr>
            <w:rFonts w:ascii="Times New Roman" w:cs="Times New Roman" w:eastAsia="Times New Roman" w:hAnsi="Times New Roman"/>
            <w:sz w:val="20"/>
            <w:szCs w:val="20"/>
            <w:rtl w:val="0"/>
          </w:rPr>
          <w:t xml:space="preserve">Resectability</w:t>
        </w:r>
      </w:hyperlink>
      <w:r w:rsidDel="00000000" w:rsidR="00000000" w:rsidRPr="00000000">
        <w:rPr>
          <w:rFonts w:ascii="Times New Roman" w:cs="Times New Roman" w:eastAsia="Times New Roman" w:hAnsi="Times New Roman"/>
          <w:sz w:val="20"/>
          <w:szCs w:val="20"/>
          <w:rtl w:val="0"/>
        </w:rPr>
        <w:t xml:space="preserve">] should be determined upfront (prior to initiation of CCRT).</w:t>
      </w:r>
      <w:r w:rsidDel="00000000" w:rsidR="00000000" w:rsidRPr="00000000">
        <w:rPr>
          <w:rtl w:val="0"/>
        </w:rPr>
      </w:r>
    </w:p>
    <w:p w:rsidR="00000000" w:rsidDel="00000000" w:rsidP="00000000" w:rsidRDefault="00000000" w:rsidRPr="00000000" w14:paraId="0000056D">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Resectable</w:t>
      </w:r>
      <w:r w:rsidDel="00000000" w:rsidR="00000000" w:rsidRPr="00000000">
        <w:rPr>
          <w:rFonts w:ascii="Cardo" w:cs="Cardo" w:eastAsia="Cardo" w:hAnsi="Cardo"/>
          <w:sz w:val="20"/>
          <w:szCs w:val="20"/>
          <w:rtl w:val="0"/>
        </w:rPr>
        <w:t xml:space="preserve">: Pre-op CCRT→ surgery 2-4 weeks afterwards→ Chemo. </w:t>
      </w:r>
      <w:r w:rsidDel="00000000" w:rsidR="00000000" w:rsidRPr="00000000">
        <w:rPr>
          <w:rtl w:val="0"/>
        </w:rPr>
      </w:r>
    </w:p>
    <w:p w:rsidR="00000000" w:rsidDel="00000000" w:rsidP="00000000" w:rsidRDefault="00000000" w:rsidRPr="00000000" w14:paraId="0000056E">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T3N1 or T4 due to multiple nodules in one lung may be completely resected.</w:t>
      </w:r>
    </w:p>
    <w:p w:rsidR="00000000" w:rsidDel="00000000" w:rsidP="00000000" w:rsidRDefault="00000000" w:rsidRPr="00000000" w14:paraId="0000056F">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Incidental stage III at surgery→ Chemo ± RT</w:t>
      </w:r>
      <w:r w:rsidDel="00000000" w:rsidR="00000000" w:rsidRPr="00000000">
        <w:rPr>
          <w:rFonts w:ascii="Times New Roman" w:cs="Times New Roman" w:eastAsia="Times New Roman" w:hAnsi="Times New Roman"/>
          <w:sz w:val="20"/>
          <w:szCs w:val="20"/>
          <w:rtl w:val="0"/>
        </w:rPr>
        <w:t xml:space="preserve"> for N2 or SM+.</w:t>
      </w:r>
    </w:p>
    <w:p w:rsidR="00000000" w:rsidDel="00000000" w:rsidP="00000000" w:rsidRDefault="00000000" w:rsidRPr="00000000" w14:paraId="0000057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 adjuvant chemo for ≥ 4 cm, give for N1 disease (e.g. CE 100 q2w x4c).</w:t>
      </w:r>
    </w:p>
    <w:p w:rsidR="00000000" w:rsidDel="00000000" w:rsidP="00000000" w:rsidRDefault="00000000" w:rsidRPr="00000000" w14:paraId="0000057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5% OS5 benefit with adjuvant chemo in stage II/III disease [</w:t>
      </w:r>
      <w:hyperlink w:anchor="2yto9p97n4x1">
        <w:r w:rsidDel="00000000" w:rsidR="00000000" w:rsidRPr="00000000">
          <w:rPr>
            <w:rFonts w:ascii="Times New Roman" w:cs="Times New Roman" w:eastAsia="Times New Roman" w:hAnsi="Times New Roman"/>
            <w:sz w:val="20"/>
            <w:szCs w:val="20"/>
            <w:rtl w:val="0"/>
          </w:rPr>
          <w:t xml:space="preserve">LACE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72">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Known stage III</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NAC/CCRT→ Surgery ± PORT</w:t>
      </w:r>
      <w:r w:rsidDel="00000000" w:rsidR="00000000" w:rsidRPr="00000000">
        <w:rPr>
          <w:rFonts w:ascii="Times New Roman" w:cs="Times New Roman" w:eastAsia="Times New Roman" w:hAnsi="Times New Roman"/>
          <w:sz w:val="20"/>
          <w:szCs w:val="20"/>
          <w:rtl w:val="0"/>
        </w:rPr>
        <w:t xml:space="preserve"> (if not received neoadjuvantly) for N2 or SM+.</w:t>
      </w:r>
    </w:p>
    <w:bookmarkStart w:colFirst="0" w:colLast="0" w:name="46pra0xb0adl" w:id="87"/>
    <w:bookmarkEnd w:id="87"/>
    <w:p w:rsidR="00000000" w:rsidDel="00000000" w:rsidP="00000000" w:rsidRDefault="00000000" w:rsidRPr="00000000" w14:paraId="00000573">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ADAURA</w:t>
      </w:r>
      <w:r w:rsidDel="00000000" w:rsidR="00000000" w:rsidRPr="00000000">
        <w:rPr>
          <w:rtl w:val="0"/>
        </w:rPr>
        <w:t xml:space="preserve"> [</w:t>
      </w:r>
      <w:hyperlink r:id="rId361">
        <w:r w:rsidDel="00000000" w:rsidR="00000000" w:rsidRPr="00000000">
          <w:rPr>
            <w:rtl w:val="0"/>
          </w:rPr>
          <w:t xml:space="preserve">Herbst ASCO '20</w:t>
        </w:r>
      </w:hyperlink>
      <w:r w:rsidDel="00000000" w:rsidR="00000000" w:rsidRPr="00000000">
        <w:rPr>
          <w:rtl w:val="0"/>
        </w:rPr>
        <w:t xml:space="preserve">]: </w:t>
      </w:r>
      <w:r w:rsidDel="00000000" w:rsidR="00000000" w:rsidRPr="00000000">
        <w:rPr>
          <w:rFonts w:ascii="Cardo" w:cs="Cardo" w:eastAsia="Cardo" w:hAnsi="Cardo"/>
          <w:b w:val="1"/>
          <w:rtl w:val="0"/>
        </w:rPr>
        <w:t xml:space="preserve">R0/1→ ± Osimertinib </w:t>
      </w:r>
      <w:r w:rsidDel="00000000" w:rsidR="00000000" w:rsidRPr="00000000">
        <w:rPr>
          <w:rtl w:val="0"/>
        </w:rPr>
        <w:t xml:space="preserve">x3y </w:t>
      </w:r>
      <w:r w:rsidDel="00000000" w:rsidR="00000000" w:rsidRPr="00000000">
        <w:rPr>
          <w:b w:val="1"/>
          <w:rtl w:val="0"/>
        </w:rPr>
        <w:t xml:space="preserve">after optional adjuvant systemic therapy</w:t>
      </w:r>
      <w:r w:rsidDel="00000000" w:rsidR="00000000" w:rsidRPr="00000000">
        <w:rPr>
          <w:rtl w:val="0"/>
        </w:rPr>
        <w:t xml:space="preserve">.</w:t>
      </w:r>
    </w:p>
    <w:p w:rsidR="00000000" w:rsidDel="00000000" w:rsidP="00000000" w:rsidRDefault="00000000" w:rsidRPr="00000000" w14:paraId="00000574">
      <w:pPr>
        <w:spacing w:line="240" w:lineRule="auto"/>
        <w:ind w:left="720" w:firstLine="0"/>
        <w:rPr/>
      </w:pPr>
      <w:r w:rsidDel="00000000" w:rsidR="00000000" w:rsidRPr="00000000">
        <w:rPr>
          <w:rtl w:val="0"/>
        </w:rPr>
        <w:t xml:space="preserve">TBL </w:t>
      </w:r>
      <w:hyperlink r:id="rId362">
        <w:r w:rsidDel="00000000" w:rsidR="00000000" w:rsidRPr="00000000">
          <w:rPr>
            <w:vertAlign w:val="superscript"/>
            <w:rtl w:val="0"/>
          </w:rPr>
          <w:t xml:space="preserve">QS</w:t>
        </w:r>
      </w:hyperlink>
      <w:r w:rsidDel="00000000" w:rsidR="00000000" w:rsidRPr="00000000">
        <w:rPr>
          <w:rtl w:val="0"/>
        </w:rPr>
        <w:t xml:space="preserve">: The face of adjuvant therapy for resected NSCLC has changed with the addition of the targeted therapy osimertinib proving to dramatically extend life without recurrence. See the [</w:t>
      </w:r>
      <w:hyperlink w:anchor="kix.8o8cpe3mdnov">
        <w:r w:rsidDel="00000000" w:rsidR="00000000" w:rsidRPr="00000000">
          <w:rPr>
            <w:rtl w:val="0"/>
          </w:rPr>
          <w:t xml:space="preserve">PACIFIC</w:t>
        </w:r>
      </w:hyperlink>
      <w:r w:rsidDel="00000000" w:rsidR="00000000" w:rsidRPr="00000000">
        <w:rPr>
          <w:rtl w:val="0"/>
        </w:rPr>
        <w:t xml:space="preserve">] trial.</w:t>
      </w:r>
    </w:p>
    <w:p w:rsidR="00000000" w:rsidDel="00000000" w:rsidP="00000000" w:rsidRDefault="00000000" w:rsidRPr="00000000" w14:paraId="00000575">
      <w:pPr>
        <w:spacing w:line="240" w:lineRule="auto"/>
        <w:ind w:left="720" w:firstLine="0"/>
        <w:rPr/>
      </w:pPr>
      <w:r w:rsidDel="00000000" w:rsidR="00000000" w:rsidRPr="00000000">
        <w:rPr>
          <w:rtl w:val="0"/>
        </w:rPr>
        <w:t xml:space="preserve">It is likely that brain staging with CT was acceptable and PET/CT was not mandated. By including patients not staged with standard of care, this trial may include occult metastatic disease which favors adjuvant treatment.</w:t>
      </w:r>
    </w:p>
    <w:p w:rsidR="00000000" w:rsidDel="00000000" w:rsidP="00000000" w:rsidRDefault="00000000" w:rsidRPr="00000000" w14:paraId="00000576">
      <w:pPr>
        <w:spacing w:line="240" w:lineRule="auto"/>
        <w:ind w:left="720" w:firstLine="0"/>
        <w:rPr/>
      </w:pPr>
      <w:r w:rsidDel="00000000" w:rsidR="00000000" w:rsidRPr="00000000">
        <w:rPr>
          <w:rtl w:val="0"/>
        </w:rPr>
        <w:t xml:space="preserve">When patients in the control arm progressed, did they receive osimertinib? Seems doubtful.</w:t>
      </w:r>
    </w:p>
    <w:p w:rsidR="00000000" w:rsidDel="00000000" w:rsidP="00000000" w:rsidRDefault="00000000" w:rsidRPr="00000000" w14:paraId="00000577">
      <w:pPr>
        <w:numPr>
          <w:ilvl w:val="1"/>
          <w:numId w:val="67"/>
        </w:numPr>
        <w:spacing w:line="240" w:lineRule="auto"/>
        <w:ind w:left="1440" w:hanging="360"/>
      </w:pPr>
      <w:r w:rsidDel="00000000" w:rsidR="00000000" w:rsidRPr="00000000">
        <w:rPr>
          <w:rtl w:val="0"/>
        </w:rPr>
        <w:t xml:space="preserve">682 patients. Non-squamous EGFR exon 19 del/L858R. Stage IB-IIIA NSCLC (31% IB, 69% II/IIIA).</w:t>
      </w:r>
    </w:p>
    <w:p w:rsidR="00000000" w:rsidDel="00000000" w:rsidP="00000000" w:rsidRDefault="00000000" w:rsidRPr="00000000" w14:paraId="00000578">
      <w:pPr>
        <w:numPr>
          <w:ilvl w:val="1"/>
          <w:numId w:val="67"/>
        </w:numPr>
        <w:spacing w:line="240" w:lineRule="auto"/>
        <w:ind w:left="1440" w:hanging="360"/>
      </w:pPr>
      <w:r w:rsidDel="00000000" w:rsidR="00000000" w:rsidRPr="00000000">
        <w:rPr>
          <w:rFonts w:ascii="Cardo" w:cs="Cardo" w:eastAsia="Cardo" w:hAnsi="Cardo"/>
          <w:rtl w:val="0"/>
        </w:rPr>
        <w:t xml:space="preserve">2y DFS for stage II-IIIA patients of 44→ 90% (HR 0.17). </w:t>
      </w:r>
    </w:p>
    <w:p w:rsidR="00000000" w:rsidDel="00000000" w:rsidP="00000000" w:rsidRDefault="00000000" w:rsidRPr="00000000" w14:paraId="00000579">
      <w:pPr>
        <w:numPr>
          <w:ilvl w:val="1"/>
          <w:numId w:val="67"/>
        </w:numPr>
        <w:spacing w:line="240" w:lineRule="auto"/>
        <w:ind w:left="1440" w:hanging="360"/>
      </w:pPr>
      <w:r w:rsidDel="00000000" w:rsidR="00000000" w:rsidRPr="00000000">
        <w:rPr>
          <w:rFonts w:ascii="Cardo" w:cs="Cardo" w:eastAsia="Cardo" w:hAnsi="Cardo"/>
          <w:rtl w:val="0"/>
        </w:rPr>
        <w:t xml:space="preserve">2y DFS in the overall population of 53→ 89% (HR 0.21). </w:t>
      </w:r>
      <w:r w:rsidDel="00000000" w:rsidR="00000000" w:rsidRPr="00000000">
        <w:rPr>
          <w:rtl w:val="0"/>
        </w:rPr>
      </w:r>
    </w:p>
    <w:p w:rsidR="00000000" w:rsidDel="00000000" w:rsidP="00000000" w:rsidRDefault="00000000" w:rsidRPr="00000000" w14:paraId="0000057A">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Let's assume surgery first… Then what? </w:t>
      </w:r>
    </w:p>
    <w:p w:rsidR="00000000" w:rsidDel="00000000" w:rsidP="00000000" w:rsidRDefault="00000000" w:rsidRPr="00000000" w14:paraId="0000057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Many trials support adjuvant chemo for &gt; 4 cm or LN+ tumors [i.e. </w:t>
      </w:r>
      <w:hyperlink w:anchor="9jpqanq3igxt">
        <w:r w:rsidDel="00000000" w:rsidR="00000000" w:rsidRPr="00000000">
          <w:rPr>
            <w:rFonts w:ascii="Times New Roman" w:cs="Times New Roman" w:eastAsia="Times New Roman" w:hAnsi="Times New Roman"/>
            <w:sz w:val="20"/>
            <w:szCs w:val="20"/>
            <w:rtl w:val="0"/>
          </w:rPr>
          <w:t xml:space="preserve">CALGB </w:t>
        </w:r>
      </w:hyperlink>
      <w:hyperlink w:anchor="9jpqanq3igxt">
        <w:r w:rsidDel="00000000" w:rsidR="00000000" w:rsidRPr="00000000">
          <w:rPr>
            <w:rtl w:val="0"/>
          </w:rPr>
          <w:t xml:space="preserve">9633</w:t>
        </w:r>
      </w:hyperlink>
      <w:r w:rsidDel="00000000" w:rsidR="00000000" w:rsidRPr="00000000">
        <w:rPr>
          <w:rtl w:val="0"/>
        </w:rPr>
        <w:t xml:space="preserve"> exploratory analysis</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7C">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Recall: There is a</w:t>
      </w:r>
      <w:r w:rsidDel="00000000" w:rsidR="00000000" w:rsidRPr="00000000">
        <w:rPr>
          <w:rFonts w:ascii="Times New Roman" w:cs="Times New Roman" w:eastAsia="Times New Roman" w:hAnsi="Times New Roman"/>
          <w:b w:val="1"/>
          <w:sz w:val="20"/>
          <w:szCs w:val="20"/>
          <w:rtl w:val="0"/>
        </w:rPr>
        <w:t xml:space="preserve"> 5% </w:t>
      </w:r>
      <w:r w:rsidDel="00000000" w:rsidR="00000000" w:rsidRPr="00000000">
        <w:rPr>
          <w:rFonts w:ascii="Times New Roman" w:cs="Times New Roman" w:eastAsia="Times New Roman" w:hAnsi="Times New Roman"/>
          <w:sz w:val="20"/>
          <w:szCs w:val="20"/>
          <w:rtl w:val="0"/>
        </w:rPr>
        <w:t xml:space="preserve">5y OS benefit with chemo in II/III disease [</w:t>
      </w:r>
      <w:hyperlink w:anchor="2yto9p97n4x1">
        <w:r w:rsidDel="00000000" w:rsidR="00000000" w:rsidRPr="00000000">
          <w:rPr>
            <w:rFonts w:ascii="Times New Roman" w:cs="Times New Roman" w:eastAsia="Times New Roman" w:hAnsi="Times New Roman"/>
            <w:sz w:val="20"/>
            <w:szCs w:val="20"/>
            <w:rtl w:val="0"/>
          </w:rPr>
          <w:t xml:space="preserve">LACE</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7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PORT in NSCLC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w:anchor="lzs6w7rjvkpn">
              <w:r w:rsidDel="00000000" w:rsidR="00000000" w:rsidRPr="00000000">
                <w:rPr>
                  <w:rFonts w:ascii="Times New Roman" w:cs="Times New Roman" w:eastAsia="Times New Roman" w:hAnsi="Times New Roman"/>
                  <w:sz w:val="20"/>
                  <w:szCs w:val="20"/>
                  <w:rtl w:val="0"/>
                </w:rPr>
                <w:t xml:space="preserve">PORT Meta</w:t>
              </w:r>
            </w:hyperlink>
            <w:r w:rsidDel="00000000" w:rsidR="00000000" w:rsidRPr="00000000">
              <w:rPr>
                <w:rFonts w:ascii="Times New Roman" w:cs="Times New Roman" w:eastAsia="Times New Roman" w:hAnsi="Times New Roman"/>
                <w:sz w:val="20"/>
                <w:szCs w:val="20"/>
                <w:rtl w:val="0"/>
              </w:rPr>
              <w:t xml:space="preserve">, </w:t>
            </w:r>
            <w:hyperlink w:anchor="eo0e21jjvt86">
              <w:r w:rsidDel="00000000" w:rsidR="00000000" w:rsidRPr="00000000">
                <w:rPr>
                  <w:rFonts w:ascii="Times New Roman" w:cs="Times New Roman" w:eastAsia="Times New Roman" w:hAnsi="Times New Roman"/>
                  <w:sz w:val="20"/>
                  <w:szCs w:val="20"/>
                  <w:rtl w:val="0"/>
                </w:rPr>
                <w:t xml:space="preserve">ANITA</w:t>
              </w:r>
            </w:hyperlink>
            <w:r w:rsidDel="00000000" w:rsidR="00000000" w:rsidRPr="00000000">
              <w:rPr>
                <w:rFonts w:ascii="Times New Roman" w:cs="Times New Roman" w:eastAsia="Times New Roman" w:hAnsi="Times New Roman"/>
                <w:sz w:val="20"/>
                <w:szCs w:val="20"/>
                <w:rtl w:val="0"/>
              </w:rPr>
              <w:t xml:space="preserve">, NCDB and the </w:t>
            </w:r>
            <w:hyperlink w:anchor="jqiyx32hj0hi">
              <w:r w:rsidDel="00000000" w:rsidR="00000000" w:rsidRPr="00000000">
                <w:rPr>
                  <w:rFonts w:ascii="Times New Roman" w:cs="Times New Roman" w:eastAsia="Times New Roman" w:hAnsi="Times New Roman"/>
                  <w:sz w:val="20"/>
                  <w:szCs w:val="20"/>
                  <w:rtl w:val="0"/>
                </w:rPr>
                <w:t xml:space="preserve">LUNG-ART Trial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7F">
            <w:pPr>
              <w:widowControl w:val="0"/>
              <w:numPr>
                <w:ilvl w:val="0"/>
                <w:numId w:val="6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R1 or N2 should receive PORT.</w:t>
            </w:r>
          </w:p>
          <w:p w:rsidR="00000000" w:rsidDel="00000000" w:rsidP="00000000" w:rsidRDefault="00000000" w:rsidRPr="00000000" w14:paraId="00000580">
            <w:pPr>
              <w:numPr>
                <w:ilvl w:val="0"/>
                <w:numId w:val="6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PORT recommended, it should be given sequentially after chemotherapy unless evidence of gross disease.</w:t>
            </w:r>
          </w:p>
          <w:p w:rsidR="00000000" w:rsidDel="00000000" w:rsidP="00000000" w:rsidRDefault="00000000" w:rsidRPr="00000000" w14:paraId="00000581">
            <w:pPr>
              <w:widowControl w:val="0"/>
              <w:numPr>
                <w:ilvl w:val="0"/>
                <w:numId w:val="6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N1 should only receive PORT if not receiving chemotherapy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ANITA</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82">
            <w:pPr>
              <w:widowControl w:val="0"/>
              <w:numPr>
                <w:ilvl w:val="0"/>
                <w:numId w:val="6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t</w:t>
            </w:r>
            <w:r w:rsidDel="00000000" w:rsidR="00000000" w:rsidRPr="00000000">
              <w:rPr>
                <w:sz w:val="20"/>
                <w:szCs w:val="20"/>
                <w:rtl w:val="0"/>
              </w:rPr>
              <w:t xml:space="preserve">he</w:t>
            </w:r>
            <w:r w:rsidDel="00000000" w:rsidR="00000000" w:rsidRPr="00000000">
              <w:rPr>
                <w:sz w:val="20"/>
                <w:szCs w:val="20"/>
                <w:rtl w:val="0"/>
              </w:rPr>
              <w:t xml:space="preserve"> [</w:t>
            </w:r>
            <w:hyperlink w:anchor="jqiyx32hj0hi">
              <w:r w:rsidDel="00000000" w:rsidR="00000000" w:rsidRPr="00000000">
                <w:rPr>
                  <w:sz w:val="20"/>
                  <w:szCs w:val="20"/>
                  <w:rtl w:val="0"/>
                </w:rPr>
                <w:t xml:space="preserve">Lung-ART</w:t>
              </w:r>
            </w:hyperlink>
            <w:r w:rsidDel="00000000" w:rsidR="00000000" w:rsidRPr="00000000">
              <w:rPr>
                <w:sz w:val="20"/>
                <w:szCs w:val="20"/>
                <w:rtl w:val="0"/>
              </w:rPr>
              <w:t xml:space="preserve">]</w:t>
            </w:r>
            <w:r w:rsidDel="00000000" w:rsidR="00000000" w:rsidRPr="00000000">
              <w:rPr>
                <w:sz w:val="20"/>
                <w:szCs w:val="20"/>
                <w:rtl w:val="0"/>
              </w:rPr>
              <w:t xml:space="preserve"> trial fo</w:t>
            </w:r>
            <w:r w:rsidDel="00000000" w:rsidR="00000000" w:rsidRPr="00000000">
              <w:rPr>
                <w:rFonts w:ascii="Times New Roman" w:cs="Times New Roman" w:eastAsia="Times New Roman" w:hAnsi="Times New Roman"/>
                <w:sz w:val="20"/>
                <w:szCs w:val="20"/>
                <w:rtl w:val="0"/>
              </w:rPr>
              <w:t xml:space="preserve">r a great reference on nodal volumes.</w:t>
            </w:r>
          </w:p>
        </w:tc>
      </w:tr>
    </w:tbl>
    <w:p w:rsidR="00000000" w:rsidDel="00000000" w:rsidP="00000000" w:rsidRDefault="00000000" w:rsidRPr="00000000" w14:paraId="000005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84">
      <w:pPr>
        <w:pStyle w:val="Heading3"/>
        <w:rPr/>
      </w:pPr>
      <w:bookmarkStart w:colFirst="0" w:colLast="0" w:name="_hm73vr2km2pa" w:id="88"/>
      <w:bookmarkEnd w:id="88"/>
      <w:hyperlink w:anchor="_164x49br3mq1">
        <w:r w:rsidDel="00000000" w:rsidR="00000000" w:rsidRPr="00000000">
          <w:rPr>
            <w:u w:val="single"/>
            <w:rtl w:val="0"/>
          </w:rPr>
          <w:t xml:space="preserve">PORT</w:t>
        </w:r>
      </w:hyperlink>
      <w:r w:rsidDel="00000000" w:rsidR="00000000" w:rsidRPr="00000000">
        <w:rPr>
          <w:rtl w:val="0"/>
        </w:rPr>
      </w:r>
    </w:p>
    <w:p w:rsidR="00000000" w:rsidDel="00000000" w:rsidP="00000000" w:rsidRDefault="00000000" w:rsidRPr="00000000" w14:paraId="00000585">
      <w:pPr>
        <w:spacing w:line="240" w:lineRule="auto"/>
        <w:ind w:left="0" w:firstLine="0"/>
        <w:rPr/>
      </w:pPr>
      <w:r w:rsidDel="00000000" w:rsidR="00000000" w:rsidRPr="00000000">
        <w:rPr>
          <w:rtl w:val="0"/>
        </w:rPr>
        <w:t xml:space="preserve">See Summary Box above.</w:t>
      </w:r>
    </w:p>
    <w:p w:rsidR="00000000" w:rsidDel="00000000" w:rsidP="00000000" w:rsidRDefault="00000000" w:rsidRPr="00000000" w14:paraId="00000586">
      <w:pPr>
        <w:spacing w:line="240" w:lineRule="auto"/>
        <w:ind w:left="0" w:firstLine="0"/>
        <w:rPr>
          <w:rFonts w:ascii="Times New Roman" w:cs="Times New Roman" w:eastAsia="Times New Roman" w:hAnsi="Times New Roman"/>
          <w:b w:val="1"/>
          <w:sz w:val="20"/>
          <w:szCs w:val="20"/>
        </w:rPr>
      </w:pPr>
      <w:r w:rsidDel="00000000" w:rsidR="00000000" w:rsidRPr="00000000">
        <w:rPr>
          <w:rFonts w:ascii="Cardo" w:cs="Cardo" w:eastAsia="Cardo" w:hAnsi="Cardo"/>
          <w:sz w:val="20"/>
          <w:szCs w:val="20"/>
          <w:rtl w:val="0"/>
        </w:rPr>
        <w:t xml:space="preserve">Order of postoperative treatment: Chemo→ RT unless positive margin. CCRT→ chemo for positive margin. For positive margin but no concurrent, R2 gets 66 Gy while R1 gets 60 Gy. </w:t>
      </w:r>
      <w:r w:rsidDel="00000000" w:rsidR="00000000" w:rsidRPr="00000000">
        <w:rPr>
          <w:rtl w:val="0"/>
        </w:rPr>
      </w:r>
    </w:p>
    <w:p w:rsidR="00000000" w:rsidDel="00000000" w:rsidP="00000000" w:rsidRDefault="00000000" w:rsidRPr="00000000" w14:paraId="00000587">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R1 clear cut, more controversial for R0N+ disease.</w:t>
      </w:r>
    </w:p>
    <w:p w:rsidR="00000000" w:rsidDel="00000000" w:rsidP="00000000" w:rsidRDefault="00000000" w:rsidRPr="00000000" w14:paraId="00000588">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R0, N+</w:t>
      </w:r>
      <w:r w:rsidDel="00000000" w:rsidR="00000000" w:rsidRPr="00000000">
        <w:rPr>
          <w:rFonts w:ascii="Times New Roman" w:cs="Times New Roman" w:eastAsia="Times New Roman" w:hAnsi="Times New Roman"/>
          <w:sz w:val="20"/>
          <w:szCs w:val="20"/>
          <w:rtl w:val="0"/>
        </w:rPr>
        <w:t xml:space="preserve">:</w:t>
      </w:r>
      <w:hyperlink r:id="rId363">
        <w:r w:rsidDel="00000000" w:rsidR="00000000" w:rsidRPr="00000000">
          <w:rPr>
            <w:rFonts w:ascii="Times New Roman" w:cs="Times New Roman" w:eastAsia="Times New Roman" w:hAnsi="Times New Roman"/>
            <w:sz w:val="20"/>
            <w:szCs w:val="20"/>
            <w:rtl w:val="0"/>
          </w:rPr>
          <w:t xml:space="preserve"> [</w:t>
        </w:r>
      </w:hyperlink>
      <w:hyperlink r:id="rId364">
        <w:r w:rsidDel="00000000" w:rsidR="00000000" w:rsidRPr="00000000">
          <w:rPr>
            <w:rFonts w:ascii="Times New Roman" w:cs="Times New Roman" w:eastAsia="Times New Roman" w:hAnsi="Times New Roman"/>
            <w:b w:val="1"/>
            <w:sz w:val="20"/>
            <w:szCs w:val="20"/>
            <w:rtl w:val="0"/>
          </w:rPr>
          <w:t xml:space="preserve">PORT Meta '98,</w:t>
        </w:r>
      </w:hyperlink>
      <w:r w:rsidDel="00000000" w:rsidR="00000000" w:rsidRPr="00000000">
        <w:rPr>
          <w:rFonts w:ascii="Times New Roman" w:cs="Times New Roman" w:eastAsia="Times New Roman" w:hAnsi="Times New Roman"/>
          <w:sz w:val="20"/>
          <w:szCs w:val="20"/>
          <w:rtl w:val="0"/>
        </w:rPr>
        <w:t xml:space="preserve"> </w:t>
      </w:r>
      <w:hyperlink r:id="rId365">
        <w:r w:rsidDel="00000000" w:rsidR="00000000" w:rsidRPr="00000000">
          <w:rPr>
            <w:rFonts w:ascii="Times New Roman" w:cs="Times New Roman" w:eastAsia="Times New Roman" w:hAnsi="Times New Roman"/>
            <w:sz w:val="20"/>
            <w:szCs w:val="20"/>
            <w:rtl w:val="0"/>
          </w:rPr>
          <w:t xml:space="preserve">'16</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sz w:val="20"/>
          <w:szCs w:val="20"/>
          <w:rtl w:val="0"/>
        </w:rPr>
        <w:t xml:space="preserve">Surgery ± PORT</w:t>
      </w:r>
      <w:r w:rsidDel="00000000" w:rsidR="00000000" w:rsidRPr="00000000">
        <w:rPr>
          <w:rFonts w:ascii="Times New Roman" w:cs="Times New Roman" w:eastAsia="Times New Roman" w:hAnsi="Times New Roman"/>
          <w:sz w:val="20"/>
          <w:szCs w:val="20"/>
          <w:rtl w:val="0"/>
        </w:rPr>
        <w:t xml:space="preserve">.</w:t>
      </w:r>
    </w:p>
    <w:bookmarkStart w:colFirst="0" w:colLast="0" w:name="lzs6w7rjvkpn" w:id="89"/>
    <w:bookmarkEnd w:id="89"/>
    <w:p w:rsidR="00000000" w:rsidDel="00000000" w:rsidP="00000000" w:rsidRDefault="00000000" w:rsidRPr="00000000" w14:paraId="0000058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retty </w:t>
      </w:r>
      <w:r w:rsidDel="00000000" w:rsidR="00000000" w:rsidRPr="00000000">
        <w:rPr>
          <w:rFonts w:ascii="Times New Roman" w:cs="Times New Roman" w:eastAsia="Times New Roman" w:hAnsi="Times New Roman"/>
          <w:b w:val="1"/>
          <w:sz w:val="20"/>
          <w:szCs w:val="20"/>
          <w:rtl w:val="0"/>
        </w:rPr>
        <w:t xml:space="preserve">O</w:t>
      </w:r>
      <w:r w:rsidDel="00000000" w:rsidR="00000000" w:rsidRPr="00000000">
        <w:rPr>
          <w:rFonts w:ascii="Times New Roman" w:cs="Times New Roman" w:eastAsia="Times New Roman" w:hAnsi="Times New Roman"/>
          <w:sz w:val="20"/>
          <w:szCs w:val="20"/>
          <w:rtl w:val="0"/>
        </w:rPr>
        <w:t xml:space="preserve">ld </w:t>
      </w:r>
      <w:r w:rsidDel="00000000" w:rsidR="00000000" w:rsidRPr="00000000">
        <w:rPr>
          <w:rFonts w:ascii="Times New Roman" w:cs="Times New Roman" w:eastAsia="Times New Roman" w:hAnsi="Times New Roman"/>
          <w:b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adio</w:t>
      </w:r>
      <w:r w:rsidDel="00000000" w:rsidR="00000000" w:rsidRPr="00000000">
        <w:rPr>
          <w:rFonts w:ascii="Times New Roman" w:cs="Times New Roman" w:eastAsia="Times New Roman" w:hAnsi="Times New Roman"/>
          <w:b w:val="1"/>
          <w:sz w:val="20"/>
          <w:szCs w:val="20"/>
          <w:rtl w:val="0"/>
        </w:rPr>
        <w:t xml:space="preserve">T</w:t>
      </w:r>
      <w:r w:rsidDel="00000000" w:rsidR="00000000" w:rsidRPr="00000000">
        <w:rPr>
          <w:rFonts w:ascii="Times New Roman" w:cs="Times New Roman" w:eastAsia="Times New Roman" w:hAnsi="Times New Roman"/>
          <w:sz w:val="20"/>
          <w:szCs w:val="20"/>
          <w:rtl w:val="0"/>
        </w:rPr>
        <w:t xml:space="preserve">herapy </w:t>
      </w:r>
      <w:r w:rsidDel="00000000" w:rsidR="00000000" w:rsidRPr="00000000">
        <w:rPr>
          <w:rtl w:val="0"/>
        </w:rPr>
        <w:t xml:space="preserve">Meta Analysis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8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Inferior OS benefit </w:t>
      </w:r>
      <w:r w:rsidDel="00000000" w:rsidR="00000000" w:rsidRPr="00000000">
        <w:rPr>
          <w:rFonts w:ascii="Times New Roman" w:cs="Times New Roman" w:eastAsia="Times New Roman" w:hAnsi="Times New Roman"/>
          <w:sz w:val="20"/>
          <w:szCs w:val="20"/>
          <w:rtl w:val="0"/>
        </w:rPr>
        <w:t xml:space="preserve">unless </w:t>
      </w:r>
      <w:r w:rsidDel="00000000" w:rsidR="00000000" w:rsidRPr="00000000">
        <w:rPr>
          <w:rFonts w:ascii="Times New Roman" w:cs="Times New Roman" w:eastAsia="Times New Roman" w:hAnsi="Times New Roman"/>
          <w:sz w:val="20"/>
          <w:szCs w:val="20"/>
          <w:rtl w:val="0"/>
        </w:rPr>
        <w:t xml:space="preserve">III or N2. Ongoing trials are evaluating the role of PORT in N2 disease.</w:t>
      </w:r>
    </w:p>
    <w:p w:rsidR="00000000" w:rsidDel="00000000" w:rsidP="00000000" w:rsidRDefault="00000000" w:rsidRPr="00000000" w14:paraId="0000058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25% of patients were T1N0. 80% Cobalt. Majority 2D. Larger fields.</w:t>
      </w:r>
    </w:p>
    <w:p w:rsidR="00000000" w:rsidDel="00000000" w:rsidP="00000000" w:rsidRDefault="00000000" w:rsidRPr="00000000" w14:paraId="0000058C">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often in the field. Patients are commonly dy</w:t>
      </w:r>
      <w:r w:rsidDel="00000000" w:rsidR="00000000" w:rsidRPr="00000000">
        <w:rPr>
          <w:rtl w:val="0"/>
        </w:rPr>
        <w:t xml:space="preserve">ing from cardiac comorbidities.</w:t>
      </w:r>
    </w:p>
    <w:p w:rsidR="00000000" w:rsidDel="00000000" w:rsidP="00000000" w:rsidRDefault="00000000" w:rsidRPr="00000000" w14:paraId="0000058D">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2y OS 58→ 53%. </w:t>
      </w:r>
    </w:p>
    <w:p w:rsidR="00000000" w:rsidDel="00000000" w:rsidP="00000000" w:rsidRDefault="00000000" w:rsidRPr="00000000" w14:paraId="0000058E">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R1</w:t>
      </w:r>
      <w:r w:rsidDel="00000000" w:rsidR="00000000" w:rsidRPr="00000000">
        <w:rPr>
          <w:rFonts w:ascii="Times New Roman" w:cs="Times New Roman" w:eastAsia="Times New Roman" w:hAnsi="Times New Roman"/>
          <w:sz w:val="20"/>
          <w:szCs w:val="20"/>
          <w:rtl w:val="0"/>
        </w:rPr>
        <w:t xml:space="preserve">: There may be a survival benefit. </w:t>
      </w:r>
      <w:r w:rsidDel="00000000" w:rsidR="00000000" w:rsidRPr="00000000">
        <w:rPr>
          <w:rtl w:val="0"/>
        </w:rPr>
      </w:r>
    </w:p>
    <w:p w:rsidR="00000000" w:rsidDel="00000000" w:rsidP="00000000" w:rsidRDefault="00000000" w:rsidRPr="00000000" w14:paraId="0000058F">
      <w:pPr>
        <w:numPr>
          <w:ilvl w:val="0"/>
          <w:numId w:val="67"/>
        </w:numPr>
        <w:spacing w:line="240" w:lineRule="auto"/>
        <w:ind w:left="720" w:hanging="360"/>
        <w:rPr>
          <w:b w:val="1"/>
          <w:u w:val="none"/>
        </w:rPr>
      </w:pPr>
      <w:r w:rsidDel="00000000" w:rsidR="00000000" w:rsidRPr="00000000">
        <w:rPr>
          <w:b w:val="1"/>
          <w:rtl w:val="0"/>
        </w:rPr>
        <w:t xml:space="preserve">N2</w:t>
      </w:r>
      <w:r w:rsidDel="00000000" w:rsidR="00000000" w:rsidRPr="00000000">
        <w:rPr>
          <w:rtl w:val="0"/>
        </w:rPr>
        <w:t xml:space="preserve">: </w:t>
      </w:r>
      <w:hyperlink r:id="rId366">
        <w:r w:rsidDel="00000000" w:rsidR="00000000" w:rsidRPr="00000000">
          <w:rPr>
            <w:sz w:val="20"/>
            <w:szCs w:val="20"/>
            <w:rtl w:val="0"/>
          </w:rPr>
          <w:t xml:space="preserve">SEER, </w:t>
        </w:r>
      </w:hyperlink>
      <w:hyperlink r:id="rId367">
        <w:r w:rsidDel="00000000" w:rsidR="00000000" w:rsidRPr="00000000">
          <w:rPr>
            <w:sz w:val="20"/>
            <w:szCs w:val="20"/>
            <w:rtl w:val="0"/>
          </w:rPr>
          <w:t xml:space="preserve">ANITA</w:t>
        </w:r>
      </w:hyperlink>
      <w:hyperlink r:id="rId368">
        <w:r w:rsidDel="00000000" w:rsidR="00000000" w:rsidRPr="00000000">
          <w:rPr>
            <w:sz w:val="20"/>
            <w:szCs w:val="20"/>
            <w:rtl w:val="0"/>
          </w:rPr>
          <w:t xml:space="preserve"> </w:t>
        </w:r>
      </w:hyperlink>
      <w:r w:rsidDel="00000000" w:rsidR="00000000" w:rsidRPr="00000000">
        <w:rPr>
          <w:sz w:val="20"/>
          <w:szCs w:val="20"/>
          <w:rtl w:val="0"/>
        </w:rPr>
        <w:t xml:space="preserve">and NCDB analyses suggest some value for PORT.</w:t>
      </w:r>
    </w:p>
    <w:p w:rsidR="00000000" w:rsidDel="00000000" w:rsidP="00000000" w:rsidRDefault="00000000" w:rsidRPr="00000000" w14:paraId="00000590">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369">
        <w:r w:rsidDel="00000000" w:rsidR="00000000" w:rsidRPr="00000000">
          <w:rPr>
            <w:rFonts w:ascii="Times New Roman" w:cs="Times New Roman" w:eastAsia="Times New Roman" w:hAnsi="Times New Roman"/>
            <w:b w:val="1"/>
            <w:sz w:val="20"/>
            <w:szCs w:val="20"/>
            <w:rtl w:val="0"/>
          </w:rPr>
          <w:t xml:space="preserve">SEER </w:t>
        </w:r>
      </w:hyperlink>
      <w:hyperlink r:id="rId370">
        <w:r w:rsidDel="00000000" w:rsidR="00000000" w:rsidRPr="00000000">
          <w:rPr>
            <w:sz w:val="20"/>
            <w:szCs w:val="20"/>
            <w:rtl w:val="0"/>
          </w:rPr>
          <w:t xml:space="preserve">Lally JCO '06</w:t>
        </w:r>
      </w:hyperlink>
      <w:r w:rsidDel="00000000" w:rsidR="00000000" w:rsidRPr="00000000">
        <w:rPr>
          <w:rFonts w:ascii="Times New Roman" w:cs="Times New Roman" w:eastAsia="Times New Roman" w:hAnsi="Times New Roman"/>
          <w:sz w:val="20"/>
          <w:szCs w:val="20"/>
          <w:rtl w:val="0"/>
        </w:rPr>
        <w:t xml:space="preserve">]: HR 0.86 for N2 disease. Detriment for N1 or N0 disease.</w:t>
      </w:r>
    </w:p>
    <w:bookmarkStart w:colFirst="0" w:colLast="0" w:name="eo0e21jjvt86" w:id="90"/>
    <w:bookmarkEnd w:id="90"/>
    <w:p w:rsidR="00000000" w:rsidDel="00000000" w:rsidP="00000000" w:rsidRDefault="00000000" w:rsidRPr="00000000" w14:paraId="00000591">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371">
        <w:r w:rsidDel="00000000" w:rsidR="00000000" w:rsidRPr="00000000">
          <w:rPr>
            <w:rFonts w:ascii="Times New Roman" w:cs="Times New Roman" w:eastAsia="Times New Roman" w:hAnsi="Times New Roman"/>
            <w:b w:val="1"/>
            <w:sz w:val="20"/>
            <w:szCs w:val="20"/>
            <w:rtl w:val="0"/>
          </w:rPr>
          <w:t xml:space="preserve">ANITA </w:t>
        </w:r>
      </w:hyperlink>
      <w:hyperlink r:id="rId372">
        <w:r w:rsidDel="00000000" w:rsidR="00000000" w:rsidRPr="00000000">
          <w:rPr>
            <w:sz w:val="20"/>
            <w:szCs w:val="20"/>
            <w:rtl w:val="0"/>
          </w:rPr>
          <w:t xml:space="preserve">Douillard IJROBP '08</w:t>
        </w:r>
      </w:hyperlink>
      <w:r w:rsidDel="00000000" w:rsidR="00000000" w:rsidRPr="00000000">
        <w:rPr>
          <w:rFonts w:ascii="Times New Roman" w:cs="Times New Roman" w:eastAsia="Times New Roman" w:hAnsi="Times New Roman"/>
          <w:sz w:val="20"/>
          <w:szCs w:val="20"/>
          <w:rtl w:val="0"/>
        </w:rPr>
        <w:t xml:space="preserve">]: ± adjuvant CDDP and </w:t>
      </w:r>
      <w:r w:rsidDel="00000000" w:rsidR="00000000" w:rsidRPr="00000000">
        <w:rPr>
          <w:rFonts w:ascii="Times New Roman" w:cs="Times New Roman" w:eastAsia="Times New Roman" w:hAnsi="Times New Roman"/>
          <w:b w:val="1"/>
          <w:sz w:val="20"/>
          <w:szCs w:val="20"/>
          <w:rtl w:val="0"/>
        </w:rPr>
        <w:t xml:space="preserve">vinorelbine</w:t>
      </w:r>
      <w:r w:rsidDel="00000000" w:rsidR="00000000" w:rsidRPr="00000000">
        <w:rPr>
          <w:rFonts w:ascii="Times New Roman" w:cs="Times New Roman" w:eastAsia="Times New Roman" w:hAnsi="Times New Roman"/>
          <w:sz w:val="20"/>
          <w:szCs w:val="20"/>
          <w:rtl w:val="0"/>
        </w:rPr>
        <w:t xml:space="preserve">. </w:t>
        <w:br w:type="textWrapping"/>
        <w:t xml:space="preserve">PORT recommended for pN+, but not mandatory. </w:t>
        <w:br w:type="textWrapping"/>
        <w:t xml:space="preserve">When asked for adjuvant chemo, Cisplatin + Vinorelbine is level 1 evidence.</w:t>
      </w:r>
    </w:p>
    <w:p w:rsidR="00000000" w:rsidDel="00000000" w:rsidP="00000000" w:rsidRDefault="00000000" w:rsidRPr="00000000" w14:paraId="00000592">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pN2 pts with OS benefit regardless of chemo.</w:t>
      </w:r>
    </w:p>
    <w:p w:rsidR="00000000" w:rsidDel="00000000" w:rsidP="00000000" w:rsidRDefault="00000000" w:rsidRPr="00000000" w14:paraId="00000593">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pN1 with OS benefit in the absence of chemo and OS detriment if </w:t>
      </w:r>
      <w:r w:rsidDel="00000000" w:rsidR="00000000" w:rsidRPr="00000000">
        <w:rPr>
          <w:rtl w:val="0"/>
        </w:rPr>
        <w:t xml:space="preserve">chemo is given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94">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373">
        <w:r w:rsidDel="00000000" w:rsidR="00000000" w:rsidRPr="00000000">
          <w:rPr>
            <w:rFonts w:ascii="Times New Roman" w:cs="Times New Roman" w:eastAsia="Times New Roman" w:hAnsi="Times New Roman"/>
            <w:b w:val="1"/>
            <w:sz w:val="20"/>
            <w:szCs w:val="20"/>
            <w:rtl w:val="0"/>
          </w:rPr>
          <w:t xml:space="preserve">NCDB </w:t>
        </w:r>
      </w:hyperlink>
      <w:hyperlink r:id="rId374">
        <w:r w:rsidDel="00000000" w:rsidR="00000000" w:rsidRPr="00000000">
          <w:rPr>
            <w:sz w:val="20"/>
            <w:szCs w:val="20"/>
            <w:rtl w:val="0"/>
          </w:rPr>
          <w:t xml:space="preserve">Robinson JCO</w:t>
        </w:r>
      </w:hyperlink>
      <w:hyperlink r:id="rId375">
        <w:r w:rsidDel="00000000" w:rsidR="00000000" w:rsidRPr="00000000">
          <w:rPr>
            <w:rFonts w:ascii="Times New Roman" w:cs="Times New Roman" w:eastAsia="Times New Roman" w:hAnsi="Times New Roman"/>
            <w:sz w:val="20"/>
            <w:szCs w:val="20"/>
            <w:rtl w:val="0"/>
          </w:rPr>
          <w:t xml:space="preserve"> '15</w:t>
        </w:r>
      </w:hyperlink>
      <w:r w:rsidDel="00000000" w:rsidR="00000000" w:rsidRPr="00000000">
        <w:rPr>
          <w:rFonts w:ascii="Times New Roman" w:cs="Times New Roman" w:eastAsia="Times New Roman" w:hAnsi="Times New Roman"/>
          <w:sz w:val="20"/>
          <w:szCs w:val="20"/>
          <w:rtl w:val="0"/>
        </w:rPr>
        <w:t xml:space="preserve">]: Improved OS with PORT </w:t>
      </w: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20"/>
          <w:szCs w:val="20"/>
          <w:rtl w:val="0"/>
        </w:rPr>
        <w:t xml:space="preserve"> 45 Gy for pN2 disease.</w:t>
      </w:r>
      <w:r w:rsidDel="00000000" w:rsidR="00000000" w:rsidRPr="00000000">
        <w:rPr>
          <w:rtl w:val="0"/>
        </w:rPr>
      </w:r>
    </w:p>
    <w:bookmarkStart w:colFirst="0" w:colLast="0" w:name="jqiyx32hj0hi" w:id="91"/>
    <w:bookmarkEnd w:id="91"/>
    <w:p w:rsidR="00000000" w:rsidDel="00000000" w:rsidP="00000000" w:rsidRDefault="00000000" w:rsidRPr="00000000" w14:paraId="00000595">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LUNG-ART</w:t>
      </w:r>
      <w:r w:rsidDel="00000000" w:rsidR="00000000" w:rsidRPr="00000000">
        <w:rPr>
          <w:rFonts w:ascii="Times New Roman" w:cs="Times New Roman" w:eastAsia="Times New Roman" w:hAnsi="Times New Roman"/>
          <w:sz w:val="20"/>
          <w:szCs w:val="20"/>
          <w:rtl w:val="0"/>
        </w:rPr>
        <w:t xml:space="preserve"> / EORTC 22055 </w:t>
      </w:r>
      <w:r w:rsidDel="00000000" w:rsidR="00000000" w:rsidRPr="00000000">
        <w:rPr>
          <w:rFonts w:ascii="Times New Roman" w:cs="Times New Roman" w:eastAsia="Times New Roman" w:hAnsi="Times New Roman"/>
          <w:sz w:val="20"/>
          <w:szCs w:val="20"/>
          <w:rtl w:val="0"/>
        </w:rPr>
        <w:t xml:space="preserve">[</w:t>
      </w:r>
      <w:hyperlink r:id="rId376">
        <w:r w:rsidDel="00000000" w:rsidR="00000000" w:rsidRPr="00000000">
          <w:rPr>
            <w:rFonts w:ascii="Times New Roman" w:cs="Times New Roman" w:eastAsia="Times New Roman" w:hAnsi="Times New Roman"/>
            <w:sz w:val="20"/>
            <w:szCs w:val="20"/>
            <w:rtl w:val="0"/>
          </w:rPr>
          <w:t xml:space="preserve">Protocol</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Cardo" w:cs="Cardo" w:eastAsia="Cardo" w:hAnsi="Cardo"/>
          <w:b w:val="1"/>
          <w:sz w:val="20"/>
          <w:szCs w:val="20"/>
          <w:rtl w:val="0"/>
        </w:rPr>
        <w:t xml:space="preserve">N2 disease→ ± PORT to 54/30 ± seq CTX</w:t>
        <w:br w:type="textWrapping"/>
      </w:r>
      <w:r w:rsidDel="00000000" w:rsidR="00000000" w:rsidRPr="00000000">
        <w:rPr>
          <w:rFonts w:ascii="Times New Roman" w:cs="Times New Roman" w:eastAsia="Times New Roman" w:hAnsi="Times New Roman"/>
          <w:sz w:val="20"/>
          <w:szCs w:val="20"/>
          <w:rtl w:val="0"/>
        </w:rPr>
        <w:t xml:space="preserve">Refer to protocol (</w:t>
      </w:r>
      <w:r w:rsidDel="00000000" w:rsidR="00000000" w:rsidRPr="00000000">
        <w:rPr>
          <w:rtl w:val="0"/>
        </w:rPr>
        <w:t xml:space="preserve">brief summary </w:t>
      </w:r>
      <w:r w:rsidDel="00000000" w:rsidR="00000000" w:rsidRPr="00000000">
        <w:rPr>
          <w:rFonts w:ascii="Times New Roman" w:cs="Times New Roman" w:eastAsia="Times New Roman" w:hAnsi="Times New Roman"/>
          <w:sz w:val="20"/>
          <w:szCs w:val="20"/>
          <w:rtl w:val="0"/>
        </w:rPr>
        <w:t xml:space="preserve">below) for useful guidelines on contouring nodal stations for post-op N2 RT. </w:t>
      </w:r>
    </w:p>
    <w:p w:rsidR="00000000" w:rsidDel="00000000" w:rsidP="00000000" w:rsidRDefault="00000000" w:rsidRPr="00000000" w14:paraId="00000596">
      <w:pPr>
        <w:spacing w:line="240" w:lineRule="auto"/>
        <w:ind w:left="720" w:firstLine="0"/>
        <w:rPr/>
      </w:pPr>
      <w:r w:rsidDel="00000000" w:rsidR="00000000" w:rsidRPr="00000000">
        <w:rPr>
          <w:rtl w:val="0"/>
        </w:rPr>
        <w:t xml:space="preserve">See the [</w:t>
      </w:r>
      <w:hyperlink w:anchor="_g10gqc6wm2cu">
        <w:r w:rsidDel="00000000" w:rsidR="00000000" w:rsidRPr="00000000">
          <w:rPr>
            <w:rtl w:val="0"/>
          </w:rPr>
          <w:t xml:space="preserve">PORT Treatment Planning</w:t>
        </w:r>
      </w:hyperlink>
      <w:r w:rsidDel="00000000" w:rsidR="00000000" w:rsidRPr="00000000">
        <w:rPr>
          <w:rtl w:val="0"/>
        </w:rPr>
        <w:t xml:space="preserve">] section for more information.</w:t>
      </w:r>
    </w:p>
    <w:p w:rsidR="00000000" w:rsidDel="00000000" w:rsidP="00000000" w:rsidRDefault="00000000" w:rsidRPr="00000000" w14:paraId="00000597">
      <w:pPr>
        <w:spacing w:line="240" w:lineRule="auto"/>
        <w:ind w:left="720" w:firstLine="0"/>
        <w:rPr/>
      </w:pPr>
      <w:r w:rsidDel="00000000" w:rsidR="00000000" w:rsidRPr="00000000">
        <w:rPr>
          <w:rtl w:val="0"/>
        </w:rPr>
        <w:t xml:space="preserve">Primary completion Feb 2018, Study completion Feb 2022.</w:t>
      </w:r>
      <w:r w:rsidDel="00000000" w:rsidR="00000000" w:rsidRPr="00000000">
        <w:rPr>
          <w:rtl w:val="0"/>
        </w:rPr>
      </w:r>
    </w:p>
    <w:p w:rsidR="00000000" w:rsidDel="00000000" w:rsidP="00000000" w:rsidRDefault="00000000" w:rsidRPr="00000000" w14:paraId="00000598">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patients have bronchial stump, ipsi hilum, and extension to mediastinal pleura facing resection bed included in CTV [</w:t>
      </w:r>
      <w:hyperlink r:id="rId377">
        <w:r w:rsidDel="00000000" w:rsidR="00000000" w:rsidRPr="00000000">
          <w:rPr>
            <w:rFonts w:ascii="Times New Roman" w:cs="Times New Roman" w:eastAsia="Times New Roman" w:hAnsi="Times New Roman"/>
            <w:sz w:val="20"/>
            <w:szCs w:val="20"/>
            <w:rtl w:val="0"/>
          </w:rPr>
          <w:t xml:space="preserve">Spoelstra IJROBP '10</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99">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right sided patients have 4R and 7 covered.</w:t>
      </w:r>
    </w:p>
    <w:p w:rsidR="00000000" w:rsidDel="00000000" w:rsidP="00000000" w:rsidRDefault="00000000" w:rsidRPr="00000000" w14:paraId="0000059A">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left sided patients have 4L, 5, 6 and 7 covered.</w:t>
      </w:r>
    </w:p>
    <w:p w:rsidR="00000000" w:rsidDel="00000000" w:rsidP="00000000" w:rsidRDefault="00000000" w:rsidRPr="00000000" w14:paraId="0000059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Cover one level above and one level below involved nodal levels.</w:t>
      </w:r>
    </w:p>
    <w:p w:rsidR="00000000" w:rsidDel="00000000" w:rsidP="00000000" w:rsidRDefault="00000000" w:rsidRPr="00000000" w14:paraId="0000059C">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lower limit* 4 cm below carina, 5 cm in carina involved.</w:t>
      </w:r>
    </w:p>
    <w:p w:rsidR="00000000" w:rsidDel="00000000" w:rsidP="00000000" w:rsidRDefault="00000000" w:rsidRPr="00000000" w14:paraId="0000059D">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*Unless lower </w:t>
      </w:r>
      <w:r w:rsidDel="00000000" w:rsidR="00000000" w:rsidRPr="00000000">
        <w:rPr>
          <w:rtl w:val="0"/>
        </w:rPr>
        <w:t xml:space="preserve">stations are involved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9E">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upper limit 1 cm above sternal notch but ipsi SCV may be treated.</w:t>
      </w:r>
    </w:p>
    <w:p w:rsidR="00000000" w:rsidDel="00000000" w:rsidP="00000000" w:rsidRDefault="00000000" w:rsidRPr="00000000" w14:paraId="0000059F">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tl w:val="0"/>
        </w:rPr>
        <w:t xml:space="preserve">At the sternal</w:t>
      </w:r>
      <w:r w:rsidDel="00000000" w:rsidR="00000000" w:rsidRPr="00000000">
        <w:rPr>
          <w:rFonts w:ascii="Times New Roman" w:cs="Times New Roman" w:eastAsia="Times New Roman" w:hAnsi="Times New Roman"/>
          <w:sz w:val="20"/>
          <w:szCs w:val="20"/>
          <w:rtl w:val="0"/>
        </w:rPr>
        <w:t xml:space="preserve"> notch for stations 4, 6.</w:t>
      </w:r>
    </w:p>
    <w:p w:rsidR="00000000" w:rsidDel="00000000" w:rsidP="00000000" w:rsidRDefault="00000000" w:rsidRPr="00000000" w14:paraId="000005A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of aortic arch for stations 5, 7, 8.</w:t>
      </w:r>
    </w:p>
    <w:p w:rsidR="00000000" w:rsidDel="00000000" w:rsidP="00000000" w:rsidRDefault="00000000" w:rsidRPr="00000000" w14:paraId="000005A1">
      <w:pPr>
        <w:pStyle w:val="Heading3"/>
        <w:rPr/>
      </w:pPr>
      <w:bookmarkStart w:colFirst="0" w:colLast="0" w:name="_c7xchspoicn" w:id="92"/>
      <w:bookmarkEnd w:id="92"/>
      <w:hyperlink w:anchor="_164x49br3mq1">
        <w:r w:rsidDel="00000000" w:rsidR="00000000" w:rsidRPr="00000000">
          <w:rPr>
            <w:u w:val="single"/>
            <w:rtl w:val="0"/>
          </w:rPr>
          <w:t xml:space="preserve">NAC</w:t>
        </w:r>
      </w:hyperlink>
      <w:r w:rsidDel="00000000" w:rsidR="00000000" w:rsidRPr="00000000">
        <w:rPr>
          <w:rtl w:val="0"/>
        </w:rPr>
        <w:t xml:space="preserve"> and NAICI</w:t>
      </w:r>
      <w:r w:rsidDel="00000000" w:rsidR="00000000" w:rsidRPr="00000000">
        <w:rPr>
          <w:rtl w:val="0"/>
        </w:rPr>
      </w:r>
    </w:p>
    <w:bookmarkStart w:colFirst="0" w:colLast="0" w:name="h9zbh0js30d2" w:id="93"/>
    <w:bookmarkEnd w:id="93"/>
    <w:p w:rsidR="00000000" w:rsidDel="00000000" w:rsidP="00000000" w:rsidRDefault="00000000" w:rsidRPr="00000000" w14:paraId="000005A2">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NAC improves survival compared to surgery alone, OS HR 0.87 [</w:t>
      </w:r>
      <w:hyperlink r:id="rId378">
        <w:r w:rsidDel="00000000" w:rsidR="00000000" w:rsidRPr="00000000">
          <w:rPr>
            <w:rFonts w:ascii="Times New Roman" w:cs="Times New Roman" w:eastAsia="Times New Roman" w:hAnsi="Times New Roman"/>
            <w:sz w:val="20"/>
            <w:szCs w:val="20"/>
            <w:rtl w:val="0"/>
          </w:rPr>
          <w:t xml:space="preserve">NSCLC Meta-analysis collaborative group Lancet '14]</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A3">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NAC vs. adjuvant chemo yields no difference in OS [</w:t>
      </w:r>
      <w:hyperlink r:id="rId379">
        <w:r w:rsidDel="00000000" w:rsidR="00000000" w:rsidRPr="00000000">
          <w:rPr>
            <w:rFonts w:ascii="Times New Roman" w:cs="Times New Roman" w:eastAsia="Times New Roman" w:hAnsi="Times New Roman"/>
            <w:sz w:val="20"/>
            <w:szCs w:val="20"/>
            <w:rtl w:val="0"/>
          </w:rPr>
          <w:t xml:space="preserve">NATCH RCT</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A4">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Critique: Lots of stage I patients who are not thought to benefit from chemo.</w:t>
      </w:r>
    </w:p>
    <w:p w:rsidR="00000000" w:rsidDel="00000000" w:rsidP="00000000" w:rsidRDefault="00000000" w:rsidRPr="00000000" w14:paraId="000005A5">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Nearly 100% compliance with preop chemo, only 66% compliance with post op chemo.</w:t>
      </w:r>
    </w:p>
    <w:p w:rsidR="00000000" w:rsidDel="00000000" w:rsidP="00000000" w:rsidRDefault="00000000" w:rsidRPr="00000000" w14:paraId="000005A6">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about pre-op chemo vs. Neoadj CCRT?</w:t>
      </w:r>
    </w:p>
    <w:p w:rsidR="00000000" w:rsidDel="00000000" w:rsidP="00000000" w:rsidRDefault="00000000" w:rsidRPr="00000000" w14:paraId="000005A7">
      <w:pPr>
        <w:numPr>
          <w:ilvl w:val="0"/>
          <w:numId w:val="5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SAKK 16/00</w:t>
      </w:r>
      <w:r w:rsidDel="00000000" w:rsidR="00000000" w:rsidRPr="00000000">
        <w:rPr>
          <w:rFonts w:ascii="Times New Roman" w:cs="Times New Roman" w:eastAsia="Times New Roman" w:hAnsi="Times New Roman"/>
          <w:sz w:val="20"/>
          <w:szCs w:val="20"/>
          <w:rtl w:val="0"/>
        </w:rPr>
        <w:t xml:space="preserve"> [</w:t>
      </w:r>
      <w:hyperlink r:id="rId380">
        <w:r w:rsidDel="00000000" w:rsidR="00000000" w:rsidRPr="00000000">
          <w:rPr>
            <w:rFonts w:ascii="Times New Roman" w:cs="Times New Roman" w:eastAsia="Times New Roman" w:hAnsi="Times New Roman"/>
            <w:sz w:val="20"/>
            <w:szCs w:val="20"/>
            <w:rtl w:val="0"/>
          </w:rPr>
          <w:t xml:space="preserve">Pless Lancet '15]</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Cis-Doc→ ± RT </w:t>
      </w:r>
      <w:r w:rsidDel="00000000" w:rsidR="00000000" w:rsidRPr="00000000">
        <w:rPr>
          <w:rFonts w:ascii="Times New Roman" w:cs="Times New Roman" w:eastAsia="Times New Roman" w:hAnsi="Times New Roman"/>
          <w:b w:val="1"/>
          <w:sz w:val="20"/>
          <w:szCs w:val="20"/>
          <w:rtl w:val="0"/>
        </w:rPr>
        <w:t xml:space="preserve">alone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(44 Gy/3 wk)</w:t>
      </w:r>
      <w:r w:rsidDel="00000000" w:rsidR="00000000" w:rsidRPr="00000000">
        <w:rPr>
          <w:rFonts w:ascii="Cardo" w:cs="Cardo" w:eastAsia="Cardo" w:hAnsi="Cardo"/>
          <w:b w:val="1"/>
          <w:sz w:val="20"/>
          <w:szCs w:val="20"/>
          <w:rtl w:val="0"/>
        </w:rPr>
        <w:t xml:space="preserve">→ Surgery</w:t>
      </w:r>
      <w:r w:rsidDel="00000000" w:rsidR="00000000" w:rsidRPr="00000000">
        <w:rPr>
          <w:rFonts w:ascii="Times New Roman" w:cs="Times New Roman" w:eastAsia="Times New Roman" w:hAnsi="Times New Roman"/>
          <w:sz w:val="20"/>
          <w:szCs w:val="20"/>
          <w:rtl w:val="0"/>
        </w:rPr>
        <w:t xml:space="preserve">.</w:t>
        <w:br w:type="textWrapping"/>
        <w:t xml:space="preserve">There appears to be no benefit with the addition of RT sequentially after induction chemo. </w:t>
      </w:r>
    </w:p>
    <w:p w:rsidR="00000000" w:rsidDel="00000000" w:rsidP="00000000" w:rsidRDefault="00000000" w:rsidRPr="00000000" w14:paraId="000005A8">
      <w:pPr>
        <w:numPr>
          <w:ilvl w:val="1"/>
          <w:numId w:val="50"/>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232 pts. Induction SCRT in stage IIIA/N2. </w:t>
      </w:r>
    </w:p>
    <w:p w:rsidR="00000000" w:rsidDel="00000000" w:rsidP="00000000" w:rsidRDefault="00000000" w:rsidRPr="00000000" w14:paraId="000005A9">
      <w:pPr>
        <w:numPr>
          <w:ilvl w:val="1"/>
          <w:numId w:val="50"/>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 benefit with the addition of radiation therapy sequentially after induction chemotherapy.</w:t>
      </w:r>
    </w:p>
    <w:p w:rsidR="00000000" w:rsidDel="00000000" w:rsidP="00000000" w:rsidRDefault="00000000" w:rsidRPr="00000000" w14:paraId="000005AA">
      <w:pPr>
        <w:numPr>
          <w:ilvl w:val="1"/>
          <w:numId w:val="50"/>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Agrees with Shah ATS 2012 [Girard 2010, Thomas '08]</w:t>
      </w:r>
    </w:p>
    <w:p w:rsidR="00000000" w:rsidDel="00000000" w:rsidP="00000000" w:rsidRDefault="00000000" w:rsidRPr="00000000" w14:paraId="000005AB">
      <w:pPr>
        <w:spacing w:line="240" w:lineRule="auto"/>
        <w:ind w:left="0" w:firstLine="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What about Chemo→ surgery vs. RT?</w:t>
      </w:r>
    </w:p>
    <w:p w:rsidR="00000000" w:rsidDel="00000000" w:rsidP="00000000" w:rsidRDefault="00000000" w:rsidRPr="00000000" w14:paraId="000005AC">
      <w:pPr>
        <w:numPr>
          <w:ilvl w:val="0"/>
          <w:numId w:val="67"/>
        </w:numPr>
        <w:spacing w:line="240" w:lineRule="auto"/>
        <w:ind w:left="720" w:hanging="360"/>
        <w:rPr>
          <w:rFonts w:ascii="Times New Roman" w:cs="Times New Roman" w:eastAsia="Times New Roman" w:hAnsi="Times New Roman"/>
          <w:sz w:val="20"/>
          <w:szCs w:val="20"/>
          <w:u w:val="none"/>
        </w:rPr>
      </w:pPr>
      <w:hyperlink r:id="rId381">
        <w:r w:rsidDel="00000000" w:rsidR="00000000" w:rsidRPr="00000000">
          <w:rPr>
            <w:rFonts w:ascii="Times New Roman" w:cs="Times New Roman" w:eastAsia="Times New Roman" w:hAnsi="Times New Roman"/>
            <w:b w:val="1"/>
            <w:sz w:val="20"/>
            <w:szCs w:val="20"/>
            <w:rtl w:val="0"/>
          </w:rPr>
          <w:t xml:space="preserve">German LCCG </w:t>
        </w:r>
      </w:hyperlink>
      <w:hyperlink r:id="rId382">
        <w:r w:rsidDel="00000000" w:rsidR="00000000" w:rsidRPr="00000000">
          <w:rPr>
            <w:rFonts w:ascii="Times New Roman" w:cs="Times New Roman" w:eastAsia="Times New Roman" w:hAnsi="Times New Roman"/>
            <w:sz w:val="20"/>
            <w:szCs w:val="20"/>
            <w:rtl w:val="0"/>
          </w:rPr>
          <w:t xml:space="preserve">[Thomas Lanc Onc '08]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EP x3c→ preop hyperfractionated CCRT vs. Surgery + PORT</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NACCRT improves response rates but not OS.</w:t>
      </w:r>
    </w:p>
    <w:p w:rsidR="00000000" w:rsidDel="00000000" w:rsidP="00000000" w:rsidRDefault="00000000" w:rsidRPr="00000000" w14:paraId="000005AD">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524 pts. IIIA/IIIB w invasive mediastinal staging.</w:t>
      </w:r>
    </w:p>
    <w:p w:rsidR="00000000" w:rsidDel="00000000" w:rsidP="00000000" w:rsidRDefault="00000000" w:rsidRPr="00000000" w14:paraId="000005AE">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Induction chemo: CDDP 55 d1+4, Etoposide 100 d1-4 d3w x3c.</w:t>
      </w:r>
    </w:p>
    <w:p w:rsidR="00000000" w:rsidDel="00000000" w:rsidP="00000000" w:rsidRDefault="00000000" w:rsidRPr="00000000" w14:paraId="000005AF">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CCRT: 45 Gy (1.5 Gy BID) w carboplatin/vindesine x3c→ surgery if possible→ RT boost to 24 Gy in 1.5 Gy BID if inoperable or R1/R2 resection. </w:t>
      </w:r>
    </w:p>
    <w:p w:rsidR="00000000" w:rsidDel="00000000" w:rsidP="00000000" w:rsidRDefault="00000000" w:rsidRPr="00000000" w14:paraId="000005B0">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PORT: 54 Gy in surgery arm if R0, 68.4 Gy if inoperable or R1/2 resection.</w:t>
      </w:r>
    </w:p>
    <w:p w:rsidR="00000000" w:rsidDel="00000000" w:rsidP="00000000" w:rsidRDefault="00000000" w:rsidRPr="00000000" w14:paraId="000005B1">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5y OS ~16%, 5y PFS ~14%.</w:t>
      </w:r>
    </w:p>
    <w:p w:rsidR="00000000" w:rsidDel="00000000" w:rsidP="00000000" w:rsidRDefault="00000000" w:rsidRPr="00000000" w14:paraId="000005B2">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R0 32→ 37%. In those w R0, mediastinal downstaging 46→ 29%.</w:t>
      </w:r>
    </w:p>
    <w:p w:rsidR="00000000" w:rsidDel="00000000" w:rsidP="00000000" w:rsidRDefault="00000000" w:rsidRPr="00000000" w14:paraId="000005B3">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Pre-op CCRT increased G3-4 hematologic and esophagitis.</w:t>
      </w:r>
    </w:p>
    <w:p w:rsidR="00000000" w:rsidDel="00000000" w:rsidP="00000000" w:rsidRDefault="00000000" w:rsidRPr="00000000" w14:paraId="000005B4">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If pneumonectomy (35%), mortality 6→ 14% with preop CCRT.</w:t>
      </w:r>
    </w:p>
    <w:bookmarkStart w:colFirst="0" w:colLast="0" w:name="7dazkx57k6wo" w:id="94"/>
    <w:bookmarkEnd w:id="94"/>
    <w:p w:rsidR="00000000" w:rsidDel="00000000" w:rsidP="00000000" w:rsidRDefault="00000000" w:rsidRPr="00000000" w14:paraId="000005B5">
      <w:pPr>
        <w:numPr>
          <w:ilvl w:val="0"/>
          <w:numId w:val="67"/>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EORTC 08941 </w:t>
      </w:r>
      <w:hyperlink r:id="rId383">
        <w:r w:rsidDel="00000000" w:rsidR="00000000" w:rsidRPr="00000000">
          <w:rPr>
            <w:rFonts w:ascii="Times New Roman" w:cs="Times New Roman" w:eastAsia="Times New Roman" w:hAnsi="Times New Roman"/>
            <w:sz w:val="20"/>
            <w:szCs w:val="20"/>
            <w:rtl w:val="0"/>
          </w:rPr>
          <w:t xml:space="preserve">[Van Meerbeeck JNCI '07]</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Cardo" w:cs="Cardo" w:eastAsia="Cardo" w:hAnsi="Cardo"/>
          <w:b w:val="1"/>
          <w:sz w:val="20"/>
          <w:szCs w:val="20"/>
          <w:rtl w:val="0"/>
        </w:rPr>
        <w:t xml:space="preserve"> CDDP x3c→</w:t>
      </w:r>
      <w:r w:rsidDel="00000000" w:rsidR="00000000" w:rsidRPr="00000000">
        <w:rPr>
          <w:rFonts w:ascii="Cardo" w:cs="Cardo" w:eastAsia="Cardo" w:hAnsi="Cardo"/>
          <w:sz w:val="20"/>
          <w:szCs w:val="20"/>
          <w:rtl w:val="0"/>
        </w:rPr>
        <w:t xml:space="preserve"> 61% respond→</w:t>
      </w:r>
      <w:r w:rsidDel="00000000" w:rsidR="00000000" w:rsidRPr="00000000">
        <w:rPr>
          <w:rFonts w:ascii="Times New Roman" w:cs="Times New Roman" w:eastAsia="Times New Roman" w:hAnsi="Times New Roman"/>
          <w:b w:val="1"/>
          <w:sz w:val="20"/>
          <w:szCs w:val="20"/>
          <w:rtl w:val="0"/>
        </w:rPr>
        <w:t xml:space="preserve"> RT vs. Surgery</w:t>
      </w:r>
      <w:r w:rsidDel="00000000" w:rsidR="00000000" w:rsidRPr="00000000">
        <w:rPr>
          <w:rFonts w:ascii="Times New Roman" w:cs="Times New Roman" w:eastAsia="Times New Roman" w:hAnsi="Times New Roman"/>
          <w:sz w:val="20"/>
          <w:szCs w:val="20"/>
          <w:rtl w:val="0"/>
        </w:rPr>
        <w:t xml:space="preserve"> (40% PORT).</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5B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Radiation therapy alone (no CCRT) appears to be equivalent to surgery. </w:t>
      </w:r>
    </w:p>
    <w:p w:rsidR="00000000" w:rsidDel="00000000" w:rsidP="00000000" w:rsidRDefault="00000000" w:rsidRPr="00000000" w14:paraId="000005B7">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Surgery does not improve OS or PFS compared to CCRT alone for stage IIIA N2 NSCLC. </w:t>
      </w:r>
    </w:p>
    <w:p w:rsidR="00000000" w:rsidDel="00000000" w:rsidP="00000000" w:rsidRDefault="00000000" w:rsidRPr="00000000" w14:paraId="000005B8">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579 pts. IIIA/N2. </w:t>
      </w:r>
      <w:r w:rsidDel="00000000" w:rsidR="00000000" w:rsidRPr="00000000">
        <w:rPr>
          <w:rFonts w:ascii="Times New Roman" w:cs="Times New Roman" w:eastAsia="Times New Roman" w:hAnsi="Times New Roman"/>
          <w:b w:val="1"/>
          <w:sz w:val="20"/>
          <w:szCs w:val="20"/>
          <w:rtl w:val="0"/>
        </w:rPr>
        <w:t xml:space="preserve">RT (60-62.5 Gy) vs. Surgery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B9">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RT: 60-62 Gy to involved mediastinum with 46 Gy to uninvolved mediastinum.</w:t>
      </w:r>
    </w:p>
    <w:p w:rsidR="00000000" w:rsidDel="00000000" w:rsidP="00000000" w:rsidRDefault="00000000" w:rsidRPr="00000000" w14:paraId="000005BA">
      <w:pPr>
        <w:numPr>
          <w:ilvl w:val="3"/>
          <w:numId w:val="67"/>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Only 55% compliance to RT prescription.</w:t>
      </w:r>
    </w:p>
    <w:p w:rsidR="00000000" w:rsidDel="00000000" w:rsidP="00000000" w:rsidRDefault="00000000" w:rsidRPr="00000000" w14:paraId="000005BB">
      <w:pPr>
        <w:numPr>
          <w:ilvl w:val="2"/>
          <w:numId w:val="67"/>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PORT to 56 Gy for SM+. 40% received PORT. </w:t>
      </w:r>
    </w:p>
    <w:p w:rsidR="00000000" w:rsidDel="00000000" w:rsidP="00000000" w:rsidRDefault="00000000" w:rsidRPr="00000000" w14:paraId="000005BC">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pCR 5%, 4% mortality. 47% pneumonectomy with 4% surgical mortality. </w:t>
      </w:r>
    </w:p>
    <w:p w:rsidR="00000000" w:rsidDel="00000000" w:rsidP="00000000" w:rsidRDefault="00000000" w:rsidRPr="00000000" w14:paraId="000005BD">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~17 mo, PFS ~10 mo. Fewer LRF 55→ 32% </w:t>
      </w:r>
      <w:r w:rsidDel="00000000" w:rsidR="00000000" w:rsidRPr="00000000">
        <w:rPr>
          <w:rFonts w:ascii="Times New Roman" w:cs="Times New Roman" w:eastAsia="Times New Roman" w:hAnsi="Times New Roman"/>
          <w:sz w:val="20"/>
          <w:szCs w:val="20"/>
          <w:rtl w:val="0"/>
        </w:rPr>
        <w:t xml:space="preserve">but</w:t>
      </w:r>
      <w:r w:rsidDel="00000000" w:rsidR="00000000" w:rsidRPr="00000000">
        <w:rPr>
          <w:rFonts w:ascii="Cardo" w:cs="Cardo" w:eastAsia="Cardo" w:hAnsi="Cardo"/>
          <w:sz w:val="20"/>
          <w:szCs w:val="20"/>
          <w:rtl w:val="0"/>
        </w:rPr>
        <w:t xml:space="preserve"> more DM 39→ 61% with surgery.</w:t>
      </w:r>
    </w:p>
    <w:p w:rsidR="00000000" w:rsidDel="00000000" w:rsidP="00000000" w:rsidRDefault="00000000" w:rsidRPr="00000000" w14:paraId="000005BE">
      <w:pPr>
        <w:numPr>
          <w:ilvl w:val="0"/>
          <w:numId w:val="67"/>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Immunotherapy induction prior to surgery</w:t>
      </w:r>
    </w:p>
    <w:bookmarkStart w:colFirst="0" w:colLast="0" w:name="9bx2771urd5r" w:id="95"/>
    <w:bookmarkEnd w:id="95"/>
    <w:p w:rsidR="00000000" w:rsidDel="00000000" w:rsidP="00000000" w:rsidRDefault="00000000" w:rsidRPr="00000000" w14:paraId="000005BF">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NEOSTAR</w:t>
      </w:r>
      <w:r w:rsidDel="00000000" w:rsidR="00000000" w:rsidRPr="00000000">
        <w:rPr>
          <w:rFonts w:ascii="Times New Roman" w:cs="Times New Roman" w:eastAsia="Times New Roman" w:hAnsi="Times New Roman"/>
          <w:sz w:val="20"/>
          <w:szCs w:val="20"/>
          <w:rtl w:val="0"/>
        </w:rPr>
        <w:t xml:space="preserve"> [</w:t>
      </w:r>
      <w:hyperlink r:id="rId384">
        <w:r w:rsidDel="00000000" w:rsidR="00000000" w:rsidRPr="00000000">
          <w:rPr>
            <w:rFonts w:ascii="Times New Roman" w:cs="Times New Roman" w:eastAsia="Times New Roman" w:hAnsi="Times New Roman"/>
            <w:sz w:val="20"/>
            <w:szCs w:val="20"/>
            <w:rtl w:val="0"/>
          </w:rPr>
          <w:t xml:space="preserve">Cascone ASCO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Nivolumab 3 mg/kg (d1,15,29) ± Ipilimumab 1 mg/kg (d1)</w:t>
      </w:r>
    </w:p>
    <w:p w:rsidR="00000000" w:rsidDel="00000000" w:rsidP="00000000" w:rsidRDefault="00000000" w:rsidRPr="00000000" w14:paraId="000005C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44 pts. Stage I-IIIA (single N2), only 9 pts N2. 60% AC. Primary endpoints: MPR (≤ 10% viable tumor).</w:t>
      </w:r>
    </w:p>
    <w:p w:rsidR="00000000" w:rsidDel="00000000" w:rsidP="00000000" w:rsidRDefault="00000000" w:rsidRPr="00000000" w14:paraId="000005C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MPR 20→ 43%. PD in 15%.</w:t>
      </w:r>
    </w:p>
    <w:p w:rsidR="00000000" w:rsidDel="00000000" w:rsidP="00000000" w:rsidRDefault="00000000" w:rsidRPr="00000000" w14:paraId="000005C2">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pCR 9→ 21% (n=6 overall).</w:t>
      </w:r>
    </w:p>
    <w:p w:rsidR="00000000" w:rsidDel="00000000" w:rsidP="00000000" w:rsidRDefault="00000000" w:rsidRPr="00000000" w14:paraId="000005C3">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CD3+ and CD103+ tissue resident memory CD8 TILs 54→ 81%.</w:t>
      </w:r>
    </w:p>
    <w:p w:rsidR="00000000" w:rsidDel="00000000" w:rsidP="00000000" w:rsidRDefault="00000000" w:rsidRPr="00000000" w14:paraId="000005C4">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Median percent viable tumor for PD-L1 ≤ 1% / &gt; 1% of 20→ 80%.</w:t>
      </w:r>
    </w:p>
    <w:p w:rsidR="00000000" w:rsidDel="00000000" w:rsidP="00000000" w:rsidRDefault="00000000" w:rsidRPr="00000000" w14:paraId="000005C5">
      <w:pPr>
        <w:numPr>
          <w:ilvl w:val="1"/>
          <w:numId w:val="67"/>
        </w:numPr>
        <w:spacing w:line="240" w:lineRule="auto"/>
        <w:ind w:left="1440" w:hanging="360"/>
        <w:rPr>
          <w:u w:val="none"/>
        </w:rPr>
      </w:pPr>
      <w:r w:rsidDel="00000000" w:rsidR="00000000" w:rsidRPr="00000000">
        <w:rPr>
          <w:rtl w:val="0"/>
        </w:rPr>
        <w:t xml:space="preserve">Shu (2016-2019) [</w:t>
      </w:r>
      <w:hyperlink r:id="rId385">
        <w:r w:rsidDel="00000000" w:rsidR="00000000" w:rsidRPr="00000000">
          <w:rPr>
            <w:rtl w:val="0"/>
          </w:rPr>
          <w:t xml:space="preserve">Lancet Onc ‘20</w:t>
        </w:r>
      </w:hyperlink>
      <w:r w:rsidDel="00000000" w:rsidR="00000000" w:rsidRPr="00000000">
        <w:rPr>
          <w:rtl w:val="0"/>
        </w:rPr>
        <w:t xml:space="preserve">]: Phase II. </w:t>
      </w:r>
      <w:r w:rsidDel="00000000" w:rsidR="00000000" w:rsidRPr="00000000">
        <w:rPr>
          <w:rFonts w:ascii="Cardo" w:cs="Cardo" w:eastAsia="Cardo" w:hAnsi="Cardo"/>
          <w:b w:val="1"/>
          <w:rtl w:val="0"/>
        </w:rPr>
        <w:t xml:space="preserve">Carbo/Nab-paclitaxel/Nivo x4c→ Surgery</w:t>
      </w:r>
      <w:r w:rsidDel="00000000" w:rsidR="00000000" w:rsidRPr="00000000">
        <w:rPr>
          <w:rtl w:val="0"/>
        </w:rPr>
        <w:t xml:space="preserve">.</w:t>
      </w:r>
    </w:p>
    <w:p w:rsidR="00000000" w:rsidDel="00000000" w:rsidP="00000000" w:rsidRDefault="00000000" w:rsidRPr="00000000" w14:paraId="000005C6">
      <w:pPr>
        <w:spacing w:line="240" w:lineRule="auto"/>
        <w:ind w:left="1440" w:firstLine="0"/>
        <w:rPr/>
      </w:pPr>
      <w:r w:rsidDel="00000000" w:rsidR="00000000" w:rsidRPr="00000000">
        <w:rPr>
          <w:rtl w:val="0"/>
        </w:rPr>
        <w:t xml:space="preserve">TBL </w:t>
      </w:r>
      <w:hyperlink r:id="rId386">
        <w:r w:rsidDel="00000000" w:rsidR="00000000" w:rsidRPr="00000000">
          <w:rPr>
            <w:vertAlign w:val="superscript"/>
            <w:rtl w:val="0"/>
          </w:rPr>
          <w:t xml:space="preserve">QS</w:t>
        </w:r>
      </w:hyperlink>
      <w:r w:rsidDel="00000000" w:rsidR="00000000" w:rsidRPr="00000000">
        <w:rPr>
          <w:rtl w:val="0"/>
        </w:rPr>
        <w:t xml:space="preserve">: Adding immunotherapy to neoadjuvant chemotherapy for resectable NSCLC results in encouraging rates of major pathologic response.</w:t>
      </w:r>
    </w:p>
    <w:p w:rsidR="00000000" w:rsidDel="00000000" w:rsidP="00000000" w:rsidRDefault="00000000" w:rsidRPr="00000000" w14:paraId="000005C7">
      <w:pPr>
        <w:numPr>
          <w:ilvl w:val="2"/>
          <w:numId w:val="67"/>
        </w:numPr>
        <w:spacing w:line="240" w:lineRule="auto"/>
        <w:ind w:left="2160" w:hanging="360"/>
        <w:rPr>
          <w:u w:val="none"/>
        </w:rPr>
      </w:pPr>
      <w:r w:rsidDel="00000000" w:rsidR="00000000" w:rsidRPr="00000000">
        <w:rPr>
          <w:rtl w:val="0"/>
        </w:rPr>
        <w:t xml:space="preserve">30 patients. Stage IB-IIIA. 57% AC. 77% Stage IIIA. 55% PD-L1 positive. MFU 13 mo.</w:t>
      </w:r>
    </w:p>
    <w:p w:rsidR="00000000" w:rsidDel="00000000" w:rsidP="00000000" w:rsidRDefault="00000000" w:rsidRPr="00000000" w14:paraId="000005C8">
      <w:pPr>
        <w:numPr>
          <w:ilvl w:val="2"/>
          <w:numId w:val="67"/>
        </w:numPr>
        <w:spacing w:line="240" w:lineRule="auto"/>
        <w:ind w:left="2160" w:hanging="360"/>
        <w:rPr>
          <w:u w:val="none"/>
        </w:rPr>
      </w:pPr>
      <w:r w:rsidDel="00000000" w:rsidR="00000000" w:rsidRPr="00000000">
        <w:rPr>
          <w:rtl w:val="0"/>
        </w:rPr>
        <w:t xml:space="preserve">MPR 57%. pCR 33%.</w:t>
      </w:r>
    </w:p>
    <w:p w:rsidR="00000000" w:rsidDel="00000000" w:rsidP="00000000" w:rsidRDefault="00000000" w:rsidRPr="00000000" w14:paraId="000005C9">
      <w:pPr>
        <w:numPr>
          <w:ilvl w:val="2"/>
          <w:numId w:val="67"/>
        </w:numPr>
        <w:spacing w:line="240" w:lineRule="auto"/>
        <w:ind w:left="2160" w:hanging="360"/>
        <w:rPr>
          <w:u w:val="none"/>
        </w:rPr>
      </w:pPr>
      <w:r w:rsidDel="00000000" w:rsidR="00000000" w:rsidRPr="00000000">
        <w:rPr>
          <w:rtl w:val="0"/>
        </w:rPr>
        <w:t xml:space="preserve">Post-hoc analysis demonstrated 58% of patients with confirmed N2 disease were downstaged to N0.  </w:t>
      </w:r>
    </w:p>
    <w:p w:rsidR="00000000" w:rsidDel="00000000" w:rsidP="00000000" w:rsidRDefault="00000000" w:rsidRPr="00000000" w14:paraId="000005CA">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B">
      <w:pPr>
        <w:pStyle w:val="Heading3"/>
        <w:rPr/>
      </w:pPr>
      <w:bookmarkStart w:colFirst="0" w:colLast="0" w:name="_1h35734g6pse" w:id="96"/>
      <w:bookmarkEnd w:id="96"/>
      <w:hyperlink w:anchor="_164x49br3mq1">
        <w:r w:rsidDel="00000000" w:rsidR="00000000" w:rsidRPr="00000000">
          <w:rPr>
            <w:u w:val="single"/>
            <w:rtl w:val="0"/>
          </w:rPr>
          <w:t xml:space="preserve">CCRT first (or alone)</w:t>
        </w:r>
      </w:hyperlink>
      <w:r w:rsidDel="00000000" w:rsidR="00000000" w:rsidRPr="00000000">
        <w:rPr>
          <w:rtl w:val="0"/>
        </w:rPr>
      </w:r>
    </w:p>
    <w:p w:rsidR="00000000" w:rsidDel="00000000" w:rsidP="00000000" w:rsidRDefault="00000000" w:rsidRPr="00000000" w14:paraId="000005CC">
      <w:pPr>
        <w:spacing w:line="240" w:lineRule="auto"/>
        <w:rPr/>
      </w:pPr>
      <w:r w:rsidDel="00000000" w:rsidR="00000000" w:rsidRPr="00000000">
        <w:rPr>
          <w:rFonts w:ascii="Cardo" w:cs="Cardo" w:eastAsia="Cardo" w:hAnsi="Cardo"/>
          <w:rtl w:val="0"/>
        </w:rPr>
        <w:t xml:space="preserve">CCRT→ Durvalumab (Cat 1), with median survival not reached (29 months in control arm) [</w:t>
      </w:r>
      <w:hyperlink w:anchor="kix.8o8cpe3mdnov">
        <w:r w:rsidDel="00000000" w:rsidR="00000000" w:rsidRPr="00000000">
          <w:rPr>
            <w:rtl w:val="0"/>
          </w:rPr>
          <w:t xml:space="preserve">PACIFIC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CD">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RCTs explore this question, namely INT 01-39 and ESPATUE.</w:t>
      </w:r>
    </w:p>
    <w:p w:rsidR="00000000" w:rsidDel="00000000" w:rsidP="00000000" w:rsidRDefault="00000000" w:rsidRPr="00000000" w14:paraId="000005CE">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Always plan </w:t>
      </w:r>
      <w:r w:rsidDel="00000000" w:rsidR="00000000" w:rsidRPr="00000000">
        <w:rPr>
          <w:rtl w:val="0"/>
        </w:rPr>
        <w:t xml:space="preserve">a definitive</w:t>
      </w:r>
      <w:r w:rsidDel="00000000" w:rsidR="00000000" w:rsidRPr="00000000">
        <w:rPr>
          <w:rFonts w:ascii="Times New Roman" w:cs="Times New Roman" w:eastAsia="Times New Roman" w:hAnsi="Times New Roman"/>
          <w:sz w:val="20"/>
          <w:szCs w:val="20"/>
          <w:rtl w:val="0"/>
        </w:rPr>
        <w:t xml:space="preserve"> dose. Lobectomy planned 6w after CRT. Recommend PET/CT 2-4w after surgery, </w:t>
      </w:r>
      <w:r w:rsidDel="00000000" w:rsidR="00000000" w:rsidRPr="00000000">
        <w:rPr>
          <w:rtl w:val="0"/>
        </w:rPr>
      </w:r>
    </w:p>
    <w:p w:rsidR="00000000" w:rsidDel="00000000" w:rsidP="00000000" w:rsidRDefault="00000000" w:rsidRPr="00000000" w14:paraId="000005CF">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Superior sulcus </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Pancoast</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are a special case</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tl w:val="0"/>
        </w:rPr>
        <w:t xml:space="preserve">T3 = CW, brachial plexus. T4 = VB, subclavian.</w:t>
      </w:r>
      <w:r w:rsidDel="00000000" w:rsidR="00000000" w:rsidRPr="00000000">
        <w:rPr>
          <w:rtl w:val="0"/>
        </w:rPr>
      </w:r>
    </w:p>
    <w:bookmarkStart w:colFirst="0" w:colLast="0" w:name="y5adob1uy0ut" w:id="97"/>
    <w:bookmarkEnd w:id="97"/>
    <w:p w:rsidR="00000000" w:rsidDel="00000000" w:rsidP="00000000" w:rsidRDefault="00000000" w:rsidRPr="00000000" w14:paraId="000005D0">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SWOG 9416</w:t>
      </w:r>
      <w:hyperlink r:id="rId387">
        <w:r w:rsidDel="00000000" w:rsidR="00000000" w:rsidRPr="00000000">
          <w:rPr>
            <w:rFonts w:ascii="Times New Roman" w:cs="Times New Roman" w:eastAsia="Times New Roman" w:hAnsi="Times New Roman"/>
            <w:b w:val="1"/>
            <w:sz w:val="20"/>
            <w:szCs w:val="20"/>
            <w:rtl w:val="0"/>
          </w:rPr>
          <w:t xml:space="preserve"> </w:t>
        </w:r>
      </w:hyperlink>
      <w:hyperlink r:id="rId388">
        <w:r w:rsidDel="00000000" w:rsidR="00000000" w:rsidRPr="00000000">
          <w:rPr>
            <w:rFonts w:ascii="Times New Roman" w:cs="Times New Roman" w:eastAsia="Times New Roman" w:hAnsi="Times New Roman"/>
            <w:sz w:val="20"/>
            <w:szCs w:val="20"/>
            <w:rtl w:val="0"/>
          </w:rPr>
          <w:t xml:space="preserve">[Rusch JCO '07]</w:t>
        </w:r>
      </w:hyperlink>
      <w:r w:rsidDel="00000000" w:rsidR="00000000" w:rsidRPr="00000000">
        <w:rPr>
          <w:rFonts w:ascii="Times New Roman" w:cs="Times New Roman" w:eastAsia="Times New Roman" w:hAnsi="Times New Roman"/>
          <w:sz w:val="20"/>
          <w:szCs w:val="20"/>
          <w:rtl w:val="0"/>
        </w:rPr>
        <w:t xml:space="preserve">: Phase II, single arm. </w:t>
      </w:r>
      <w:r w:rsidDel="00000000" w:rsidR="00000000" w:rsidRPr="00000000">
        <w:rPr>
          <w:rFonts w:ascii="Cardo" w:cs="Cardo" w:eastAsia="Cardo" w:hAnsi="Cardo"/>
          <w:b w:val="1"/>
          <w:sz w:val="20"/>
          <w:szCs w:val="20"/>
          <w:rtl w:val="0"/>
        </w:rPr>
        <w:t xml:space="preserve">45/CE→ resection</w:t>
      </w:r>
      <w:r w:rsidDel="00000000" w:rsidR="00000000" w:rsidRPr="00000000">
        <w:rPr>
          <w:rFonts w:ascii="Times New Roman" w:cs="Times New Roman" w:eastAsia="Times New Roman" w:hAnsi="Times New Roman"/>
          <w:sz w:val="20"/>
          <w:szCs w:val="20"/>
          <w:rtl w:val="0"/>
        </w:rPr>
        <w:t xml:space="preserve"> (80%).</w:t>
      </w:r>
      <w:r w:rsidDel="00000000" w:rsidR="00000000" w:rsidRPr="00000000">
        <w:rPr>
          <w:rFonts w:ascii="Times New Roman" w:cs="Times New Roman" w:eastAsia="Times New Roman" w:hAnsi="Times New Roman"/>
          <w:sz w:val="20"/>
          <w:szCs w:val="20"/>
          <w:rtl w:val="0"/>
        </w:rPr>
        <w:t xml:space="preserve"> </w:t>
        <w:br w:type="textWrapping"/>
        <w:t xml:space="preserve">Superior sulcus tumors are optimally treated with CCRT followed by surgery and adjuvant chemotherapy. </w:t>
      </w:r>
      <w:r w:rsidDel="00000000" w:rsidR="00000000" w:rsidRPr="00000000">
        <w:rPr>
          <w:rtl w:val="0"/>
        </w:rPr>
      </w:r>
    </w:p>
    <w:p w:rsidR="00000000" w:rsidDel="00000000" w:rsidP="00000000" w:rsidRDefault="00000000" w:rsidRPr="00000000" w14:paraId="000005D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 pts. NACCRT for T3-4 N0-1 superior sulcus. 20% non-resectable and rec'd 61.2 Gy. </w:t>
      </w:r>
    </w:p>
    <w:p w:rsidR="00000000" w:rsidDel="00000000" w:rsidP="00000000" w:rsidRDefault="00000000" w:rsidRPr="00000000" w14:paraId="000005D2">
      <w:pPr>
        <w:numPr>
          <w:ilvl w:val="3"/>
          <w:numId w:val="67"/>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w:t>
      </w:r>
      <w:r w:rsidDel="00000000" w:rsidR="00000000" w:rsidRPr="00000000">
        <w:rPr>
          <w:rFonts w:ascii="Times New Roman" w:cs="Times New Roman" w:eastAsia="Times New Roman" w:hAnsi="Times New Roman"/>
          <w:b w:val="1"/>
          <w:sz w:val="20"/>
          <w:szCs w:val="20"/>
          <w:rtl w:val="0"/>
        </w:rPr>
        <w:t xml:space="preserve">50 </w:t>
      </w:r>
      <w:r w:rsidDel="00000000" w:rsidR="00000000" w:rsidRPr="00000000">
        <w:rPr>
          <w:rFonts w:ascii="Times New Roman" w:cs="Times New Roman" w:eastAsia="Times New Roman" w:hAnsi="Times New Roman"/>
          <w:sz w:val="20"/>
          <w:szCs w:val="20"/>
          <w:rtl w:val="0"/>
        </w:rPr>
        <w:t xml:space="preserve">d1,8,29,36, etoposide </w:t>
      </w:r>
      <w:r w:rsidDel="00000000" w:rsidR="00000000" w:rsidRPr="00000000">
        <w:rPr>
          <w:rFonts w:ascii="Times New Roman" w:cs="Times New Roman" w:eastAsia="Times New Roman" w:hAnsi="Times New Roman"/>
          <w:b w:val="1"/>
          <w:sz w:val="20"/>
          <w:szCs w:val="20"/>
          <w:rtl w:val="0"/>
        </w:rPr>
        <w:t xml:space="preserve">50 </w:t>
      </w:r>
      <w:r w:rsidDel="00000000" w:rsidR="00000000" w:rsidRPr="00000000">
        <w:rPr>
          <w:rFonts w:ascii="Times New Roman" w:cs="Times New Roman" w:eastAsia="Times New Roman" w:hAnsi="Times New Roman"/>
          <w:sz w:val="20"/>
          <w:szCs w:val="20"/>
          <w:rtl w:val="0"/>
        </w:rPr>
        <w:t xml:space="preserve">d1-5, d29-33 w 2c adjuvant (4c total).</w:t>
      </w:r>
    </w:p>
    <w:p w:rsidR="00000000" w:rsidDel="00000000" w:rsidP="00000000" w:rsidRDefault="00000000" w:rsidRPr="00000000" w14:paraId="000005D3">
      <w:pPr>
        <w:numPr>
          <w:ilvl w:val="3"/>
          <w:numId w:val="67"/>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Tumor + ipsi</w:t>
      </w:r>
      <w:r w:rsidDel="00000000" w:rsidR="00000000" w:rsidRPr="00000000">
        <w:rPr>
          <w:rtl w:val="0"/>
        </w:rPr>
        <w:t xml:space="preserve">lateral</w:t>
      </w:r>
      <w:r w:rsidDel="00000000" w:rsidR="00000000" w:rsidRPr="00000000">
        <w:rPr>
          <w:rFonts w:ascii="Times New Roman" w:cs="Times New Roman" w:eastAsia="Times New Roman" w:hAnsi="Times New Roman"/>
          <w:sz w:val="20"/>
          <w:szCs w:val="20"/>
          <w:rtl w:val="0"/>
        </w:rPr>
        <w:t xml:space="preserve"> SCV. Did not include mediastinum/hilum.</w:t>
      </w:r>
    </w:p>
    <w:p w:rsidR="00000000" w:rsidDel="00000000" w:rsidP="00000000" w:rsidRDefault="00000000" w:rsidRPr="00000000" w14:paraId="000005D4">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5y OS 54% with R0</w:t>
      </w:r>
      <w:r w:rsidDel="00000000" w:rsidR="00000000" w:rsidRPr="00000000">
        <w:rPr>
          <w:rFonts w:ascii="Times New Roman" w:cs="Times New Roman" w:eastAsia="Times New Roman" w:hAnsi="Times New Roman"/>
          <w:sz w:val="20"/>
          <w:szCs w:val="20"/>
          <w:rtl w:val="0"/>
        </w:rPr>
        <w:t xml:space="preserve">, 44% overall. 94% R0 resection in the 80% that went to surgery (75% R0 overall). </w:t>
      </w:r>
    </w:p>
    <w:p w:rsidR="00000000" w:rsidDel="00000000" w:rsidP="00000000" w:rsidRDefault="00000000" w:rsidRPr="00000000" w14:paraId="000005D5">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29%, minimal microscopic residual 26%. </w:t>
      </w:r>
      <w:r w:rsidDel="00000000" w:rsidR="00000000" w:rsidRPr="00000000">
        <w:rPr>
          <w:rFonts w:ascii="Times New Roman" w:cs="Times New Roman" w:eastAsia="Times New Roman" w:hAnsi="Times New Roman"/>
          <w:i w:val="1"/>
          <w:sz w:val="20"/>
          <w:szCs w:val="20"/>
          <w:rtl w:val="0"/>
        </w:rPr>
        <w:t xml:space="preserve">Over 50% had </w:t>
      </w:r>
      <w:r w:rsidDel="00000000" w:rsidR="00000000" w:rsidRPr="00000000">
        <w:rPr>
          <w:i w:val="1"/>
          <w:rtl w:val="0"/>
        </w:rPr>
        <w:t xml:space="preserve">pCR or minimal residual.</w:t>
      </w:r>
      <w:r w:rsidDel="00000000" w:rsidR="00000000" w:rsidRPr="00000000">
        <w:rPr>
          <w:rtl w:val="0"/>
        </w:rPr>
      </w:r>
    </w:p>
    <w:p w:rsidR="00000000" w:rsidDel="00000000" w:rsidP="00000000" w:rsidRDefault="00000000" w:rsidRPr="00000000" w14:paraId="000005D6">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~20%. DM 67% with half in brain. Most fail </w:t>
      </w:r>
      <w:r w:rsidDel="00000000" w:rsidR="00000000" w:rsidRPr="00000000">
        <w:rPr>
          <w:rtl w:val="0"/>
        </w:rPr>
        <w:t xml:space="preserve">in the brain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D7">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Suntharalingam and Kwong with median preop dose </w:t>
      </w:r>
      <w:r w:rsidDel="00000000" w:rsidR="00000000" w:rsidRPr="00000000">
        <w:rPr>
          <w:rFonts w:ascii="Times New Roman" w:cs="Times New Roman" w:eastAsia="Times New Roman" w:hAnsi="Times New Roman"/>
          <w:b w:val="1"/>
          <w:sz w:val="20"/>
          <w:szCs w:val="20"/>
          <w:rtl w:val="0"/>
        </w:rPr>
        <w:t xml:space="preserve">59.4 Gy with pCR nearly 50%</w:t>
      </w:r>
      <w:r w:rsidDel="00000000" w:rsidR="00000000" w:rsidRPr="00000000">
        <w:rPr>
          <w:rFonts w:ascii="Times New Roman" w:cs="Times New Roman" w:eastAsia="Times New Roman" w:hAnsi="Times New Roman"/>
          <w:sz w:val="20"/>
          <w:szCs w:val="20"/>
          <w:rtl w:val="0"/>
        </w:rPr>
        <w:t xml:space="preserve"> and 5y OS 50%.</w:t>
      </w:r>
      <w:r w:rsidDel="00000000" w:rsidR="00000000" w:rsidRPr="00000000">
        <w:rPr>
          <w:rtl w:val="0"/>
        </w:rPr>
      </w:r>
    </w:p>
    <w:p w:rsidR="00000000" w:rsidDel="00000000" w:rsidP="00000000" w:rsidRDefault="00000000" w:rsidRPr="00000000" w14:paraId="000005D8">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1"/>
        <w:tblW w:w="10800.0" w:type="dxa"/>
        <w:jc w:val="left"/>
        <w:tblInd w:w="43.2"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43.2" w:type="dxa"/>
              <w:left w:w="43.2" w:type="dxa"/>
              <w:bottom w:w="43.2" w:type="dxa"/>
              <w:right w:w="43.2" w:type="dxa"/>
            </w:tcMar>
            <w:vAlign w:val="top"/>
          </w:tcPr>
          <w:bookmarkStart w:colFirst="0" w:colLast="0" w:name="tf2fioskkctm" w:id="98"/>
          <w:bookmarkEnd w:id="98"/>
          <w:p w:rsidR="00000000" w:rsidDel="00000000" w:rsidP="00000000" w:rsidRDefault="00000000" w:rsidRPr="00000000" w14:paraId="000005D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Clinical Pearl: Mediastinal Nodal Clearance</w:t>
            </w:r>
            <w:r w:rsidDel="00000000" w:rsidR="00000000" w:rsidRPr="00000000">
              <w:rPr>
                <w:rFonts w:ascii="Times New Roman" w:cs="Times New Roman" w:eastAsia="Times New Roman" w:hAnsi="Times New Roman"/>
                <w:sz w:val="20"/>
                <w:szCs w:val="20"/>
                <w:rtl w:val="0"/>
              </w:rPr>
              <w:t xml:space="preserve"> (MNC) </w:t>
            </w:r>
            <w:r w:rsidDel="00000000" w:rsidR="00000000" w:rsidRPr="00000000">
              <w:rPr>
                <w:rFonts w:ascii="Times New Roman" w:cs="Times New Roman" w:eastAsia="Times New Roman" w:hAnsi="Times New Roman"/>
                <w:b w:val="1"/>
                <w:sz w:val="20"/>
                <w:szCs w:val="20"/>
                <w:rtl w:val="0"/>
              </w:rPr>
              <w:t xml:space="preserve">in NACCRT vs. NAC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DA">
            <w:pPr>
              <w:widowControl w:val="0"/>
              <w:numPr>
                <w:ilvl w:val="0"/>
                <w:numId w:val="5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MNC is approximately 2/3 when using NACCRT, while it occurs at </w:t>
            </w:r>
            <w:r w:rsidDel="00000000" w:rsidR="00000000" w:rsidRPr="00000000">
              <w:rPr>
                <w:rFonts w:ascii="Times New Roman" w:cs="Times New Roman" w:eastAsia="Times New Roman" w:hAnsi="Times New Roman"/>
                <w:i w:val="1"/>
                <w:sz w:val="20"/>
                <w:szCs w:val="20"/>
                <w:rtl w:val="0"/>
              </w:rPr>
              <w:t xml:space="preserve">most </w:t>
            </w:r>
            <w:r w:rsidDel="00000000" w:rsidR="00000000" w:rsidRPr="00000000">
              <w:rPr>
                <w:rFonts w:ascii="Times New Roman" w:cs="Times New Roman" w:eastAsia="Times New Roman" w:hAnsi="Times New Roman"/>
                <w:sz w:val="20"/>
                <w:szCs w:val="20"/>
                <w:rtl w:val="0"/>
              </w:rPr>
              <w:t xml:space="preserve">1/5 of the time after NAC alone. </w:t>
            </w:r>
          </w:p>
          <w:p w:rsidR="00000000" w:rsidDel="00000000" w:rsidP="00000000" w:rsidRDefault="00000000" w:rsidRPr="00000000" w14:paraId="000005DB">
            <w:pPr>
              <w:widowControl w:val="0"/>
              <w:numPr>
                <w:ilvl w:val="0"/>
                <w:numId w:val="5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t>
            </w:r>
            <w:r w:rsidDel="00000000" w:rsidR="00000000" w:rsidRPr="00000000">
              <w:rPr>
                <w:rtl w:val="0"/>
              </w:rPr>
              <w:t xml:space="preserve">is a suggestion</w:t>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i w:val="1"/>
                <w:rtl w:val="0"/>
              </w:rPr>
              <w:t xml:space="preserve">doubling </w:t>
            </w:r>
            <w:r w:rsidDel="00000000" w:rsidR="00000000" w:rsidRPr="00000000">
              <w:rPr>
                <w:rtl w:val="0"/>
              </w:rPr>
              <w:t xml:space="preserve">overall</w:t>
            </w:r>
            <w:r w:rsidDel="00000000" w:rsidR="00000000" w:rsidRPr="00000000">
              <w:rPr>
                <w:rFonts w:ascii="Times New Roman" w:cs="Times New Roman" w:eastAsia="Times New Roman" w:hAnsi="Times New Roman"/>
                <w:sz w:val="20"/>
                <w:szCs w:val="20"/>
                <w:rtl w:val="0"/>
              </w:rPr>
              <w:t xml:space="preserve"> survival with mediastinal nodal clearance.</w:t>
            </w:r>
          </w:p>
          <w:p w:rsidR="00000000" w:rsidDel="00000000" w:rsidP="00000000" w:rsidRDefault="00000000" w:rsidRPr="00000000" w14:paraId="000005DC">
            <w:pPr>
              <w:widowControl w:val="0"/>
              <w:numPr>
                <w:ilvl w:val="0"/>
                <w:numId w:val="5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this reason, any patient being considered for NAC in lung cancer should be considered for NACCRT. </w:t>
            </w:r>
          </w:p>
        </w:tc>
      </w:tr>
    </w:tbl>
    <w:p w:rsidR="00000000" w:rsidDel="00000000" w:rsidP="00000000" w:rsidRDefault="00000000" w:rsidRPr="00000000" w14:paraId="000005DD">
      <w:pP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DE">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Implications on pCR beyond Mediastinal Nodal Clearance with high dose CCRT </w:t>
      </w:r>
      <w:r w:rsidDel="00000000" w:rsidR="00000000" w:rsidRPr="00000000">
        <w:rPr>
          <w:rFonts w:ascii="Times New Roman" w:cs="Times New Roman" w:eastAsia="Times New Roman" w:hAnsi="Times New Roman"/>
          <w:sz w:val="20"/>
          <w:szCs w:val="20"/>
          <w:rtl w:val="0"/>
        </w:rPr>
        <w:t xml:space="preserve">[</w:t>
      </w:r>
      <w:hyperlink r:id="rId389">
        <w:r w:rsidDel="00000000" w:rsidR="00000000" w:rsidRPr="00000000">
          <w:rPr>
            <w:rFonts w:ascii="Times New Roman" w:cs="Times New Roman" w:eastAsia="Times New Roman" w:hAnsi="Times New Roman"/>
            <w:sz w:val="20"/>
            <w:szCs w:val="20"/>
            <w:rtl w:val="0"/>
          </w:rPr>
          <w:t xml:space="preserve">Vyfhuis IJROBP '18</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D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in primary in addition to MNC did not appear to influence OS or FFR.</w:t>
      </w:r>
      <w:r w:rsidDel="00000000" w:rsidR="00000000" w:rsidRPr="00000000">
        <w:rPr>
          <w:rtl w:val="0"/>
        </w:rPr>
      </w:r>
    </w:p>
    <w:p w:rsidR="00000000" w:rsidDel="00000000" w:rsidP="00000000" w:rsidRDefault="00000000" w:rsidRPr="00000000" w14:paraId="000005E0">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Retro. 111 stage III pts who received trimodality, ≥ 60 Gy CCRT. EBUS is most pts. 33% AC.</w:t>
      </w:r>
    </w:p>
    <w:p w:rsidR="00000000" w:rsidDel="00000000" w:rsidP="00000000" w:rsidRDefault="00000000" w:rsidRPr="00000000" w14:paraId="000005E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RTOG 0229 CCRT and adjuvant chemo in 74%.</w:t>
      </w:r>
    </w:p>
    <w:p w:rsidR="00000000" w:rsidDel="00000000" w:rsidP="00000000" w:rsidRDefault="00000000" w:rsidRPr="00000000" w14:paraId="000005E2">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Initially 70% N2 with 33% multi-station.</w:t>
      </w:r>
    </w:p>
    <w:p w:rsidR="00000000" w:rsidDel="00000000" w:rsidP="00000000" w:rsidRDefault="00000000" w:rsidRPr="00000000" w14:paraId="000005E3">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Mediastinal nodal clearance (MNC) 74% by EBUS. 88 pts underwent surgery. </w:t>
      </w:r>
    </w:p>
    <w:p w:rsidR="00000000" w:rsidDel="00000000" w:rsidP="00000000" w:rsidRDefault="00000000" w:rsidRPr="00000000" w14:paraId="000005E4">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MNC in RTOG 02-29 of 63% (61.2 Gy). MNC in RTOG 01-39 of 38% (45 Gy).</w:t>
      </w:r>
    </w:p>
    <w:p w:rsidR="00000000" w:rsidDel="00000000" w:rsidP="00000000" w:rsidRDefault="00000000" w:rsidRPr="00000000" w14:paraId="000005E5">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MNC for NAC ranges from 12-20% [</w:t>
      </w:r>
      <w:hyperlink r:id="rId390">
        <w:r w:rsidDel="00000000" w:rsidR="00000000" w:rsidRPr="00000000">
          <w:rPr>
            <w:rFonts w:ascii="Times New Roman" w:cs="Times New Roman" w:eastAsia="Times New Roman" w:hAnsi="Times New Roman"/>
            <w:sz w:val="20"/>
            <w:szCs w:val="20"/>
            <w:rtl w:val="0"/>
          </w:rPr>
          <w:t xml:space="preserve">Betticher JCO '03</w:t>
        </w:r>
      </w:hyperlink>
      <w:r w:rsidDel="00000000" w:rsidR="00000000" w:rsidRPr="00000000">
        <w:rPr>
          <w:rFonts w:ascii="Times New Roman" w:cs="Times New Roman" w:eastAsia="Times New Roman" w:hAnsi="Times New Roman"/>
          <w:sz w:val="20"/>
          <w:szCs w:val="20"/>
          <w:rtl w:val="0"/>
        </w:rPr>
        <w:t xml:space="preserve">, </w:t>
      </w:r>
      <w:hyperlink r:id="rId391">
        <w:r w:rsidDel="00000000" w:rsidR="00000000" w:rsidRPr="00000000">
          <w:rPr>
            <w:rFonts w:ascii="Times New Roman" w:cs="Times New Roman" w:eastAsia="Times New Roman" w:hAnsi="Times New Roman"/>
            <w:sz w:val="20"/>
            <w:szCs w:val="20"/>
            <w:rtl w:val="0"/>
          </w:rPr>
          <w:t xml:space="preserve">Thomas Lanc Onc '08</w:t>
        </w:r>
      </w:hyperlink>
      <w:r w:rsidDel="00000000" w:rsidR="00000000" w:rsidRPr="00000000">
        <w:rPr>
          <w:rFonts w:ascii="Times New Roman" w:cs="Times New Roman" w:eastAsia="Times New Roman" w:hAnsi="Times New Roman"/>
          <w:sz w:val="20"/>
          <w:szCs w:val="20"/>
          <w:rtl w:val="0"/>
        </w:rPr>
        <w:t xml:space="preserve">, </w:t>
      </w:r>
      <w:hyperlink r:id="rId392">
        <w:r w:rsidDel="00000000" w:rsidR="00000000" w:rsidRPr="00000000">
          <w:rPr>
            <w:rFonts w:ascii="Times New Roman" w:cs="Times New Roman" w:eastAsia="Times New Roman" w:hAnsi="Times New Roman"/>
            <w:sz w:val="20"/>
            <w:szCs w:val="20"/>
            <w:rtl w:val="0"/>
          </w:rPr>
          <w:t xml:space="preserve">Liao CLC '13</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E6">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50%! </w:t>
      </w:r>
      <w:r w:rsidDel="00000000" w:rsidR="00000000" w:rsidRPr="00000000">
        <w:rPr>
          <w:rFonts w:ascii="Times New Roman" w:cs="Times New Roman" w:eastAsia="Times New Roman" w:hAnsi="Times New Roman"/>
          <w:sz w:val="20"/>
          <w:szCs w:val="20"/>
          <w:rtl w:val="0"/>
        </w:rPr>
        <w:t xml:space="preserve">This is even with nearly 40% adenocarcinoma - classically, 20% pCR for AC in esophagus.</w:t>
      </w:r>
    </w:p>
    <w:p w:rsidR="00000000" w:rsidDel="00000000" w:rsidP="00000000" w:rsidRDefault="00000000" w:rsidRPr="00000000" w14:paraId="000005E7">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for ± MNC 29→ 61 mo.</w:t>
      </w:r>
    </w:p>
    <w:p w:rsidR="00000000" w:rsidDel="00000000" w:rsidP="00000000" w:rsidRDefault="00000000" w:rsidRPr="00000000" w14:paraId="000005E8">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for ± MNC 68→ 71%, 5y OS for ± MNC 14→ 59%.</w:t>
      </w:r>
    </w:p>
    <w:p w:rsidR="00000000" w:rsidDel="00000000" w:rsidP="00000000" w:rsidRDefault="00000000" w:rsidRPr="00000000" w14:paraId="000005E9">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for ± MNC 52→ 75% in RTOG 02-29.</w:t>
      </w:r>
    </w:p>
    <w:p w:rsidR="00000000" w:rsidDel="00000000" w:rsidP="00000000" w:rsidRDefault="00000000" w:rsidRPr="00000000" w14:paraId="000005EA">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MTTF for ± MNC 18→ 38 mo.</w:t>
      </w:r>
    </w:p>
    <w:p w:rsidR="00000000" w:rsidDel="00000000" w:rsidP="00000000" w:rsidRDefault="00000000" w:rsidRPr="00000000" w14:paraId="000005EB">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FFR for ± MNC 32→ 53%, 5y FFR for ± MNC 8→ 44%.</w:t>
      </w:r>
    </w:p>
    <w:p w:rsidR="00000000" w:rsidDel="00000000" w:rsidP="00000000" w:rsidRDefault="00000000" w:rsidRPr="00000000" w14:paraId="000005EC">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MNC is achieved, &gt; 50% are without failure. 30% DM.</w:t>
      </w:r>
      <w:r w:rsidDel="00000000" w:rsidR="00000000" w:rsidRPr="00000000">
        <w:rPr>
          <w:rtl w:val="0"/>
        </w:rPr>
      </w:r>
    </w:p>
    <w:p w:rsidR="00000000" w:rsidDel="00000000" w:rsidP="00000000" w:rsidRDefault="00000000" w:rsidRPr="00000000" w14:paraId="000005ED">
      <w:pPr>
        <w:numPr>
          <w:ilvl w:val="0"/>
          <w:numId w:val="67"/>
        </w:numPr>
        <w:spacing w:line="240" w:lineRule="auto"/>
        <w:ind w:left="720" w:hanging="360"/>
        <w:rPr>
          <w:rFonts w:ascii="Times New Roman" w:cs="Times New Roman" w:eastAsia="Times New Roman" w:hAnsi="Times New Roman"/>
          <w:sz w:val="20"/>
          <w:szCs w:val="20"/>
        </w:rPr>
      </w:pPr>
      <w:hyperlink r:id="rId393">
        <w:r w:rsidDel="00000000" w:rsidR="00000000" w:rsidRPr="00000000">
          <w:rPr>
            <w:rFonts w:ascii="Times New Roman" w:cs="Times New Roman" w:eastAsia="Times New Roman" w:hAnsi="Times New Roman"/>
            <w:b w:val="1"/>
            <w:sz w:val="20"/>
            <w:szCs w:val="20"/>
            <w:rtl w:val="0"/>
          </w:rPr>
          <w:t xml:space="preserve">RTOG 0229</w:t>
        </w:r>
      </w:hyperlink>
      <w:r w:rsidDel="00000000" w:rsidR="00000000" w:rsidRPr="00000000">
        <w:rPr>
          <w:rFonts w:ascii="Times New Roman" w:cs="Times New Roman" w:eastAsia="Times New Roman" w:hAnsi="Times New Roman"/>
          <w:sz w:val="20"/>
          <w:szCs w:val="20"/>
          <w:rtl w:val="0"/>
        </w:rPr>
        <w:t xml:space="preserve"> [</w:t>
      </w:r>
      <w:hyperlink r:id="rId394">
        <w:r w:rsidDel="00000000" w:rsidR="00000000" w:rsidRPr="00000000">
          <w:rPr>
            <w:rFonts w:ascii="Times New Roman" w:cs="Times New Roman" w:eastAsia="Times New Roman" w:hAnsi="Times New Roman"/>
            <w:sz w:val="20"/>
            <w:szCs w:val="20"/>
            <w:rtl w:val="0"/>
          </w:rPr>
          <w:t xml:space="preserve">Suntharalingam IJROBP '12</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Phase II. </w:t>
      </w:r>
      <w:r w:rsidDel="00000000" w:rsidR="00000000" w:rsidRPr="00000000">
        <w:rPr>
          <w:rFonts w:ascii="Times New Roman" w:cs="Times New Roman" w:eastAsia="Times New Roman" w:hAnsi="Times New Roman"/>
          <w:b w:val="1"/>
          <w:sz w:val="20"/>
          <w:szCs w:val="20"/>
          <w:rtl w:val="0"/>
        </w:rPr>
        <w:t xml:space="preserve">NACCRT to 61.2 Gy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EE">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 pts. Stage III (pN2/3). PET/CT, MRI brain, Mediastinoscopy/thoracoscopy/Chamberlain mandated.</w:t>
      </w:r>
    </w:p>
    <w:p w:rsidR="00000000" w:rsidDel="00000000" w:rsidP="00000000" w:rsidRDefault="00000000" w:rsidRPr="00000000" w14:paraId="000005EF">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Carboplatin AUC 2 and paclitaxel 50 q1w x6c.</w:t>
      </w:r>
    </w:p>
    <w:p w:rsidR="00000000" w:rsidDel="00000000" w:rsidP="00000000" w:rsidRDefault="00000000" w:rsidRPr="00000000" w14:paraId="000005F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50.4 Gy to the mediastinum and primary w</w:t>
      </w:r>
      <w:r w:rsidDel="00000000" w:rsidR="00000000" w:rsidRPr="00000000">
        <w:rPr>
          <w:rtl w:val="0"/>
        </w:rPr>
        <w:t xml:space="preserve">ith</w:t>
      </w:r>
      <w:r w:rsidDel="00000000" w:rsidR="00000000" w:rsidRPr="00000000">
        <w:rPr>
          <w:rFonts w:ascii="Times New Roman" w:cs="Times New Roman" w:eastAsia="Times New Roman" w:hAnsi="Times New Roman"/>
          <w:sz w:val="20"/>
          <w:szCs w:val="20"/>
          <w:rtl w:val="0"/>
        </w:rPr>
        <w:t xml:space="preserve"> 10.8 Gy boost to all gross dz.</w:t>
      </w:r>
    </w:p>
    <w:p w:rsidR="00000000" w:rsidDel="00000000" w:rsidP="00000000" w:rsidRDefault="00000000" w:rsidRPr="00000000" w14:paraId="000005F1">
      <w:pPr>
        <w:numPr>
          <w:ilvl w:val="3"/>
          <w:numId w:val="67"/>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Boost: GTV, any nodes &gt; 1 cm, and 1-1.5 cm CTV.</w:t>
      </w:r>
    </w:p>
    <w:p w:rsidR="00000000" w:rsidDel="00000000" w:rsidP="00000000" w:rsidRDefault="00000000" w:rsidRPr="00000000" w14:paraId="000005F2">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Consolidation chemo w paclitaxel 200 and carboplatin AUC 6 q3w x2c.</w:t>
      </w:r>
    </w:p>
    <w:p w:rsidR="00000000" w:rsidDel="00000000" w:rsidP="00000000" w:rsidRDefault="00000000" w:rsidRPr="00000000" w14:paraId="000005F3">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Evaluation at 4 weeks, resection within 8 weeks.</w:t>
      </w:r>
    </w:p>
    <w:p w:rsidR="00000000" w:rsidDel="00000000" w:rsidP="00000000" w:rsidRDefault="00000000" w:rsidRPr="00000000" w14:paraId="000005F4">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 pts proceeded to resection, 75% R0. </w:t>
      </w:r>
    </w:p>
    <w:p w:rsidR="00000000" w:rsidDel="00000000" w:rsidP="00000000" w:rsidRDefault="00000000" w:rsidRPr="00000000" w14:paraId="000005F5">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Mediastinal nodal clearance (MNC) 63%! 2y OS 54%, 2y OS for ± MNC 52→ 75%.</w:t>
      </w:r>
    </w:p>
    <w:p w:rsidR="00000000" w:rsidDel="00000000" w:rsidP="00000000" w:rsidRDefault="00000000" w:rsidRPr="00000000" w14:paraId="000005F6">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pCR 8%. </w:t>
      </w:r>
      <w:r w:rsidDel="00000000" w:rsidR="00000000" w:rsidRPr="00000000">
        <w:rPr>
          <w:rFonts w:ascii="Times New Roman" w:cs="Times New Roman" w:eastAsia="Times New Roman" w:hAnsi="Times New Roman"/>
          <w:sz w:val="20"/>
          <w:szCs w:val="20"/>
          <w:rtl w:val="0"/>
        </w:rPr>
        <w:t xml:space="preserve">There appears to be no benefit for improving pCR </w:t>
      </w:r>
      <w:r w:rsidDel="00000000" w:rsidR="00000000" w:rsidRPr="00000000">
        <w:rPr>
          <w:rtl w:val="0"/>
        </w:rPr>
        <w:t xml:space="preserve">in the setting</w:t>
      </w:r>
      <w:r w:rsidDel="00000000" w:rsidR="00000000" w:rsidRPr="00000000">
        <w:rPr>
          <w:rFonts w:ascii="Times New Roman" w:cs="Times New Roman" w:eastAsia="Times New Roman" w:hAnsi="Times New Roman"/>
          <w:sz w:val="20"/>
          <w:szCs w:val="20"/>
          <w:rtl w:val="0"/>
        </w:rPr>
        <w:t xml:space="preserve"> of MNC (see above). </w:t>
      </w:r>
    </w:p>
    <w:p w:rsidR="00000000" w:rsidDel="00000000" w:rsidP="00000000" w:rsidRDefault="00000000" w:rsidRPr="00000000" w14:paraId="000005F7">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G3 post-op pulmonary complications, 3% risk of mortality (n=1). </w:t>
      </w:r>
    </w:p>
    <w:bookmarkStart w:colFirst="0" w:colLast="0" w:name="fe2c038zyqzk" w:id="99"/>
    <w:bookmarkEnd w:id="99"/>
    <w:p w:rsidR="00000000" w:rsidDel="00000000" w:rsidP="00000000" w:rsidRDefault="00000000" w:rsidRPr="00000000" w14:paraId="000005F8">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 0139</w:t>
      </w:r>
      <w:r w:rsidDel="00000000" w:rsidR="00000000" w:rsidRPr="00000000">
        <w:rPr>
          <w:rFonts w:ascii="Times New Roman" w:cs="Times New Roman" w:eastAsia="Times New Roman" w:hAnsi="Times New Roman"/>
          <w:sz w:val="20"/>
          <w:szCs w:val="20"/>
          <w:rtl w:val="0"/>
        </w:rPr>
        <w:t xml:space="preserve"> [</w:t>
      </w:r>
      <w:hyperlink r:id="rId395">
        <w:r w:rsidDel="00000000" w:rsidR="00000000" w:rsidRPr="00000000">
          <w:rPr>
            <w:rFonts w:ascii="Times New Roman" w:cs="Times New Roman" w:eastAsia="Times New Roman" w:hAnsi="Times New Roman"/>
            <w:b w:val="1"/>
            <w:sz w:val="20"/>
            <w:szCs w:val="20"/>
            <w:rtl w:val="0"/>
          </w:rPr>
          <w:t xml:space="preserve">Albain</w:t>
        </w:r>
      </w:hyperlink>
      <w:hyperlink r:id="rId396">
        <w:r w:rsidDel="00000000" w:rsidR="00000000" w:rsidRPr="00000000">
          <w:rPr>
            <w:rFonts w:ascii="Times New Roman" w:cs="Times New Roman" w:eastAsia="Times New Roman" w:hAnsi="Times New Roman"/>
            <w:sz w:val="20"/>
            <w:szCs w:val="20"/>
            <w:rtl w:val="0"/>
          </w:rPr>
          <w:t xml:space="preserve"> Lancet '09]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CCRT 45 Gy→ Surgery </w:t>
      </w:r>
      <w:r w:rsidDel="00000000" w:rsidR="00000000" w:rsidRPr="00000000">
        <w:rPr>
          <w:rFonts w:ascii="Times New Roman" w:cs="Times New Roman" w:eastAsia="Times New Roman" w:hAnsi="Times New Roman"/>
          <w:sz w:val="20"/>
          <w:szCs w:val="20"/>
          <w:rtl w:val="0"/>
        </w:rPr>
        <w:t xml:space="preserve">(if no PD) </w:t>
      </w:r>
      <w:r w:rsidDel="00000000" w:rsidR="00000000" w:rsidRPr="00000000">
        <w:rPr>
          <w:rFonts w:ascii="Times New Roman" w:cs="Times New Roman" w:eastAsia="Times New Roman" w:hAnsi="Times New Roman"/>
          <w:b w:val="1"/>
          <w:sz w:val="20"/>
          <w:szCs w:val="20"/>
          <w:rtl w:val="0"/>
        </w:rPr>
        <w:t xml:space="preserve">vs. CCRT 61.2 Gy</w:t>
      </w:r>
      <w:r w:rsidDel="00000000" w:rsidR="00000000" w:rsidRPr="00000000">
        <w:rPr>
          <w:rFonts w:ascii="Cardo" w:cs="Cardo" w:eastAsia="Cardo" w:hAnsi="Cardo"/>
          <w:sz w:val="20"/>
          <w:szCs w:val="20"/>
          <w:rtl w:val="0"/>
        </w:rPr>
        <w:t xml:space="preserve">→ All got adjuvant CE x2c. </w:t>
        <w:br w:type="textWrapping"/>
        <w:t xml:space="preserve">RT was 2D and large (ENI). 50% were pN0 after 45 Gy! </w:t>
      </w:r>
    </w:p>
    <w:p w:rsidR="00000000" w:rsidDel="00000000" w:rsidP="00000000" w:rsidRDefault="00000000" w:rsidRPr="00000000" w14:paraId="000005F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Exploratory analysis suggested lobectomy is better than CCRT alone. Pneumonectomy deaths unrealistically high.</w:t>
      </w:r>
    </w:p>
    <w:p w:rsidR="00000000" w:rsidDel="00000000" w:rsidP="00000000" w:rsidRDefault="00000000" w:rsidRPr="00000000" w14:paraId="000005F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Modern surgeons are comfortable cutting after 50-60 Gy so long as it is within 3 months after treatment.</w:t>
      </w:r>
    </w:p>
    <w:p w:rsidR="00000000" w:rsidDel="00000000" w:rsidP="00000000" w:rsidRDefault="00000000" w:rsidRPr="00000000" w14:paraId="000005F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396 resecetable pts. T1-3</w:t>
      </w:r>
      <w:r w:rsidDel="00000000" w:rsidR="00000000" w:rsidRPr="00000000">
        <w:rPr>
          <w:rFonts w:ascii="Times New Roman" w:cs="Times New Roman" w:eastAsia="Times New Roman" w:hAnsi="Times New Roman"/>
          <w:b w:val="1"/>
          <w:sz w:val="20"/>
          <w:szCs w:val="20"/>
          <w:rtl w:val="0"/>
        </w:rPr>
        <w:t xml:space="preserve">pN2</w:t>
      </w:r>
      <w:r w:rsidDel="00000000" w:rsidR="00000000" w:rsidRPr="00000000">
        <w:rPr>
          <w:rFonts w:ascii="Cardo" w:cs="Cardo" w:eastAsia="Cardo" w:hAnsi="Cardo"/>
          <w:sz w:val="20"/>
          <w:szCs w:val="20"/>
          <w:rtl w:val="0"/>
        </w:rPr>
        <w:t xml:space="preserve">M0. CEx2 45Gy→ if no PD Surgery vs. 61.2 Gy→ CE x2. </w:t>
      </w:r>
    </w:p>
    <w:p w:rsidR="00000000" w:rsidDel="00000000" w:rsidP="00000000" w:rsidRDefault="00000000" w:rsidRPr="00000000" w14:paraId="000005FC">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Cisplatin 50, Etoposide 50, </w:t>
      </w:r>
      <w:r w:rsidDel="00000000" w:rsidR="00000000" w:rsidRPr="00000000">
        <w:rPr>
          <w:rtl w:val="0"/>
        </w:rPr>
        <w:t xml:space="preserve">with the first</w:t>
      </w:r>
      <w:r w:rsidDel="00000000" w:rsidR="00000000" w:rsidRPr="00000000">
        <w:rPr>
          <w:rFonts w:ascii="Times New Roman" w:cs="Times New Roman" w:eastAsia="Times New Roman" w:hAnsi="Times New Roman"/>
          <w:sz w:val="20"/>
          <w:szCs w:val="20"/>
          <w:rtl w:val="0"/>
        </w:rPr>
        <w:t xml:space="preserve"> two </w:t>
      </w:r>
      <w:r w:rsidDel="00000000" w:rsidR="00000000" w:rsidRPr="00000000">
        <w:rPr>
          <w:rtl w:val="0"/>
        </w:rPr>
        <w:t xml:space="preserve">during the course</w:t>
      </w:r>
      <w:r w:rsidDel="00000000" w:rsidR="00000000" w:rsidRPr="00000000">
        <w:rPr>
          <w:rFonts w:ascii="Times New Roman" w:cs="Times New Roman" w:eastAsia="Times New Roman" w:hAnsi="Times New Roman"/>
          <w:sz w:val="20"/>
          <w:szCs w:val="20"/>
          <w:rtl w:val="0"/>
        </w:rPr>
        <w:t xml:space="preserve"> of thoracic RT.</w:t>
      </w:r>
    </w:p>
    <w:p w:rsidR="00000000" w:rsidDel="00000000" w:rsidP="00000000" w:rsidRDefault="00000000" w:rsidRPr="00000000" w14:paraId="000005FD">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iLF 22→ 10%.</w:t>
      </w:r>
      <w:r w:rsidDel="00000000" w:rsidR="00000000" w:rsidRPr="00000000">
        <w:rPr>
          <w:rtl w:val="0"/>
        </w:rPr>
      </w:r>
    </w:p>
    <w:p w:rsidR="00000000" w:rsidDel="00000000" w:rsidP="00000000" w:rsidRDefault="00000000" w:rsidRPr="00000000" w14:paraId="000005FE">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5y PFS 22→ 11%. </w:t>
      </w:r>
      <w:r w:rsidDel="00000000" w:rsidR="00000000" w:rsidRPr="00000000">
        <w:rPr>
          <w:rFonts w:ascii="Cardo" w:cs="Cardo" w:eastAsia="Cardo" w:hAnsi="Cardo"/>
          <w:sz w:val="20"/>
          <w:szCs w:val="20"/>
          <w:rtl w:val="0"/>
        </w:rPr>
        <w:t xml:space="preserve">MPFS 10.5→ 12.8m. </w:t>
      </w:r>
    </w:p>
    <w:p w:rsidR="00000000" w:rsidDel="00000000" w:rsidP="00000000" w:rsidRDefault="00000000" w:rsidRPr="00000000" w14:paraId="000005FF">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27→ 20% (p=0.1). </w:t>
      </w:r>
    </w:p>
    <w:p w:rsidR="00000000" w:rsidDel="00000000" w:rsidP="00000000" w:rsidRDefault="00000000" w:rsidRPr="00000000" w14:paraId="00000600">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 MS of those who did not make it to surgery of 8 mo.</w:t>
      </w:r>
    </w:p>
    <w:p w:rsidR="00000000" w:rsidDel="00000000" w:rsidP="00000000" w:rsidRDefault="00000000" w:rsidRPr="00000000" w14:paraId="00000601">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Exploratory analysis suggests Lobectomy is better than CCRT alone with MS 22→ 33 mo.</w:t>
      </w:r>
    </w:p>
    <w:p w:rsidR="00000000" w:rsidDel="00000000" w:rsidP="00000000" w:rsidRDefault="00000000" w:rsidRPr="00000000" w14:paraId="00000602">
      <w:pPr>
        <w:numPr>
          <w:ilvl w:val="3"/>
          <w:numId w:val="67"/>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lobectomy, surgery doubles overall survival w</w:t>
      </w:r>
      <w:r w:rsidDel="00000000" w:rsidR="00000000" w:rsidRPr="00000000">
        <w:rPr>
          <w:rFonts w:ascii="Times New Roman" w:cs="Times New Roman" w:eastAsia="Times New Roman" w:hAnsi="Times New Roman"/>
          <w:b w:val="1"/>
          <w:sz w:val="20"/>
          <w:szCs w:val="20"/>
          <w:rtl w:val="0"/>
        </w:rPr>
        <w:t xml:space="preserve"> 5y OS</w:t>
      </w:r>
      <w:r w:rsidDel="00000000" w:rsidR="00000000" w:rsidRPr="00000000">
        <w:rPr>
          <w:rFonts w:ascii="Cardo" w:cs="Cardo" w:eastAsia="Cardo" w:hAnsi="Cardo"/>
          <w:sz w:val="20"/>
          <w:szCs w:val="20"/>
          <w:rtl w:val="0"/>
        </w:rPr>
        <w:t xml:space="preserve"> 18→</w:t>
      </w:r>
      <w:r w:rsidDel="00000000" w:rsidR="00000000" w:rsidRPr="00000000">
        <w:rPr>
          <w:rFonts w:ascii="Times New Roman" w:cs="Times New Roman" w:eastAsia="Times New Roman" w:hAnsi="Times New Roman"/>
          <w:b w:val="1"/>
          <w:sz w:val="20"/>
          <w:szCs w:val="20"/>
          <w:rtl w:val="0"/>
        </w:rPr>
        <w:t xml:space="preserve"> 36%</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03">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Death without progression 18→ 10%.</w:t>
      </w:r>
    </w:p>
    <w:p w:rsidR="00000000" w:rsidDel="00000000" w:rsidP="00000000" w:rsidRDefault="00000000" w:rsidRPr="00000000" w14:paraId="00000604">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14%, with 5y OS 42% in pCR.</w:t>
      </w:r>
    </w:p>
    <w:p w:rsidR="00000000" w:rsidDel="00000000" w:rsidP="00000000" w:rsidRDefault="00000000" w:rsidRPr="00000000" w14:paraId="00000605">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MNC 38%.</w:t>
      </w:r>
      <w:r w:rsidDel="00000000" w:rsidR="00000000" w:rsidRPr="00000000">
        <w:rPr>
          <w:rFonts w:ascii="Times New Roman" w:cs="Times New Roman" w:eastAsia="Times New Roman" w:hAnsi="Times New Roman"/>
          <w:sz w:val="20"/>
          <w:szCs w:val="20"/>
          <w:rtl w:val="0"/>
        </w:rPr>
        <w:t xml:space="preserve"> Compare to &gt; 60% MNC in RTOG 0229, which gave 61.2 Gy.</w:t>
      </w:r>
    </w:p>
    <w:p w:rsidR="00000000" w:rsidDel="00000000" w:rsidP="00000000" w:rsidRDefault="00000000" w:rsidRPr="00000000" w14:paraId="00000606">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Pneumonectomy operative mortality rate 8% overall, or 26% for right sided pneumonectomy!</w:t>
      </w:r>
      <w:r w:rsidDel="00000000" w:rsidR="00000000" w:rsidRPr="00000000">
        <w:rPr>
          <w:rtl w:val="0"/>
        </w:rPr>
      </w:r>
    </w:p>
    <w:bookmarkStart w:colFirst="0" w:colLast="0" w:name="92lqqnk97mp3" w:id="100"/>
    <w:bookmarkEnd w:id="100"/>
    <w:p w:rsidR="00000000" w:rsidDel="00000000" w:rsidP="00000000" w:rsidRDefault="00000000" w:rsidRPr="00000000" w14:paraId="00000607">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ESPATUE </w:t>
      </w:r>
      <w:r w:rsidDel="00000000" w:rsidR="00000000" w:rsidRPr="00000000">
        <w:rPr>
          <w:rFonts w:ascii="Times New Roman" w:cs="Times New Roman" w:eastAsia="Times New Roman" w:hAnsi="Times New Roman"/>
          <w:sz w:val="20"/>
          <w:szCs w:val="20"/>
          <w:rtl w:val="0"/>
        </w:rPr>
        <w:t xml:space="preserve">[</w:t>
      </w:r>
      <w:hyperlink r:id="rId397">
        <w:r w:rsidDel="00000000" w:rsidR="00000000" w:rsidRPr="00000000">
          <w:rPr>
            <w:rFonts w:ascii="Times New Roman" w:cs="Times New Roman" w:eastAsia="Times New Roman" w:hAnsi="Times New Roman"/>
            <w:sz w:val="20"/>
            <w:szCs w:val="20"/>
            <w:rtl w:val="0"/>
          </w:rPr>
          <w:t xml:space="preserve">Eberhardt JCO '15]</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Induction chemo→ BID CCRT to 45 Gy→ Surgery vs. CCRT to 65-71 Gy</w:t>
      </w:r>
      <w:r w:rsidDel="00000000" w:rsidR="00000000" w:rsidRPr="00000000">
        <w:rPr>
          <w:rFonts w:ascii="Times New Roman" w:cs="Times New Roman" w:eastAsia="Times New Roman" w:hAnsi="Times New Roman"/>
          <w:sz w:val="20"/>
          <w:szCs w:val="20"/>
          <w:rtl w:val="0"/>
        </w:rPr>
        <w:t xml:space="preserve">.</w:t>
        <w:br w:type="textWrapping"/>
        <w:t xml:space="preserve">These patients were optimally selected for surgery, with panel discussion for operability. </w:t>
      </w:r>
    </w:p>
    <w:p w:rsidR="00000000" w:rsidDel="00000000" w:rsidP="00000000" w:rsidRDefault="00000000" w:rsidRPr="00000000" w14:paraId="00000608">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approaches resulted in excellent outcomes. </w:t>
      </w:r>
    </w:p>
    <w:p w:rsidR="00000000" w:rsidDel="00000000" w:rsidP="00000000" w:rsidRDefault="00000000" w:rsidRPr="00000000" w14:paraId="00000609">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 pts. IIIA/B (70% IIIB). 2/3 received lobectomy.</w:t>
      </w:r>
    </w:p>
    <w:p w:rsidR="00000000" w:rsidDel="00000000" w:rsidP="00000000" w:rsidRDefault="00000000" w:rsidRPr="00000000" w14:paraId="0000060A">
      <w:pPr>
        <w:numPr>
          <w:ilvl w:val="2"/>
          <w:numId w:val="67"/>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CP x3 q3w→ HFX CCRT </w:t>
      </w:r>
      <w:r w:rsidDel="00000000" w:rsidR="00000000" w:rsidRPr="00000000">
        <w:rPr>
          <w:rFonts w:ascii="Times New Roman" w:cs="Times New Roman" w:eastAsia="Times New Roman" w:hAnsi="Times New Roman"/>
          <w:sz w:val="20"/>
          <w:szCs w:val="20"/>
          <w:rtl w:val="0"/>
        </w:rPr>
        <w:t xml:space="preserve">CVenorelbine</w:t>
      </w:r>
      <w:r w:rsidDel="00000000" w:rsidR="00000000" w:rsidRPr="00000000">
        <w:rPr>
          <w:rFonts w:ascii="Cardo" w:cs="Cardo" w:eastAsia="Cardo" w:hAnsi="Cardo"/>
          <w:sz w:val="20"/>
          <w:szCs w:val="20"/>
          <w:rtl w:val="0"/>
        </w:rPr>
        <w:t xml:space="preserve"> 1.5 BID to 45 Gy→ (panel discussion if operable)→ 65-71 Gy with </w:t>
      </w:r>
      <w:r w:rsidDel="00000000" w:rsidR="00000000" w:rsidRPr="00000000">
        <w:rPr>
          <w:rFonts w:ascii="Times New Roman" w:cs="Times New Roman" w:eastAsia="Times New Roman" w:hAnsi="Times New Roman"/>
          <w:sz w:val="20"/>
          <w:szCs w:val="20"/>
          <w:rtl w:val="0"/>
        </w:rPr>
        <w:t xml:space="preserve">CVenorelbine</w:t>
      </w:r>
      <w:r w:rsidDel="00000000" w:rsidR="00000000" w:rsidRPr="00000000">
        <w:rPr>
          <w:rFonts w:ascii="Times New Roman" w:cs="Times New Roman" w:eastAsia="Times New Roman" w:hAnsi="Times New Roman"/>
          <w:sz w:val="20"/>
          <w:szCs w:val="20"/>
          <w:rtl w:val="0"/>
        </w:rPr>
        <w:t xml:space="preserve"> vs. Surgery. </w:t>
      </w:r>
    </w:p>
    <w:p w:rsidR="00000000" w:rsidDel="00000000" w:rsidP="00000000" w:rsidRDefault="00000000" w:rsidRPr="00000000" w14:paraId="0000060B">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pCR 33% in surgery arm.</w:t>
      </w:r>
    </w:p>
    <w:p w:rsidR="00000000" w:rsidDel="00000000" w:rsidP="00000000" w:rsidRDefault="00000000" w:rsidRPr="00000000" w14:paraId="0000060C">
      <w:pPr>
        <w:numPr>
          <w:ilvl w:val="1"/>
          <w:numId w:val="67"/>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5y OS ~42%. 5y PFS ~33%. </w:t>
      </w:r>
    </w:p>
    <w:p w:rsidR="00000000" w:rsidDel="00000000" w:rsidP="00000000" w:rsidRDefault="00000000" w:rsidRPr="00000000" w14:paraId="0000060D">
      <w:pPr>
        <w:numPr>
          <w:ilvl w:val="1"/>
          <w:numId w:val="6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of death from pneumonectomy </w:t>
      </w:r>
      <w:r w:rsidDel="00000000" w:rsidR="00000000" w:rsidRPr="00000000">
        <w:rPr>
          <w:rFonts w:ascii="Times New Roman" w:cs="Times New Roman" w:eastAsia="Times New Roman" w:hAnsi="Times New Roman"/>
          <w:b w:val="1"/>
          <w:sz w:val="20"/>
          <w:szCs w:val="20"/>
          <w:rtl w:val="0"/>
        </w:rPr>
        <w:t xml:space="preserve">ZERO</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E">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 institutions </w:t>
      </w:r>
      <w:r w:rsidDel="00000000" w:rsidR="00000000" w:rsidRPr="00000000">
        <w:rPr>
          <w:rFonts w:ascii="Times New Roman" w:cs="Times New Roman" w:eastAsia="Times New Roman" w:hAnsi="Times New Roman"/>
          <w:sz w:val="20"/>
          <w:szCs w:val="20"/>
          <w:rtl w:val="0"/>
        </w:rPr>
        <w:t xml:space="preserve">treat to higher</w:t>
      </w:r>
      <w:r w:rsidDel="00000000" w:rsidR="00000000" w:rsidRPr="00000000">
        <w:rPr>
          <w:rFonts w:ascii="Times New Roman" w:cs="Times New Roman" w:eastAsia="Times New Roman" w:hAnsi="Times New Roman"/>
          <w:sz w:val="20"/>
          <w:szCs w:val="20"/>
          <w:rtl w:val="0"/>
        </w:rPr>
        <w:t xml:space="preserve"> pre-op dose (60 Gy) with good outcomes [</w:t>
      </w:r>
      <w:hyperlink r:id="rId398">
        <w:r w:rsidDel="00000000" w:rsidR="00000000" w:rsidRPr="00000000">
          <w:rPr>
            <w:rFonts w:ascii="Times New Roman" w:cs="Times New Roman" w:eastAsia="Times New Roman" w:hAnsi="Times New Roman"/>
            <w:sz w:val="20"/>
            <w:szCs w:val="20"/>
            <w:rtl w:val="0"/>
          </w:rPr>
          <w:t xml:space="preserve">Shaikh</w:t>
        </w:r>
      </w:hyperlink>
      <w:r w:rsidDel="00000000" w:rsidR="00000000" w:rsidRPr="00000000">
        <w:rPr>
          <w:rFonts w:ascii="Times New Roman" w:cs="Times New Roman" w:eastAsia="Times New Roman" w:hAnsi="Times New Roman"/>
          <w:sz w:val="20"/>
          <w:szCs w:val="20"/>
          <w:rtl w:val="0"/>
        </w:rPr>
        <w:t xml:space="preserve">, </w:t>
      </w:r>
      <w:hyperlink r:id="rId399">
        <w:r w:rsidDel="00000000" w:rsidR="00000000" w:rsidRPr="00000000">
          <w:rPr>
            <w:rFonts w:ascii="Times New Roman" w:cs="Times New Roman" w:eastAsia="Times New Roman" w:hAnsi="Times New Roman"/>
            <w:sz w:val="20"/>
            <w:szCs w:val="20"/>
            <w:rtl w:val="0"/>
          </w:rPr>
          <w:t xml:space="preserve">Seder</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F">
      <w:pPr>
        <w:numPr>
          <w:ilvl w:val="0"/>
          <w:numId w:val="6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Recall: For superior sulcus, median tumor dose of 59.4 Gy has a pCR ~50%!</w:t>
      </w:r>
    </w:p>
    <w:p w:rsidR="00000000" w:rsidDel="00000000" w:rsidP="00000000" w:rsidRDefault="00000000" w:rsidRPr="00000000" w14:paraId="00000610">
      <w:pPr>
        <w:spacing w:line="240" w:lineRule="auto"/>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11">
      <w:pPr>
        <w:pStyle w:val="Heading2"/>
        <w:rPr/>
      </w:pPr>
      <w:bookmarkStart w:colFirst="0" w:colLast="0" w:name="_1u6t437wyiec" w:id="101"/>
      <w:bookmarkEnd w:id="101"/>
      <w:hyperlink w:anchor="_lx2epxcmsg6">
        <w:r w:rsidDel="00000000" w:rsidR="00000000" w:rsidRPr="00000000">
          <w:rPr>
            <w:rtl w:val="0"/>
          </w:rPr>
          <w:t xml:space="preserve">Elective Nodal Irradiation</w:t>
        </w:r>
      </w:hyperlink>
      <w:r w:rsidDel="00000000" w:rsidR="00000000" w:rsidRPr="00000000">
        <w:rPr>
          <w:rtl w:val="0"/>
        </w:rPr>
      </w:r>
    </w:p>
    <w:p w:rsidR="00000000" w:rsidDel="00000000" w:rsidP="00000000" w:rsidRDefault="00000000" w:rsidRPr="00000000" w14:paraId="00000612">
      <w:pPr>
        <w:numPr>
          <w:ilvl w:val="0"/>
          <w:numId w:val="25"/>
        </w:numPr>
        <w:spacing w:line="240" w:lineRule="auto"/>
        <w:ind w:left="720" w:hanging="360"/>
        <w:rPr>
          <w:b w:val="0"/>
        </w:rPr>
      </w:pPr>
      <w:r w:rsidDel="00000000" w:rsidR="00000000" w:rsidRPr="00000000">
        <w:rPr>
          <w:rtl w:val="0"/>
        </w:rPr>
        <w:t xml:space="preserve">ENI: Isolated outside-field RT failures &lt; 8%. </w:t>
      </w:r>
    </w:p>
    <w:p w:rsidR="00000000" w:rsidDel="00000000" w:rsidP="00000000" w:rsidRDefault="00000000" w:rsidRPr="00000000" w14:paraId="00000613">
      <w:pPr>
        <w:numPr>
          <w:ilvl w:val="1"/>
          <w:numId w:val="25"/>
        </w:numPr>
        <w:spacing w:line="240" w:lineRule="auto"/>
        <w:ind w:left="1440" w:hanging="360"/>
        <w:rPr>
          <w:b w:val="0"/>
        </w:rPr>
      </w:pPr>
      <w:r w:rsidDel="00000000" w:rsidR="00000000" w:rsidRPr="00000000">
        <w:rPr>
          <w:rtl w:val="0"/>
        </w:rPr>
        <w:t xml:space="preserve">However, many of these patients received &gt; 40 Gy to the mediastinum. </w:t>
      </w:r>
    </w:p>
    <w:p w:rsidR="00000000" w:rsidDel="00000000" w:rsidP="00000000" w:rsidRDefault="00000000" w:rsidRPr="00000000" w14:paraId="00000614">
      <w:pPr>
        <w:numPr>
          <w:ilvl w:val="1"/>
          <w:numId w:val="25"/>
        </w:numPr>
        <w:spacing w:line="240" w:lineRule="auto"/>
        <w:ind w:left="1440" w:hanging="360"/>
        <w:rPr>
          <w:b w:val="0"/>
        </w:rPr>
      </w:pPr>
      <w:r w:rsidDel="00000000" w:rsidR="00000000" w:rsidRPr="00000000">
        <w:rPr>
          <w:rtl w:val="0"/>
        </w:rPr>
        <w:t xml:space="preserve">Recall: 2y cardiac events are in the double-digits for MHD &gt; 20 Gy! </w:t>
      </w:r>
    </w:p>
    <w:p w:rsidR="00000000" w:rsidDel="00000000" w:rsidP="00000000" w:rsidRDefault="00000000" w:rsidRPr="00000000" w14:paraId="00000615">
      <w:pPr>
        <w:numPr>
          <w:ilvl w:val="1"/>
          <w:numId w:val="25"/>
        </w:numPr>
        <w:spacing w:line="240" w:lineRule="auto"/>
        <w:ind w:left="1440" w:hanging="360"/>
        <w:rPr>
          <w:b w:val="0"/>
        </w:rPr>
      </w:pPr>
      <w:r w:rsidDel="00000000" w:rsidR="00000000" w:rsidRPr="00000000">
        <w:rPr>
          <w:rFonts w:ascii="Gungsuh" w:cs="Gungsuh" w:eastAsia="Gungsuh" w:hAnsi="Gungsuh"/>
          <w:rtl w:val="0"/>
        </w:rPr>
        <w:t xml:space="preserve">Treat nodes ≥ 1 cm SAD, avid on PET (SUV &gt; 3.0) or biopsy proven.</w:t>
      </w:r>
    </w:p>
    <w:p w:rsidR="00000000" w:rsidDel="00000000" w:rsidP="00000000" w:rsidRDefault="00000000" w:rsidRPr="00000000" w14:paraId="00000616">
      <w:pPr>
        <w:numPr>
          <w:ilvl w:val="2"/>
          <w:numId w:val="25"/>
        </w:numPr>
        <w:spacing w:line="240" w:lineRule="auto"/>
        <w:ind w:left="2160" w:hanging="360"/>
        <w:rPr>
          <w:b w:val="0"/>
        </w:rPr>
      </w:pPr>
      <w:r w:rsidDel="00000000" w:rsidR="00000000" w:rsidRPr="00000000">
        <w:rPr>
          <w:rtl w:val="0"/>
        </w:rPr>
        <w:t xml:space="preserve">Also </w:t>
      </w:r>
      <w:r w:rsidDel="00000000" w:rsidR="00000000" w:rsidRPr="00000000">
        <w:rPr>
          <w:rtl w:val="0"/>
        </w:rPr>
        <w:t xml:space="preserve">include if 2</w:t>
      </w:r>
      <w:r w:rsidDel="00000000" w:rsidR="00000000" w:rsidRPr="00000000">
        <w:rPr>
          <w:rtl w:val="0"/>
        </w:rPr>
        <w:t xml:space="preserve">+ nodes in a high risk station, within 1 cm of primary per RTOG 11-06. </w:t>
      </w:r>
    </w:p>
    <w:p w:rsidR="00000000" w:rsidDel="00000000" w:rsidP="00000000" w:rsidRDefault="00000000" w:rsidRPr="00000000" w14:paraId="00000617">
      <w:pPr>
        <w:spacing w:line="240" w:lineRule="auto"/>
        <w:ind w:left="720" w:firstLine="0"/>
        <w:rPr/>
      </w:pPr>
      <w:r w:rsidDel="00000000" w:rsidR="00000000" w:rsidRPr="00000000">
        <w:rPr>
          <w:rtl w:val="0"/>
        </w:rPr>
        <w:t xml:space="preserve"> </w:t>
      </w:r>
    </w:p>
    <w:p w:rsidR="00000000" w:rsidDel="00000000" w:rsidP="00000000" w:rsidRDefault="00000000" w:rsidRPr="00000000" w14:paraId="00000618">
      <w:pPr>
        <w:spacing w:line="240" w:lineRule="auto"/>
        <w:jc w:val="center"/>
        <w:rPr/>
      </w:pPr>
      <w:r w:rsidDel="00000000" w:rsidR="00000000" w:rsidRPr="00000000">
        <w:rPr>
          <w:rtl w:val="0"/>
        </w:rPr>
        <w:t xml:space="preserve">Everyone quotes the above rate of isolated nodal failure (&lt; 8%), but it is archaic. A more appropriate term would be EMI (Elective Mediastinal Irradiation). To say that there is no role for ENI in the modern era is not true, as no Phase III trial exists asking about definitive ENI in an intelligent manner with modern technology ([</w:t>
      </w:r>
      <w:hyperlink w:anchor="qqm2ojo8sjj4">
        <w:r w:rsidDel="00000000" w:rsidR="00000000" w:rsidRPr="00000000">
          <w:rPr>
            <w:rtl w:val="0"/>
          </w:rPr>
          <w:t xml:space="preserve">PET-Plan was not a pure ENI trial</w:t>
        </w:r>
      </w:hyperlink>
      <w:r w:rsidDel="00000000" w:rsidR="00000000" w:rsidRPr="00000000">
        <w:rPr>
          <w:rtl w:val="0"/>
        </w:rPr>
        <w:t xml:space="preserve">], and it did not use </w:t>
      </w:r>
      <w:r w:rsidDel="00000000" w:rsidR="00000000" w:rsidRPr="00000000">
        <w:rPr>
          <w:rtl w:val="0"/>
        </w:rPr>
        <w:t xml:space="preserve">[</w:t>
      </w:r>
      <w:hyperlink w:anchor="jgrlfoasvoc2">
        <w:r w:rsidDel="00000000" w:rsidR="00000000" w:rsidRPr="00000000">
          <w:rPr>
            <w:rtl w:val="0"/>
          </w:rPr>
          <w:t xml:space="preserve">heart V50 &lt; 25%</w:t>
        </w:r>
      </w:hyperlink>
      <w:r w:rsidDel="00000000" w:rsidR="00000000" w:rsidRPr="00000000">
        <w:rPr>
          <w:rtl w:val="0"/>
        </w:rPr>
        <w:t xml:space="preserve">], which appears to be a significant factor for treatment-related morbidity). Also, isolated out of field nodal failures is not a great endpoint. Instead, be sure to look at *any* component of nodal (namely mediastinal) failure. Beware of old dogma and consider ENI so long as Mean Heart Dose is &lt; 10-20 Gy, but do so at your own peril from being chastised by your colleagues even though it makes so much sense. In fact, mediastinal nodal clearance may be associated with a [</w:t>
      </w:r>
      <w:hyperlink w:anchor="tf2fioskkctm">
        <w:r w:rsidDel="00000000" w:rsidR="00000000" w:rsidRPr="00000000">
          <w:rPr>
            <w:rtl w:val="0"/>
          </w:rPr>
          <w:t xml:space="preserve">DOUBLING of overall survival</w:t>
        </w:r>
      </w:hyperlink>
      <w:r w:rsidDel="00000000" w:rsidR="00000000" w:rsidRPr="00000000">
        <w:rPr>
          <w:rtl w:val="0"/>
        </w:rPr>
        <w:t xml:space="preserve">], and salvage options for mediastinal recurrences are poor as many patients also present with distant metastasis in this setting. Also, if you are going to be applying ENI in the preoperative setting, be sure to be aware of 2 year cardiac events according to Mean Heart Dose per the [</w:t>
      </w:r>
      <w:hyperlink w:anchor="gra27hkb8d9y">
        <w:r w:rsidDel="00000000" w:rsidR="00000000" w:rsidRPr="00000000">
          <w:rPr>
            <w:rtl w:val="0"/>
          </w:rPr>
          <w:t xml:space="preserve">Pooled RTOG Analysis</w:t>
        </w:r>
      </w:hyperlink>
      <w:r w:rsidDel="00000000" w:rsidR="00000000" w:rsidRPr="00000000">
        <w:rPr>
          <w:rtl w:val="0"/>
        </w:rPr>
        <w:t xml:space="preserve">]. Finally, stage III lung cancer has a 5y overall survival of around 20%, so we should be doing everything we can to improve outcomes so long as ENI is done in an intelligent manner and dose constraints to the mediastinum are met.</w:t>
      </w:r>
    </w:p>
    <w:p w:rsidR="00000000" w:rsidDel="00000000" w:rsidP="00000000" w:rsidRDefault="00000000" w:rsidRPr="00000000" w14:paraId="00000619">
      <w:pPr>
        <w:spacing w:line="240" w:lineRule="auto"/>
        <w:jc w:val="center"/>
        <w:rPr/>
      </w:pPr>
      <w:r w:rsidDel="00000000" w:rsidR="00000000" w:rsidRPr="00000000">
        <w:rPr>
          <w:rtl w:val="0"/>
        </w:rPr>
        <w:t xml:space="preserve"> Heart V50 &lt; 25% [</w:t>
      </w:r>
      <w:hyperlink w:anchor="jgrlfoasvoc2">
        <w:r w:rsidDel="00000000" w:rsidR="00000000" w:rsidRPr="00000000">
          <w:rPr>
            <w:rtl w:val="0"/>
          </w:rPr>
          <w:t xml:space="preserve">appears to matter the most</w:t>
        </w:r>
      </w:hyperlink>
      <w:r w:rsidDel="00000000" w:rsidR="00000000" w:rsidRPr="00000000">
        <w:rPr>
          <w:rtl w:val="0"/>
        </w:rPr>
        <w:t xml:space="preserve">] but has not been used on any prospective protocols. </w:t>
      </w:r>
    </w:p>
    <w:p w:rsidR="00000000" w:rsidDel="00000000" w:rsidP="00000000" w:rsidRDefault="00000000" w:rsidRPr="00000000" w14:paraId="0000061A">
      <w:pPr>
        <w:spacing w:line="240" w:lineRule="auto"/>
        <w:rPr/>
      </w:pPr>
      <w:r w:rsidDel="00000000" w:rsidR="00000000" w:rsidRPr="00000000">
        <w:rPr>
          <w:rtl w:val="0"/>
        </w:rPr>
      </w:r>
    </w:p>
    <w:p w:rsidR="00000000" w:rsidDel="00000000" w:rsidP="00000000" w:rsidRDefault="00000000" w:rsidRPr="00000000" w14:paraId="0000061B">
      <w:pPr>
        <w:numPr>
          <w:ilvl w:val="0"/>
          <w:numId w:val="25"/>
        </w:numPr>
        <w:spacing w:line="240" w:lineRule="auto"/>
        <w:ind w:left="720" w:hanging="360"/>
        <w:rPr>
          <w:b w:val="0"/>
        </w:rPr>
      </w:pPr>
      <w:r w:rsidDel="00000000" w:rsidR="00000000" w:rsidRPr="00000000">
        <w:rPr>
          <w:rtl w:val="0"/>
        </w:rPr>
        <w:t xml:space="preserve">Comprehensive ENI is not recommended due to low observed rates of failure in uninvolved nodes without ENI.</w:t>
      </w:r>
    </w:p>
    <w:p w:rsidR="00000000" w:rsidDel="00000000" w:rsidP="00000000" w:rsidRDefault="00000000" w:rsidRPr="00000000" w14:paraId="0000061C">
      <w:pPr>
        <w:numPr>
          <w:ilvl w:val="0"/>
          <w:numId w:val="25"/>
        </w:numPr>
        <w:spacing w:line="240" w:lineRule="auto"/>
        <w:ind w:left="720" w:hanging="360"/>
        <w:rPr>
          <w:b w:val="0"/>
        </w:rPr>
      </w:pPr>
      <w:r w:rsidDel="00000000" w:rsidR="00000000" w:rsidRPr="00000000">
        <w:rPr>
          <w:b w:val="1"/>
          <w:rtl w:val="0"/>
        </w:rPr>
        <w:t xml:space="preserve">MSKCC</w:t>
      </w:r>
      <w:r w:rsidDel="00000000" w:rsidR="00000000" w:rsidRPr="00000000">
        <w:rPr>
          <w:rtl w:val="0"/>
        </w:rPr>
        <w:t xml:space="preserve"> [</w:t>
      </w:r>
      <w:hyperlink r:id="rId400">
        <w:r w:rsidDel="00000000" w:rsidR="00000000" w:rsidRPr="00000000">
          <w:rPr>
            <w:rtl w:val="0"/>
          </w:rPr>
          <w:t xml:space="preserve">Rosenweig</w:t>
        </w:r>
      </w:hyperlink>
      <w:hyperlink r:id="rId401">
        <w:r w:rsidDel="00000000" w:rsidR="00000000" w:rsidRPr="00000000">
          <w:rPr>
            <w:rtl w:val="0"/>
          </w:rPr>
          <w:t xml:space="preserve"> JCO '07]</w:t>
        </w:r>
      </w:hyperlink>
      <w:r w:rsidDel="00000000" w:rsidR="00000000" w:rsidRPr="00000000">
        <w:rPr>
          <w:rtl w:val="0"/>
        </w:rPr>
        <w:t xml:space="preserve">: Median </w:t>
      </w:r>
      <w:r w:rsidDel="00000000" w:rsidR="00000000" w:rsidRPr="00000000">
        <w:rPr>
          <w:b w:val="1"/>
          <w:rtl w:val="0"/>
        </w:rPr>
        <w:t xml:space="preserve">66 Gy </w:t>
      </w:r>
      <w:r w:rsidDel="00000000" w:rsidR="00000000" w:rsidRPr="00000000">
        <w:rPr>
          <w:rtl w:val="0"/>
        </w:rPr>
        <w:t xml:space="preserve">(50-90 Gy). </w:t>
        <w:br w:type="textWrapping"/>
        <w:t xml:space="preserve">Only 6% of pts w isolated new nodal failure in the absence of local failure.</w:t>
      </w:r>
    </w:p>
    <w:p w:rsidR="00000000" w:rsidDel="00000000" w:rsidP="00000000" w:rsidRDefault="00000000" w:rsidRPr="00000000" w14:paraId="0000061D">
      <w:pPr>
        <w:spacing w:line="240" w:lineRule="auto"/>
        <w:ind w:left="720" w:firstLine="0"/>
        <w:rPr/>
      </w:pPr>
      <w:r w:rsidDel="00000000" w:rsidR="00000000" w:rsidRPr="00000000">
        <w:rPr>
          <w:rtl w:val="0"/>
        </w:rPr>
        <w:t xml:space="preserve">Recall: Many of these patients received 50.4 Gy to the entire mediastinum (not done today).</w:t>
      </w:r>
    </w:p>
    <w:p w:rsidR="00000000" w:rsidDel="00000000" w:rsidP="00000000" w:rsidRDefault="00000000" w:rsidRPr="00000000" w14:paraId="0000061E">
      <w:pPr>
        <w:numPr>
          <w:ilvl w:val="1"/>
          <w:numId w:val="25"/>
        </w:numPr>
        <w:spacing w:line="240" w:lineRule="auto"/>
        <w:ind w:left="1440" w:hanging="360"/>
        <w:rPr>
          <w:b w:val="0"/>
        </w:rPr>
      </w:pPr>
      <w:r w:rsidDel="00000000" w:rsidR="00000000" w:rsidRPr="00000000">
        <w:rPr>
          <w:rtl w:val="0"/>
        </w:rPr>
        <w:t xml:space="preserve">524 pts. 1991-2005. 40% RT alone, 40% induction chemo, 15% CCRT. MFU 41 mo.</w:t>
      </w:r>
    </w:p>
    <w:p w:rsidR="00000000" w:rsidDel="00000000" w:rsidP="00000000" w:rsidRDefault="00000000" w:rsidRPr="00000000" w14:paraId="0000061F">
      <w:pPr>
        <w:numPr>
          <w:ilvl w:val="2"/>
          <w:numId w:val="25"/>
        </w:numPr>
        <w:spacing w:line="240" w:lineRule="auto"/>
        <w:ind w:left="2160" w:hanging="360"/>
        <w:rPr>
          <w:b w:val="0"/>
        </w:rPr>
      </w:pPr>
      <w:r w:rsidDel="00000000" w:rsidR="00000000" w:rsidRPr="00000000">
        <w:rPr>
          <w:rtl w:val="0"/>
        </w:rPr>
        <w:t xml:space="preserve">RT: Nodes included in GTV if biopsy positive, &gt; 1.5 cm SAD, or increased SUV on FDG-PET.</w:t>
      </w:r>
    </w:p>
    <w:p w:rsidR="00000000" w:rsidDel="00000000" w:rsidP="00000000" w:rsidRDefault="00000000" w:rsidRPr="00000000" w14:paraId="00000620">
      <w:pPr>
        <w:numPr>
          <w:ilvl w:val="2"/>
          <w:numId w:val="25"/>
        </w:numPr>
        <w:spacing w:line="240" w:lineRule="auto"/>
        <w:ind w:left="2160" w:hanging="360"/>
        <w:rPr>
          <w:b w:val="0"/>
        </w:rPr>
      </w:pPr>
      <w:r w:rsidDel="00000000" w:rsidR="00000000" w:rsidRPr="00000000">
        <w:rPr>
          <w:rtl w:val="0"/>
        </w:rPr>
        <w:t xml:space="preserve">PTV added 10-15 mm. </w:t>
      </w:r>
    </w:p>
    <w:p w:rsidR="00000000" w:rsidDel="00000000" w:rsidP="00000000" w:rsidRDefault="00000000" w:rsidRPr="00000000" w14:paraId="00000621">
      <w:pPr>
        <w:numPr>
          <w:ilvl w:val="1"/>
          <w:numId w:val="25"/>
        </w:numPr>
        <w:spacing w:line="240" w:lineRule="auto"/>
        <w:ind w:left="1440" w:hanging="360"/>
        <w:rPr>
          <w:b w:val="0"/>
        </w:rPr>
      </w:pPr>
      <w:r w:rsidDel="00000000" w:rsidR="00000000" w:rsidRPr="00000000">
        <w:rPr>
          <w:rFonts w:ascii="Cardo" w:cs="Cardo" w:eastAsia="Cardo" w:hAnsi="Cardo"/>
          <w:rtl w:val="0"/>
        </w:rPr>
        <w:t xml:space="preserve">LC at 2y / 5y of 51→ 39%. </w:t>
      </w:r>
    </w:p>
    <w:p w:rsidR="00000000" w:rsidDel="00000000" w:rsidP="00000000" w:rsidRDefault="00000000" w:rsidRPr="00000000" w14:paraId="00000622">
      <w:pPr>
        <w:numPr>
          <w:ilvl w:val="1"/>
          <w:numId w:val="25"/>
        </w:numPr>
        <w:spacing w:line="240" w:lineRule="auto"/>
        <w:ind w:left="1440" w:hanging="360"/>
        <w:rPr>
          <w:b w:val="0"/>
        </w:rPr>
      </w:pPr>
      <w:r w:rsidDel="00000000" w:rsidR="00000000" w:rsidRPr="00000000">
        <w:rPr>
          <w:rFonts w:ascii="Cardo" w:cs="Cardo" w:eastAsia="Cardo" w:hAnsi="Cardo"/>
          <w:rtl w:val="0"/>
        </w:rPr>
        <w:t xml:space="preserve">OS at 2y / 5y of 43→ 19%. </w:t>
      </w:r>
    </w:p>
    <w:p w:rsidR="00000000" w:rsidDel="00000000" w:rsidP="00000000" w:rsidRDefault="00000000" w:rsidRPr="00000000" w14:paraId="00000623">
      <w:pPr>
        <w:numPr>
          <w:ilvl w:val="1"/>
          <w:numId w:val="25"/>
        </w:numPr>
        <w:spacing w:line="240" w:lineRule="auto"/>
        <w:ind w:left="1440" w:hanging="360"/>
        <w:rPr>
          <w:b w:val="0"/>
        </w:rPr>
      </w:pPr>
      <w:r w:rsidDel="00000000" w:rsidR="00000000" w:rsidRPr="00000000">
        <w:rPr>
          <w:rtl w:val="0"/>
        </w:rPr>
        <w:t xml:space="preserve">Only 6% of patients had elective nodal failure. </w:t>
      </w:r>
      <w:r w:rsidDel="00000000" w:rsidR="00000000" w:rsidRPr="00000000">
        <w:rPr>
          <w:rtl w:val="0"/>
        </w:rPr>
        <w:t xml:space="preserve">MTTNF</w:t>
      </w:r>
      <w:r w:rsidDel="00000000" w:rsidR="00000000" w:rsidRPr="00000000">
        <w:rPr>
          <w:rtl w:val="0"/>
        </w:rPr>
        <w:t xml:space="preserve"> 6 mo. 2y ENF 8%. </w:t>
      </w:r>
    </w:p>
    <w:p w:rsidR="00000000" w:rsidDel="00000000" w:rsidP="00000000" w:rsidRDefault="00000000" w:rsidRPr="00000000" w14:paraId="00000624">
      <w:pPr>
        <w:numPr>
          <w:ilvl w:val="0"/>
          <w:numId w:val="25"/>
        </w:numPr>
        <w:spacing w:line="240" w:lineRule="auto"/>
        <w:ind w:left="720" w:hanging="360"/>
        <w:rPr>
          <w:b w:val="0"/>
        </w:rPr>
      </w:pPr>
      <w:r w:rsidDel="00000000" w:rsidR="00000000" w:rsidRPr="00000000">
        <w:rPr>
          <w:b w:val="1"/>
          <w:rtl w:val="0"/>
        </w:rPr>
        <w:t xml:space="preserve">China </w:t>
      </w:r>
      <w:r w:rsidDel="00000000" w:rsidR="00000000" w:rsidRPr="00000000">
        <w:rPr>
          <w:rtl w:val="0"/>
        </w:rPr>
        <w:t xml:space="preserve">[</w:t>
      </w:r>
      <w:hyperlink r:id="rId402">
        <w:r w:rsidDel="00000000" w:rsidR="00000000" w:rsidRPr="00000000">
          <w:rPr>
            <w:rtl w:val="0"/>
          </w:rPr>
          <w:t xml:space="preserve">Yuan AJCO '07</w:t>
        </w:r>
      </w:hyperlink>
      <w:r w:rsidDel="00000000" w:rsidR="00000000" w:rsidRPr="00000000">
        <w:rPr>
          <w:rtl w:val="0"/>
        </w:rPr>
        <w:t xml:space="preserve">]: Phase III. </w:t>
      </w:r>
      <w:r w:rsidDel="00000000" w:rsidR="00000000" w:rsidRPr="00000000">
        <w:rPr>
          <w:b w:val="1"/>
          <w:rtl w:val="0"/>
        </w:rPr>
        <w:t xml:space="preserve">ENI to 60-64 Gy vs. IFRT to 68-74 Gy</w:t>
      </w:r>
      <w:r w:rsidDel="00000000" w:rsidR="00000000" w:rsidRPr="00000000">
        <w:rPr>
          <w:rtl w:val="0"/>
        </w:rPr>
        <w:t xml:space="preserve">. </w:t>
        <w:br w:type="textWrapping"/>
        <w:t xml:space="preserve">Conclusion: Worse LC, OS and pneumonitis with ENI/EMI.</w:t>
      </w:r>
    </w:p>
    <w:p w:rsidR="00000000" w:rsidDel="00000000" w:rsidP="00000000" w:rsidRDefault="00000000" w:rsidRPr="00000000" w14:paraId="00000625">
      <w:pPr>
        <w:numPr>
          <w:ilvl w:val="1"/>
          <w:numId w:val="25"/>
        </w:numPr>
        <w:spacing w:line="240" w:lineRule="auto"/>
        <w:ind w:left="1440" w:hanging="360"/>
        <w:rPr>
          <w:b w:val="0"/>
        </w:rPr>
      </w:pPr>
      <w:r w:rsidDel="00000000" w:rsidR="00000000" w:rsidRPr="00000000">
        <w:rPr>
          <w:rFonts w:ascii="Gungsuh" w:cs="Gungsuh" w:eastAsia="Gungsuh" w:hAnsi="Gungsuh"/>
          <w:rtl w:val="0"/>
        </w:rPr>
        <w:t xml:space="preserve">Fields should include pre-chemo GTV (PTV + 1 cm) and nodes with SAD ≥ 1 cm (PTV + 0.5 cm). </w:t>
      </w:r>
    </w:p>
    <w:p w:rsidR="00000000" w:rsidDel="00000000" w:rsidP="00000000" w:rsidRDefault="00000000" w:rsidRPr="00000000" w14:paraId="00000626">
      <w:pPr>
        <w:numPr>
          <w:ilvl w:val="1"/>
          <w:numId w:val="25"/>
        </w:numPr>
        <w:spacing w:line="240" w:lineRule="auto"/>
        <w:ind w:left="1440" w:hanging="360"/>
        <w:rPr>
          <w:b w:val="0"/>
        </w:rPr>
      </w:pPr>
      <w:r w:rsidDel="00000000" w:rsidR="00000000" w:rsidRPr="00000000">
        <w:rPr>
          <w:rtl w:val="0"/>
        </w:rPr>
        <w:t xml:space="preserve">200 pts. Inoperable stage III.</w:t>
      </w:r>
    </w:p>
    <w:p w:rsidR="00000000" w:rsidDel="00000000" w:rsidP="00000000" w:rsidRDefault="00000000" w:rsidRPr="00000000" w14:paraId="00000627">
      <w:pPr>
        <w:numPr>
          <w:ilvl w:val="2"/>
          <w:numId w:val="25"/>
        </w:numPr>
        <w:spacing w:line="240" w:lineRule="auto"/>
        <w:ind w:left="2160" w:hanging="360"/>
        <w:rPr>
          <w:b w:val="0"/>
        </w:rPr>
      </w:pPr>
      <w:r w:rsidDel="00000000" w:rsidR="00000000" w:rsidRPr="00000000">
        <w:rPr>
          <w:rtl w:val="0"/>
        </w:rPr>
        <w:t xml:space="preserve">CDDP-based induction x4-6c, with CCRT started after the second cycle of chemotherapy. </w:t>
      </w:r>
    </w:p>
    <w:p w:rsidR="00000000" w:rsidDel="00000000" w:rsidP="00000000" w:rsidRDefault="00000000" w:rsidRPr="00000000" w14:paraId="00000628">
      <w:pPr>
        <w:numPr>
          <w:ilvl w:val="2"/>
          <w:numId w:val="25"/>
        </w:numPr>
        <w:spacing w:line="240" w:lineRule="auto"/>
        <w:ind w:left="2160" w:hanging="360"/>
        <w:rPr>
          <w:b w:val="0"/>
        </w:rPr>
      </w:pPr>
      <w:r w:rsidDel="00000000" w:rsidR="00000000" w:rsidRPr="00000000">
        <w:rPr>
          <w:rFonts w:ascii="Gungsuh" w:cs="Gungsuh" w:eastAsia="Gungsuh" w:hAnsi="Gungsuh"/>
          <w:rtl w:val="0"/>
        </w:rPr>
        <w:t xml:space="preserve">RT volumes: Pre Chemo, biopsy positive nodes, and nodes ≥ 1 cm SAD (PTV + 0.5 cm).</w:t>
      </w:r>
    </w:p>
    <w:p w:rsidR="00000000" w:rsidDel="00000000" w:rsidP="00000000" w:rsidRDefault="00000000" w:rsidRPr="00000000" w14:paraId="00000629">
      <w:pPr>
        <w:numPr>
          <w:ilvl w:val="2"/>
          <w:numId w:val="25"/>
        </w:numPr>
        <w:spacing w:line="240" w:lineRule="auto"/>
        <w:ind w:left="2160" w:hanging="360"/>
        <w:rPr>
          <w:b w:val="0"/>
        </w:rPr>
      </w:pPr>
      <w:r w:rsidDel="00000000" w:rsidR="00000000" w:rsidRPr="00000000">
        <w:rPr>
          <w:rtl w:val="0"/>
        </w:rPr>
        <w:t xml:space="preserve">ENI: Included ipsi hilum, mediastinum (from inf head of clavicle to 5-8 cm below carina), and sometimes the SCV. 44 Gy delivered at a minimum, with 16-20 Gy boost when feasible. </w:t>
      </w:r>
    </w:p>
    <w:p w:rsidR="00000000" w:rsidDel="00000000" w:rsidP="00000000" w:rsidRDefault="00000000" w:rsidRPr="00000000" w14:paraId="0000062A">
      <w:pPr>
        <w:numPr>
          <w:ilvl w:val="1"/>
          <w:numId w:val="25"/>
        </w:numPr>
        <w:spacing w:line="240" w:lineRule="auto"/>
        <w:ind w:left="1440" w:hanging="360"/>
        <w:rPr>
          <w:b w:val="0"/>
        </w:rPr>
      </w:pPr>
      <w:r w:rsidDel="00000000" w:rsidR="00000000" w:rsidRPr="00000000">
        <w:rPr>
          <w:rFonts w:ascii="Cardo" w:cs="Cardo" w:eastAsia="Cardo" w:hAnsi="Cardo"/>
          <w:rtl w:val="0"/>
        </w:rPr>
        <w:t xml:space="preserve">5y LC 36→ 51%, pneumonitis 29→ 17%.</w:t>
      </w:r>
    </w:p>
    <w:p w:rsidR="00000000" w:rsidDel="00000000" w:rsidP="00000000" w:rsidRDefault="00000000" w:rsidRPr="00000000" w14:paraId="0000062B">
      <w:pPr>
        <w:numPr>
          <w:ilvl w:val="1"/>
          <w:numId w:val="25"/>
        </w:numPr>
        <w:spacing w:line="240" w:lineRule="auto"/>
        <w:ind w:left="1440" w:hanging="360"/>
        <w:rPr>
          <w:b w:val="0"/>
        </w:rPr>
      </w:pPr>
      <w:r w:rsidDel="00000000" w:rsidR="00000000" w:rsidRPr="00000000">
        <w:rPr>
          <w:rFonts w:ascii="Cardo" w:cs="Cardo" w:eastAsia="Cardo" w:hAnsi="Cardo"/>
          <w:rtl w:val="0"/>
        </w:rPr>
        <w:t xml:space="preserve">OOF ~5%, 5y IFF 38→ 55%. </w:t>
      </w:r>
    </w:p>
    <w:p w:rsidR="00000000" w:rsidDel="00000000" w:rsidP="00000000" w:rsidRDefault="00000000" w:rsidRPr="00000000" w14:paraId="0000062C">
      <w:pPr>
        <w:numPr>
          <w:ilvl w:val="1"/>
          <w:numId w:val="25"/>
        </w:numPr>
        <w:spacing w:line="240" w:lineRule="auto"/>
        <w:ind w:left="1440" w:hanging="360"/>
        <w:rPr>
          <w:b w:val="0"/>
        </w:rPr>
      </w:pPr>
      <w:r w:rsidDel="00000000" w:rsidR="00000000" w:rsidRPr="00000000">
        <w:rPr>
          <w:rFonts w:ascii="Cardo" w:cs="Cardo" w:eastAsia="Cardo" w:hAnsi="Cardo"/>
          <w:rtl w:val="0"/>
        </w:rPr>
        <w:t xml:space="preserve">2y OS 25→ 39%. </w:t>
      </w:r>
    </w:p>
    <w:p w:rsidR="00000000" w:rsidDel="00000000" w:rsidP="00000000" w:rsidRDefault="00000000" w:rsidRPr="00000000" w14:paraId="0000062D">
      <w:pPr>
        <w:numPr>
          <w:ilvl w:val="0"/>
          <w:numId w:val="25"/>
        </w:numPr>
        <w:spacing w:line="240" w:lineRule="auto"/>
        <w:ind w:left="720" w:hanging="360"/>
        <w:rPr>
          <w:u w:val="none"/>
        </w:rPr>
      </w:pPr>
      <w:r w:rsidDel="00000000" w:rsidR="00000000" w:rsidRPr="00000000">
        <w:rPr>
          <w:rtl w:val="0"/>
        </w:rPr>
        <w:t xml:space="preserve">Se</w:t>
      </w:r>
      <w:r w:rsidDel="00000000" w:rsidR="00000000" w:rsidRPr="00000000">
        <w:rPr>
          <w:rtl w:val="0"/>
        </w:rPr>
        <w:t xml:space="preserve">e [</w:t>
      </w:r>
      <w:hyperlink w:anchor="qqm2ojo8sjj4">
        <w:r w:rsidDel="00000000" w:rsidR="00000000" w:rsidRPr="00000000">
          <w:rPr>
            <w:rtl w:val="0"/>
          </w:rPr>
          <w:t xml:space="preserve">PET-Plan</w:t>
        </w:r>
      </w:hyperlink>
      <w:r w:rsidDel="00000000" w:rsidR="00000000" w:rsidRPr="00000000">
        <w:rPr>
          <w:rtl w:val="0"/>
        </w:rPr>
        <w:t xml:space="preserve">] s</w:t>
      </w:r>
      <w:r w:rsidDel="00000000" w:rsidR="00000000" w:rsidRPr="00000000">
        <w:rPr>
          <w:rtl w:val="0"/>
        </w:rPr>
        <w:t xml:space="preserve">tudy, which demonstrated non-inferiority (and, in fact, less locoregional failures) when PET-alone volumes are utilized. This study was not a true ENI question, as it included up to 3 cm of non-avid atelectasis and also included areas without CT correlate but with &gt; 10% risk of nodal involvement.</w:t>
      </w:r>
    </w:p>
    <w:p w:rsidR="00000000" w:rsidDel="00000000" w:rsidP="00000000" w:rsidRDefault="00000000" w:rsidRPr="00000000" w14:paraId="0000062E">
      <w:pPr>
        <w:spacing w:line="240" w:lineRule="auto"/>
        <w:ind w:left="1440" w:firstLine="0"/>
        <w:rPr/>
      </w:pPr>
      <w:r w:rsidDel="00000000" w:rsidR="00000000" w:rsidRPr="00000000">
        <w:rPr>
          <w:rtl w:val="0"/>
        </w:rPr>
      </w:r>
    </w:p>
    <w:p w:rsidR="00000000" w:rsidDel="00000000" w:rsidP="00000000" w:rsidRDefault="00000000" w:rsidRPr="00000000" w14:paraId="0000062F">
      <w:pPr>
        <w:pStyle w:val="Heading2"/>
        <w:rPr/>
      </w:pPr>
      <w:bookmarkStart w:colFirst="0" w:colLast="0" w:name="_4g2cyvv94kv6" w:id="102"/>
      <w:bookmarkEnd w:id="102"/>
      <w:hyperlink w:anchor="_lx2epxcmsg6">
        <w:r w:rsidDel="00000000" w:rsidR="00000000" w:rsidRPr="00000000">
          <w:rPr>
            <w:rtl w:val="0"/>
          </w:rPr>
          <w:t xml:space="preserve">PCI and NSCLC</w:t>
        </w:r>
      </w:hyperlink>
      <w:r w:rsidDel="00000000" w:rsidR="00000000" w:rsidRPr="00000000">
        <w:rPr>
          <w:rtl w:val="0"/>
        </w:rPr>
      </w:r>
    </w:p>
    <w:bookmarkStart w:colFirst="0" w:colLast="0" w:name="75disjmiglns" w:id="103"/>
    <w:bookmarkEnd w:id="103"/>
    <w:p w:rsidR="00000000" w:rsidDel="00000000" w:rsidP="00000000" w:rsidRDefault="00000000" w:rsidRPr="00000000" w14:paraId="00000630">
      <w:pPr>
        <w:numPr>
          <w:ilvl w:val="0"/>
          <w:numId w:val="49"/>
        </w:numPr>
        <w:spacing w:line="240" w:lineRule="auto"/>
        <w:ind w:left="720" w:hanging="360"/>
      </w:pPr>
      <w:r w:rsidDel="00000000" w:rsidR="00000000" w:rsidRPr="00000000">
        <w:rPr>
          <w:rFonts w:ascii="Times New Roman" w:cs="Times New Roman" w:eastAsia="Times New Roman" w:hAnsi="Times New Roman"/>
          <w:b w:val="1"/>
          <w:sz w:val="20"/>
          <w:szCs w:val="20"/>
          <w:rtl w:val="0"/>
        </w:rPr>
        <w:t xml:space="preserve">RTOG 0214 </w:t>
      </w:r>
      <w:r w:rsidDel="00000000" w:rsidR="00000000" w:rsidRPr="00000000">
        <w:rPr>
          <w:rFonts w:ascii="Times New Roman" w:cs="Times New Roman" w:eastAsia="Times New Roman" w:hAnsi="Times New Roman"/>
          <w:sz w:val="20"/>
          <w:szCs w:val="20"/>
          <w:rtl w:val="0"/>
        </w:rPr>
        <w:t xml:space="preserve">[</w:t>
      </w:r>
      <w:hyperlink r:id="rId403">
        <w:r w:rsidDel="00000000" w:rsidR="00000000" w:rsidRPr="00000000">
          <w:rPr>
            <w:rFonts w:ascii="Times New Roman" w:cs="Times New Roman" w:eastAsia="Times New Roman" w:hAnsi="Times New Roman"/>
            <w:sz w:val="20"/>
            <w:szCs w:val="20"/>
            <w:rtl w:val="0"/>
          </w:rPr>
          <w:t xml:space="preserve">Gore JCO '11</w:t>
        </w:r>
      </w:hyperlink>
      <w:r w:rsidDel="00000000" w:rsidR="00000000" w:rsidRPr="00000000">
        <w:rPr>
          <w:rFonts w:ascii="Times New Roman" w:cs="Times New Roman" w:eastAsia="Times New Roman" w:hAnsi="Times New Roman"/>
          <w:sz w:val="20"/>
          <w:szCs w:val="20"/>
          <w:rtl w:val="0"/>
        </w:rPr>
        <w:t xml:space="preserve">, </w:t>
      </w:r>
      <w:hyperlink r:id="rId404">
        <w:r w:rsidDel="00000000" w:rsidR="00000000" w:rsidRPr="00000000">
          <w:rPr>
            <w:rFonts w:ascii="Times New Roman" w:cs="Times New Roman" w:eastAsia="Times New Roman" w:hAnsi="Times New Roman"/>
            <w:sz w:val="20"/>
            <w:szCs w:val="20"/>
            <w:rtl w:val="0"/>
          </w:rPr>
          <w:t xml:space="preserve">QoL</w:t>
        </w:r>
      </w:hyperlink>
      <w:r w:rsidDel="00000000" w:rsidR="00000000" w:rsidRPr="00000000">
        <w:rPr>
          <w:rFonts w:ascii="Times New Roman" w:cs="Times New Roman" w:eastAsia="Times New Roman" w:hAnsi="Times New Roman"/>
          <w:sz w:val="20"/>
          <w:szCs w:val="20"/>
          <w:rtl w:val="0"/>
        </w:rPr>
        <w:t xml:space="preserve">, </w:t>
      </w:r>
      <w:hyperlink r:id="rId405">
        <w:r w:rsidDel="00000000" w:rsidR="00000000" w:rsidRPr="00000000">
          <w:rPr>
            <w:rFonts w:ascii="Times New Roman" w:cs="Times New Roman" w:eastAsia="Times New Roman" w:hAnsi="Times New Roman"/>
            <w:sz w:val="20"/>
            <w:szCs w:val="20"/>
            <w:rtl w:val="0"/>
          </w:rPr>
          <w:t xml:space="preserve">Sun JAM</w:t>
        </w:r>
      </w:hyperlink>
      <w:hyperlink r:id="rId406">
        <w:r w:rsidDel="00000000" w:rsidR="00000000" w:rsidRPr="00000000">
          <w:rPr>
            <w:rtl w:val="0"/>
          </w:rPr>
          <w:t xml:space="preserve">A Onc '</w:t>
        </w:r>
      </w:hyperlink>
      <w:hyperlink r:id="rId407">
        <w:r w:rsidDel="00000000" w:rsidR="00000000" w:rsidRPr="00000000">
          <w:rPr>
            <w:rFonts w:ascii="Times New Roman" w:cs="Times New Roman" w:eastAsia="Times New Roman" w:hAnsi="Times New Roman"/>
            <w:sz w:val="20"/>
            <w:szCs w:val="20"/>
            <w:rtl w:val="0"/>
          </w:rPr>
          <w:t xml:space="preserve">19</w:t>
        </w:r>
      </w:hyperlink>
      <w:r w:rsidDel="00000000" w:rsidR="00000000" w:rsidRPr="00000000">
        <w:rPr>
          <w:rFonts w:ascii="Times New Roman" w:cs="Times New Roman" w:eastAsia="Times New Roman" w:hAnsi="Times New Roman"/>
          <w:sz w:val="20"/>
          <w:szCs w:val="20"/>
          <w:rtl w:val="0"/>
        </w:rPr>
        <w:t xml:space="preserve">]: Definitively treated stage III NSCLC </w:t>
      </w:r>
      <w:r w:rsidDel="00000000" w:rsidR="00000000" w:rsidRPr="00000000">
        <w:rPr>
          <w:rFonts w:ascii="Times New Roman" w:cs="Times New Roman" w:eastAsia="Times New Roman" w:hAnsi="Times New Roman"/>
          <w:b w:val="1"/>
          <w:sz w:val="20"/>
          <w:szCs w:val="20"/>
          <w:rtl w:val="0"/>
        </w:rPr>
        <w:t xml:space="preserve">± 30/15 PCI</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408">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There’s about as much evidence for PCI in NSCLC as SCLC, and it’s all probably moot in the era of MRI. </w:t>
      </w:r>
      <w:r w:rsidDel="00000000" w:rsidR="00000000" w:rsidRPr="00000000">
        <w:rPr>
          <w:rFonts w:ascii="Times New Roman" w:cs="Times New Roman" w:eastAsia="Times New Roman" w:hAnsi="Times New Roman"/>
          <w:sz w:val="20"/>
          <w:szCs w:val="20"/>
          <w:rtl w:val="0"/>
        </w:rPr>
        <w:t xml:space="preserve">Lack of OS due to low accrual and low power.</w:t>
      </w:r>
    </w:p>
    <w:p w:rsidR="00000000" w:rsidDel="00000000" w:rsidP="00000000" w:rsidRDefault="00000000" w:rsidRPr="00000000" w14:paraId="00000631">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356 stage III pts w no progression after initial definitive local tx. All got MRI brain or CT if MRI contraindicated.</w:t>
      </w:r>
    </w:p>
    <w:p w:rsidR="00000000" w:rsidDel="00000000" w:rsidP="00000000" w:rsidRDefault="00000000" w:rsidRPr="00000000" w14:paraId="00000632">
      <w:pPr>
        <w:numPr>
          <w:ilvl w:val="1"/>
          <w:numId w:val="49"/>
        </w:numPr>
        <w:spacing w:line="240" w:lineRule="auto"/>
        <w:ind w:left="1440" w:hanging="360"/>
      </w:pPr>
      <w:r w:rsidDel="00000000" w:rsidR="00000000" w:rsidRPr="00000000">
        <w:rPr>
          <w:rFonts w:ascii="Cardo" w:cs="Cardo" w:eastAsia="Cardo" w:hAnsi="Cardo"/>
          <w:b w:val="1"/>
          <w:sz w:val="20"/>
          <w:szCs w:val="20"/>
          <w:rtl w:val="0"/>
        </w:rPr>
        <w:t xml:space="preserve">1y BM 18→ 8%; </w:t>
      </w:r>
      <w:r w:rsidDel="00000000" w:rsidR="00000000" w:rsidRPr="00000000">
        <w:rPr>
          <w:rFonts w:ascii="Cardo" w:cs="Cardo" w:eastAsia="Cardo" w:hAnsi="Cardo"/>
          <w:sz w:val="20"/>
          <w:szCs w:val="20"/>
          <w:rtl w:val="0"/>
        </w:rPr>
        <w:t xml:space="preserve">5 and 10y BM 28→ 17%.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633">
      <w:pPr>
        <w:numPr>
          <w:ilvl w:val="1"/>
          <w:numId w:val="49"/>
        </w:numPr>
        <w:spacing w:line="240" w:lineRule="auto"/>
        <w:ind w:left="1440" w:hanging="360"/>
      </w:pPr>
      <w:r w:rsidDel="00000000" w:rsidR="00000000" w:rsidRPr="00000000">
        <w:rPr>
          <w:rFonts w:ascii="Cardo" w:cs="Cardo" w:eastAsia="Cardo" w:hAnsi="Cardo"/>
          <w:sz w:val="20"/>
          <w:szCs w:val="20"/>
          <w:rtl w:val="0"/>
        </w:rPr>
        <w:t xml:space="preserve">1y OS ~76%, 5y OS ~25%, 10y OS 13→ 18% (p=0.12).</w:t>
      </w:r>
    </w:p>
    <w:p w:rsidR="00000000" w:rsidDel="00000000" w:rsidP="00000000" w:rsidRDefault="00000000" w:rsidRPr="00000000" w14:paraId="00000634">
      <w:pPr>
        <w:numPr>
          <w:ilvl w:val="1"/>
          <w:numId w:val="49"/>
        </w:numPr>
        <w:spacing w:line="240" w:lineRule="auto"/>
        <w:ind w:left="1440" w:hanging="360"/>
      </w:pPr>
      <w:r w:rsidDel="00000000" w:rsidR="00000000" w:rsidRPr="00000000">
        <w:rPr>
          <w:rFonts w:ascii="Cardo" w:cs="Cardo" w:eastAsia="Cardo" w:hAnsi="Cardo"/>
          <w:sz w:val="20"/>
          <w:szCs w:val="20"/>
          <w:rtl w:val="0"/>
        </w:rPr>
        <w:t xml:space="preserve">5y DFS 16→ 19%, 10y DFS 8→ 13%.</w:t>
      </w:r>
    </w:p>
    <w:p w:rsidR="00000000" w:rsidDel="00000000" w:rsidP="00000000" w:rsidRDefault="00000000" w:rsidRPr="00000000" w14:paraId="00000635">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WBRT led to </w:t>
      </w:r>
      <w:r w:rsidDel="00000000" w:rsidR="00000000" w:rsidRPr="00000000">
        <w:rPr>
          <w:rFonts w:ascii="Times New Roman" w:cs="Times New Roman" w:eastAsia="Times New Roman" w:hAnsi="Times New Roman"/>
          <w:b w:val="1"/>
          <w:sz w:val="20"/>
          <w:szCs w:val="20"/>
          <w:rtl w:val="0"/>
        </w:rPr>
        <w:t xml:space="preserve">decline in 1y HVLT</w:t>
      </w:r>
      <w:r w:rsidDel="00000000" w:rsidR="00000000" w:rsidRPr="00000000">
        <w:rPr>
          <w:rFonts w:ascii="Times New Roman" w:cs="Times New Roman" w:eastAsia="Times New Roman" w:hAnsi="Times New Roman"/>
          <w:sz w:val="20"/>
          <w:szCs w:val="20"/>
          <w:rtl w:val="0"/>
        </w:rPr>
        <w:t xml:space="preserve"> (immediate/delayed recall) despite reducing incidence of new BM.</w:t>
      </w:r>
    </w:p>
    <w:p w:rsidR="00000000" w:rsidDel="00000000" w:rsidP="00000000" w:rsidRDefault="00000000" w:rsidRPr="00000000" w14:paraId="00000636">
      <w:pPr>
        <w:numPr>
          <w:ilvl w:val="2"/>
          <w:numId w:val="49"/>
        </w:numPr>
        <w:spacing w:line="240" w:lineRule="auto"/>
        <w:ind w:left="2160" w:hanging="360"/>
      </w:pPr>
      <w:r w:rsidDel="00000000" w:rsidR="00000000" w:rsidRPr="00000000">
        <w:rPr>
          <w:rFonts w:ascii="Times New Roman" w:cs="Times New Roman" w:eastAsia="Times New Roman" w:hAnsi="Times New Roman"/>
          <w:sz w:val="20"/>
          <w:szCs w:val="20"/>
          <w:rtl w:val="0"/>
        </w:rPr>
        <w:t xml:space="preserve">~ADL, QoL, MMSE at 1y, but some were statistically significant at 3 mo (transient edema early on?).</w:t>
      </w:r>
    </w:p>
    <w:bookmarkStart w:colFirst="0" w:colLast="0" w:name="z7uwrwjt12ey" w:id="104"/>
    <w:bookmarkEnd w:id="104"/>
    <w:p w:rsidR="00000000" w:rsidDel="00000000" w:rsidP="00000000" w:rsidRDefault="00000000" w:rsidRPr="00000000" w14:paraId="00000637">
      <w:pPr>
        <w:numPr>
          <w:ilvl w:val="0"/>
          <w:numId w:val="49"/>
        </w:numPr>
        <w:spacing w:line="240" w:lineRule="auto"/>
        <w:ind w:left="720" w:hanging="360"/>
      </w:pPr>
      <w:r w:rsidDel="00000000" w:rsidR="00000000" w:rsidRPr="00000000">
        <w:rPr>
          <w:rFonts w:ascii="Times New Roman" w:cs="Times New Roman" w:eastAsia="Times New Roman" w:hAnsi="Times New Roman"/>
          <w:b w:val="1"/>
          <w:sz w:val="20"/>
          <w:szCs w:val="20"/>
          <w:rtl w:val="0"/>
        </w:rPr>
        <w:t xml:space="preserve">NVALT-11/DLCRG-02</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409">
        <w:r w:rsidDel="00000000" w:rsidR="00000000" w:rsidRPr="00000000">
          <w:rPr>
            <w:rFonts w:ascii="Times New Roman" w:cs="Times New Roman" w:eastAsia="Times New Roman" w:hAnsi="Times New Roman"/>
            <w:sz w:val="20"/>
            <w:szCs w:val="20"/>
            <w:rtl w:val="0"/>
          </w:rPr>
          <w:t xml:space="preserve">Komacki JCO '17</w:t>
        </w:r>
      </w:hyperlink>
      <w:r w:rsidDel="00000000" w:rsidR="00000000" w:rsidRPr="00000000">
        <w:rPr>
          <w:rFonts w:ascii="Times New Roman" w:cs="Times New Roman" w:eastAsia="Times New Roman" w:hAnsi="Times New Roman"/>
          <w:sz w:val="20"/>
          <w:szCs w:val="20"/>
          <w:rtl w:val="0"/>
        </w:rPr>
        <w:t xml:space="preserve">, </w:t>
      </w:r>
      <w:hyperlink r:id="rId410">
        <w:r w:rsidDel="00000000" w:rsidR="00000000" w:rsidRPr="00000000">
          <w:rPr>
            <w:rFonts w:ascii="Times New Roman" w:cs="Times New Roman" w:eastAsia="Times New Roman" w:hAnsi="Times New Roman"/>
            <w:sz w:val="20"/>
            <w:szCs w:val="20"/>
            <w:rtl w:val="0"/>
          </w:rPr>
          <w:t xml:space="preserve">De Ruysscher JCO '18</w:t>
        </w:r>
      </w:hyperlink>
      <w:r w:rsidDel="00000000" w:rsidR="00000000" w:rsidRPr="00000000">
        <w:rPr>
          <w:rFonts w:ascii="Times New Roman" w:cs="Times New Roman" w:eastAsia="Times New Roman" w:hAnsi="Times New Roman"/>
          <w:sz w:val="20"/>
          <w:szCs w:val="20"/>
          <w:rtl w:val="0"/>
        </w:rPr>
        <w:t xml:space="preserve">, </w:t>
      </w:r>
      <w:hyperlink r:id="rId411">
        <w:r w:rsidDel="00000000" w:rsidR="00000000" w:rsidRPr="00000000">
          <w:rPr>
            <w:rFonts w:ascii="Times New Roman" w:cs="Times New Roman" w:eastAsia="Times New Roman" w:hAnsi="Times New Roman"/>
            <w:sz w:val="20"/>
            <w:szCs w:val="20"/>
            <w:rtl w:val="0"/>
          </w:rPr>
          <w:t xml:space="preserve">QoL</w:t>
        </w:r>
      </w:hyperlink>
      <w:r w:rsidDel="00000000" w:rsidR="00000000" w:rsidRPr="00000000">
        <w:rPr>
          <w:rFonts w:ascii="Cardo" w:cs="Cardo" w:eastAsia="Cardo" w:hAnsi="Cardo"/>
          <w:sz w:val="20"/>
          <w:szCs w:val="20"/>
          <w:rtl w:val="0"/>
        </w:rPr>
        <w:t xml:space="preserve">]: Definitive CRT ± Surgery→ </w:t>
      </w:r>
      <w:r w:rsidDel="00000000" w:rsidR="00000000" w:rsidRPr="00000000">
        <w:rPr>
          <w:rFonts w:ascii="Times New Roman" w:cs="Times New Roman" w:eastAsia="Times New Roman" w:hAnsi="Times New Roman"/>
          <w:b w:val="1"/>
          <w:sz w:val="20"/>
          <w:szCs w:val="20"/>
          <w:rtl w:val="0"/>
        </w:rPr>
        <w:t xml:space="preserve">± PCI</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8">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175 stage III NSCLC staged w CT + contrast or MRI brain. </w:t>
      </w:r>
      <w:r w:rsidDel="00000000" w:rsidR="00000000" w:rsidRPr="00000000">
        <w:rPr>
          <w:rtl w:val="0"/>
        </w:rPr>
        <w:t xml:space="preserve">Endpoint 2y BM. MFU 4y.</w:t>
      </w:r>
      <w:r w:rsidDel="00000000" w:rsidR="00000000" w:rsidRPr="00000000">
        <w:rPr>
          <w:rtl w:val="0"/>
        </w:rPr>
      </w:r>
    </w:p>
    <w:p w:rsidR="00000000" w:rsidDel="00000000" w:rsidP="00000000" w:rsidRDefault="00000000" w:rsidRPr="00000000" w14:paraId="00000639">
      <w:pPr>
        <w:numPr>
          <w:ilvl w:val="2"/>
          <w:numId w:val="49"/>
        </w:numPr>
        <w:spacing w:line="240" w:lineRule="auto"/>
        <w:ind w:left="2160" w:hanging="360"/>
      </w:pPr>
      <w:r w:rsidDel="00000000" w:rsidR="00000000" w:rsidRPr="00000000">
        <w:rPr>
          <w:rFonts w:ascii="Times New Roman" w:cs="Times New Roman" w:eastAsia="Times New Roman" w:hAnsi="Times New Roman"/>
          <w:sz w:val="20"/>
          <w:szCs w:val="20"/>
          <w:rtl w:val="0"/>
        </w:rPr>
        <w:t xml:space="preserve">RT 36/18, 30/12 or 30/10.</w:t>
      </w:r>
    </w:p>
    <w:p w:rsidR="00000000" w:rsidDel="00000000" w:rsidP="00000000" w:rsidRDefault="00000000" w:rsidRPr="00000000" w14:paraId="0000063A">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Nearly all pts have neurocognitive dysfunction before PCI and after chemotherapy. Most commonly, deficits in verbal memory, frontal lobe dysfunction, and fine motor coordination. Only 11 of 30 pts had follow up testing after PCI, and no significant differences found compared to pre-treatment tests.</w:t>
      </w:r>
    </w:p>
    <w:p w:rsidR="00000000" w:rsidDel="00000000" w:rsidP="00000000" w:rsidRDefault="00000000" w:rsidRPr="00000000" w14:paraId="0000063B">
      <w:pPr>
        <w:numPr>
          <w:ilvl w:val="1"/>
          <w:numId w:val="49"/>
        </w:numPr>
        <w:spacing w:line="240" w:lineRule="auto"/>
        <w:ind w:left="1440" w:hanging="360"/>
      </w:pPr>
      <w:r w:rsidDel="00000000" w:rsidR="00000000" w:rsidRPr="00000000">
        <w:rPr>
          <w:rFonts w:ascii="Cardo" w:cs="Cardo" w:eastAsia="Cardo" w:hAnsi="Cardo"/>
          <w:sz w:val="20"/>
          <w:szCs w:val="20"/>
          <w:rtl w:val="0"/>
        </w:rPr>
        <w:t xml:space="preserve">4y symptomatic BM 27→ 7%. TTD</w:t>
      </w:r>
      <w:r w:rsidDel="00000000" w:rsidR="00000000" w:rsidRPr="00000000">
        <w:rPr>
          <w:rFonts w:ascii="Times New Roman" w:cs="Times New Roman" w:eastAsia="Times New Roman" w:hAnsi="Times New Roman"/>
          <w:sz w:val="20"/>
          <w:szCs w:val="20"/>
          <w:vertAlign w:val="subscript"/>
          <w:rtl w:val="0"/>
        </w:rPr>
        <w:t xml:space="preserve">B</w:t>
      </w:r>
      <w:r w:rsidDel="00000000" w:rsidR="00000000" w:rsidRPr="00000000">
        <w:rPr>
          <w:rFonts w:ascii="Times New Roman" w:cs="Times New Roman" w:eastAsia="Times New Roman" w:hAnsi="Times New Roman"/>
          <w:sz w:val="20"/>
          <w:szCs w:val="20"/>
          <w:rtl w:val="0"/>
        </w:rPr>
        <w:t xml:space="preserve">M HR 0.23. ~OS.</w:t>
      </w:r>
    </w:p>
    <w:p w:rsidR="00000000" w:rsidDel="00000000" w:rsidP="00000000" w:rsidRDefault="00000000" w:rsidRPr="00000000" w14:paraId="0000063C">
      <w:pPr>
        <w:numPr>
          <w:ilvl w:val="1"/>
          <w:numId w:val="49"/>
        </w:numPr>
        <w:spacing w:line="240" w:lineRule="auto"/>
        <w:ind w:left="1440" w:hanging="360"/>
      </w:pPr>
      <w:r w:rsidDel="00000000" w:rsidR="00000000" w:rsidRPr="00000000">
        <w:rPr>
          <w:rFonts w:ascii="Cardo" w:cs="Cardo" w:eastAsia="Cardo" w:hAnsi="Cardo"/>
          <w:sz w:val="20"/>
          <w:szCs w:val="20"/>
          <w:rtl w:val="0"/>
        </w:rPr>
        <w:t xml:space="preserve">G1-2 memory impairment 8→ 30% and cognitive disturbance 3→ 19%.</w:t>
      </w:r>
    </w:p>
    <w:p w:rsidR="00000000" w:rsidDel="00000000" w:rsidP="00000000" w:rsidRDefault="00000000" w:rsidRPr="00000000" w14:paraId="0000063D">
      <w:pPr>
        <w:numPr>
          <w:ilvl w:val="1"/>
          <w:numId w:val="49"/>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HRQoL only diff at 3 mo, similar thereafter.</w:t>
      </w:r>
      <w:r w:rsidDel="00000000" w:rsidR="00000000" w:rsidRPr="00000000">
        <w:rPr>
          <w:rtl w:val="0"/>
        </w:rPr>
      </w:r>
    </w:p>
    <w:p w:rsidR="00000000" w:rsidDel="00000000" w:rsidP="00000000" w:rsidRDefault="00000000" w:rsidRPr="00000000" w14:paraId="0000063E">
      <w:pPr>
        <w:pStyle w:val="Heading1"/>
        <w:rPr/>
      </w:pPr>
      <w:bookmarkStart w:colFirst="0" w:colLast="0" w:name="_qzuqa5pr7bgv" w:id="105"/>
      <w:bookmarkEnd w:id="105"/>
      <w:r w:rsidDel="00000000" w:rsidR="00000000" w:rsidRPr="00000000">
        <w:rPr>
          <w:rtl w:val="0"/>
        </w:rPr>
      </w:r>
    </w:p>
    <w:p w:rsidR="00000000" w:rsidDel="00000000" w:rsidP="00000000" w:rsidRDefault="00000000" w:rsidRPr="00000000" w14:paraId="0000063F">
      <w:pPr>
        <w:pStyle w:val="Heading2"/>
        <w:rPr/>
      </w:pPr>
      <w:bookmarkStart w:colFirst="0" w:colLast="0" w:name="_biqaee7jirzq" w:id="106"/>
      <w:bookmarkEnd w:id="106"/>
      <w:hyperlink w:anchor="_lx2epxcmsg6">
        <w:r w:rsidDel="00000000" w:rsidR="00000000" w:rsidRPr="00000000">
          <w:rPr>
            <w:rtl w:val="0"/>
          </w:rPr>
          <w:t xml:space="preserve">Reirradiation </w:t>
        </w:r>
      </w:hyperlink>
      <w:r w:rsidDel="00000000" w:rsidR="00000000" w:rsidRPr="00000000">
        <w:rPr>
          <w:rtl w:val="0"/>
        </w:rPr>
      </w:r>
    </w:p>
    <w:p w:rsidR="00000000" w:rsidDel="00000000" w:rsidP="00000000" w:rsidRDefault="00000000" w:rsidRPr="00000000" w14:paraId="00000640">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Peripheral tumors &lt; 5 cm with local control 33-60% for repeat SBRT.</w:t>
      </w:r>
    </w:p>
    <w:p w:rsidR="00000000" w:rsidDel="00000000" w:rsidP="00000000" w:rsidRDefault="00000000" w:rsidRPr="00000000" w14:paraId="00000641">
      <w:pPr>
        <w:numPr>
          <w:ilvl w:val="0"/>
          <w:numId w:val="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Salvage Therapy for LRR after SBRT </w:t>
      </w:r>
      <w:r w:rsidDel="00000000" w:rsidR="00000000" w:rsidRPr="00000000">
        <w:rPr>
          <w:rFonts w:ascii="Times New Roman" w:cs="Times New Roman" w:eastAsia="Times New Roman" w:hAnsi="Times New Roman"/>
          <w:sz w:val="20"/>
          <w:szCs w:val="20"/>
          <w:rtl w:val="0"/>
        </w:rPr>
        <w:t xml:space="preserve">[</w:t>
      </w:r>
      <w:hyperlink r:id="rId412">
        <w:r w:rsidDel="00000000" w:rsidR="00000000" w:rsidRPr="00000000">
          <w:rPr>
            <w:rFonts w:ascii="Times New Roman" w:cs="Times New Roman" w:eastAsia="Times New Roman" w:hAnsi="Times New Roman"/>
            <w:sz w:val="20"/>
            <w:szCs w:val="20"/>
            <w:rtl w:val="0"/>
          </w:rPr>
          <w:t xml:space="preserve">Brooks JTO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42">
      <w:pPr>
        <w:numPr>
          <w:ilvl w:val="1"/>
          <w:numId w:val="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Survival for LR is similar to that of patients with primary SBRT without recurrence, and survival for those with salvaged RR is similar to that of patients with de novo stage III disease.</w:t>
      </w:r>
    </w:p>
    <w:p w:rsidR="00000000" w:rsidDel="00000000" w:rsidP="00000000" w:rsidRDefault="00000000" w:rsidRPr="00000000" w14:paraId="00000643">
      <w:pPr>
        <w:numPr>
          <w:ilvl w:val="1"/>
          <w:numId w:val="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iLR occurs up to 6% of the time, while iRRs occur up to 8% of the time. </w:t>
      </w:r>
      <w:r w:rsidDel="00000000" w:rsidR="00000000" w:rsidRPr="00000000">
        <w:rPr>
          <w:rtl w:val="0"/>
        </w:rPr>
      </w:r>
    </w:p>
    <w:p w:rsidR="00000000" w:rsidDel="00000000" w:rsidP="00000000" w:rsidRDefault="00000000" w:rsidRPr="00000000" w14:paraId="00000644">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Conventional</w:t>
      </w:r>
    </w:p>
    <w:p w:rsidR="00000000" w:rsidDel="00000000" w:rsidP="00000000" w:rsidRDefault="00000000" w:rsidRPr="00000000" w14:paraId="00000645">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0-3 mm margin preferred.</w:t>
      </w:r>
    </w:p>
    <w:p w:rsidR="00000000" w:rsidDel="00000000" w:rsidP="00000000" w:rsidRDefault="00000000" w:rsidRPr="00000000" w14:paraId="00000646">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SBRT</w:t>
      </w:r>
    </w:p>
    <w:p w:rsidR="00000000" w:rsidDel="00000000" w:rsidP="00000000" w:rsidRDefault="00000000" w:rsidRPr="00000000" w14:paraId="00000647">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w:t>
      </w:r>
      <w:hyperlink r:id="rId413">
        <w:r w:rsidDel="00000000" w:rsidR="00000000" w:rsidRPr="00000000">
          <w:rPr>
            <w:rFonts w:ascii="Times New Roman" w:cs="Times New Roman" w:eastAsia="Times New Roman" w:hAnsi="Times New Roman"/>
            <w:sz w:val="20"/>
            <w:szCs w:val="20"/>
            <w:highlight w:val="green"/>
            <w:rtl w:val="0"/>
          </w:rPr>
          <w:t xml:space="preserve">De Bari CTR '15]</w:t>
        </w:r>
      </w:hyperlink>
      <w:r w:rsidDel="00000000" w:rsidR="00000000" w:rsidRPr="00000000">
        <w:rPr>
          <w:rtl w:val="0"/>
        </w:rPr>
      </w:r>
    </w:p>
    <w:p w:rsidR="00000000" w:rsidDel="00000000" w:rsidP="00000000" w:rsidRDefault="00000000" w:rsidRPr="00000000" w14:paraId="00000648">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Protons</w:t>
      </w:r>
    </w:p>
    <w:p w:rsidR="00000000" w:rsidDel="00000000" w:rsidP="00000000" w:rsidRDefault="00000000" w:rsidRPr="00000000" w14:paraId="00000649">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Proton therapy [</w:t>
      </w:r>
      <w:hyperlink r:id="rId414">
        <w:r w:rsidDel="00000000" w:rsidR="00000000" w:rsidRPr="00000000">
          <w:rPr>
            <w:rFonts w:ascii="Times New Roman" w:cs="Times New Roman" w:eastAsia="Times New Roman" w:hAnsi="Times New Roman"/>
            <w:sz w:val="20"/>
            <w:szCs w:val="20"/>
            <w:rtl w:val="0"/>
          </w:rPr>
          <w:t xml:space="preserve">McAvoy RTO '13]</w:t>
        </w:r>
      </w:hyperlink>
      <w:r w:rsidDel="00000000" w:rsidR="00000000" w:rsidRPr="00000000">
        <w:rPr>
          <w:rtl w:val="0"/>
        </w:rPr>
      </w:r>
    </w:p>
    <w:p w:rsidR="00000000" w:rsidDel="00000000" w:rsidP="00000000" w:rsidRDefault="00000000" w:rsidRPr="00000000" w14:paraId="0000064A">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w:t>
      </w:r>
      <w:hyperlink r:id="rId415">
        <w:r w:rsidDel="00000000" w:rsidR="00000000" w:rsidRPr="00000000">
          <w:rPr>
            <w:rFonts w:ascii="Times New Roman" w:cs="Times New Roman" w:eastAsia="Times New Roman" w:hAnsi="Times New Roman"/>
            <w:sz w:val="20"/>
            <w:szCs w:val="20"/>
            <w:rtl w:val="0"/>
          </w:rPr>
          <w:t xml:space="preserve">McAvoy IJROBP '14]</w:t>
        </w:r>
      </w:hyperlink>
      <w:r w:rsidDel="00000000" w:rsidR="00000000" w:rsidRPr="00000000">
        <w:rPr>
          <w:rtl w:val="0"/>
        </w:rPr>
      </w:r>
    </w:p>
    <w:p w:rsidR="00000000" w:rsidDel="00000000" w:rsidP="00000000" w:rsidRDefault="00000000" w:rsidRPr="00000000" w14:paraId="0000064B">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IMPT [</w:t>
      </w:r>
      <w:hyperlink r:id="rId416">
        <w:r w:rsidDel="00000000" w:rsidR="00000000" w:rsidRPr="00000000">
          <w:rPr>
            <w:rFonts w:ascii="Times New Roman" w:cs="Times New Roman" w:eastAsia="Times New Roman" w:hAnsi="Times New Roman"/>
            <w:sz w:val="20"/>
            <w:szCs w:val="20"/>
            <w:rtl w:val="0"/>
          </w:rPr>
          <w:t xml:space="preserve">Ho and Chang IJROBP '17]</w:t>
        </w:r>
      </w:hyperlink>
      <w:r w:rsidDel="00000000" w:rsidR="00000000" w:rsidRPr="00000000">
        <w:rPr>
          <w:rtl w:val="0"/>
        </w:rPr>
      </w:r>
    </w:p>
    <w:p w:rsidR="00000000" w:rsidDel="00000000" w:rsidP="00000000" w:rsidRDefault="00000000" w:rsidRPr="00000000" w14:paraId="0000064C">
      <w:pPr>
        <w:numPr>
          <w:ilvl w:val="1"/>
          <w:numId w:val="6"/>
        </w:numPr>
        <w:spacing w:line="240" w:lineRule="auto"/>
        <w:ind w:left="1440" w:hanging="360"/>
        <w:rPr>
          <w:b w:val="0"/>
          <w:sz w:val="20"/>
          <w:szCs w:val="20"/>
        </w:rPr>
      </w:pPr>
      <w:r w:rsidDel="00000000" w:rsidR="00000000" w:rsidRPr="00000000">
        <w:rPr>
          <w:rFonts w:ascii="Times New Roman" w:cs="Times New Roman" w:eastAsia="Times New Roman" w:hAnsi="Times New Roman"/>
          <w:sz w:val="20"/>
          <w:szCs w:val="20"/>
          <w:rtl w:val="0"/>
        </w:rPr>
        <w:t xml:space="preserve">No difference in RP w passively scattered protons [</w:t>
      </w:r>
      <w:hyperlink r:id="rId417">
        <w:r w:rsidDel="00000000" w:rsidR="00000000" w:rsidRPr="00000000">
          <w:rPr>
            <w:rFonts w:ascii="Times New Roman" w:cs="Times New Roman" w:eastAsia="Times New Roman" w:hAnsi="Times New Roman"/>
            <w:sz w:val="20"/>
            <w:szCs w:val="20"/>
            <w:rtl w:val="0"/>
          </w:rPr>
          <w:t xml:space="preserve">Liao JCO '17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4D">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Many published cases of 120-250 Gy to the mediastinum.</w:t>
      </w:r>
    </w:p>
    <w:p w:rsidR="00000000" w:rsidDel="00000000" w:rsidP="00000000" w:rsidRDefault="00000000" w:rsidRPr="00000000" w14:paraId="0000064E">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M-DaRT: Moffitt database. 4,000 patients. DVH data. Toxicity Data. Outcomes data. 250 reirradiation cases. Will permit incorporation of time between RT courses. Machine learning/AI.</w:t>
      </w:r>
      <w:r w:rsidDel="00000000" w:rsidR="00000000" w:rsidRPr="00000000">
        <w:rPr>
          <w:rtl w:val="0"/>
        </w:rPr>
      </w:r>
    </w:p>
    <w:p w:rsidR="00000000" w:rsidDel="00000000" w:rsidP="00000000" w:rsidRDefault="00000000" w:rsidRPr="00000000" w14:paraId="0000064F">
      <w:pPr>
        <w:numPr>
          <w:ilvl w:val="0"/>
          <w:numId w:val="6"/>
        </w:numPr>
        <w:spacing w:line="240" w:lineRule="auto"/>
        <w:ind w:left="720" w:hanging="360"/>
        <w:rPr>
          <w:b w:val="0"/>
          <w:sz w:val="20"/>
          <w:szCs w:val="20"/>
        </w:rPr>
      </w:pPr>
      <w:r w:rsidDel="00000000" w:rsidR="00000000" w:rsidRPr="00000000">
        <w:rPr>
          <w:rFonts w:ascii="Times New Roman" w:cs="Times New Roman" w:eastAsia="Times New Roman" w:hAnsi="Times New Roman"/>
          <w:sz w:val="20"/>
          <w:szCs w:val="20"/>
          <w:rtl w:val="0"/>
        </w:rPr>
        <w:t xml:space="preserve">Keep cumulative dose to esophagus under 90 Gy, keep cumulative dose to TBT to 120 Gy - Joe Chang.</w:t>
      </w:r>
    </w:p>
    <w:p w:rsidR="00000000" w:rsidDel="00000000" w:rsidP="00000000" w:rsidRDefault="00000000" w:rsidRPr="00000000" w14:paraId="00000650">
      <w:pPr>
        <w:numPr>
          <w:ilvl w:val="0"/>
          <w:numId w:val="6"/>
        </w:numPr>
        <w:spacing w:line="240" w:lineRule="auto"/>
        <w:ind w:left="720" w:hanging="360"/>
        <w:rPr>
          <w:u w:val="none"/>
        </w:rPr>
      </w:pPr>
      <w:r w:rsidDel="00000000" w:rsidR="00000000" w:rsidRPr="00000000">
        <w:rPr>
          <w:rtl w:val="0"/>
        </w:rPr>
        <w:t xml:space="preserve">Clinical outcomes and toxic</w:t>
      </w:r>
      <w:r w:rsidDel="00000000" w:rsidR="00000000" w:rsidRPr="00000000">
        <w:rPr>
          <w:rtl w:val="0"/>
        </w:rPr>
        <w:t xml:space="preserve">ity predictors of thoracic re-irradiation [</w:t>
      </w:r>
      <w:hyperlink r:id="rId418">
        <w:r w:rsidDel="00000000" w:rsidR="00000000" w:rsidRPr="00000000">
          <w:rPr>
            <w:rtl w:val="0"/>
          </w:rPr>
          <w:t xml:space="preserve">Yang CTRO '20</w:t>
        </w:r>
      </w:hyperlink>
      <w:r w:rsidDel="00000000" w:rsidR="00000000" w:rsidRPr="00000000">
        <w:rPr>
          <w:rtl w:val="0"/>
        </w:rPr>
        <w:t xml:space="preserve">]: Retro.</w:t>
      </w:r>
    </w:p>
    <w:p w:rsidR="00000000" w:rsidDel="00000000" w:rsidP="00000000" w:rsidRDefault="00000000" w:rsidRPr="00000000" w14:paraId="00000651">
      <w:pPr>
        <w:numPr>
          <w:ilvl w:val="1"/>
          <w:numId w:val="6"/>
        </w:numPr>
        <w:spacing w:line="240" w:lineRule="auto"/>
        <w:ind w:left="1440" w:hanging="360"/>
        <w:rPr/>
      </w:pPr>
      <w:r w:rsidDel="00000000" w:rsidR="00000000" w:rsidRPr="00000000">
        <w:rPr>
          <w:rtl w:val="0"/>
        </w:rPr>
        <w:t xml:space="preserve">50 pts. Conventional or SBRT Reirradiation 2009-2017. 11 conventional, 31 hypofrac, 8 SBRT.</w:t>
      </w:r>
    </w:p>
    <w:p w:rsidR="00000000" w:rsidDel="00000000" w:rsidP="00000000" w:rsidRDefault="00000000" w:rsidRPr="00000000" w14:paraId="00000652">
      <w:pPr>
        <w:numPr>
          <w:ilvl w:val="1"/>
          <w:numId w:val="6"/>
        </w:numPr>
        <w:spacing w:line="240" w:lineRule="auto"/>
        <w:ind w:left="1440" w:hanging="360"/>
        <w:rPr>
          <w:u w:val="none"/>
        </w:rPr>
      </w:pPr>
      <w:r w:rsidDel="00000000" w:rsidR="00000000" w:rsidRPr="00000000">
        <w:rPr>
          <w:rtl w:val="0"/>
        </w:rPr>
        <w:t xml:space="preserve">Lung V5, V20, and MLD were associated with G2+ lung toxicity.</w:t>
      </w:r>
    </w:p>
    <w:p w:rsidR="00000000" w:rsidDel="00000000" w:rsidP="00000000" w:rsidRDefault="00000000" w:rsidRPr="00000000" w14:paraId="00000653">
      <w:pPr>
        <w:pStyle w:val="Heading2"/>
        <w:rPr/>
      </w:pPr>
      <w:bookmarkStart w:colFirst="0" w:colLast="0" w:name="_w15kt2maghny" w:id="107"/>
      <w:bookmarkEnd w:id="107"/>
      <w:hyperlink w:anchor="_lx2epxcmsg6">
        <w:r w:rsidDel="00000000" w:rsidR="00000000" w:rsidRPr="00000000">
          <w:rPr>
            <w:rtl w:val="0"/>
          </w:rPr>
          <w:t xml:space="preserve">Toxicity</w:t>
        </w:r>
      </w:hyperlink>
      <w:r w:rsidDel="00000000" w:rsidR="00000000" w:rsidRPr="00000000">
        <w:rPr>
          <w:rtl w:val="0"/>
        </w:rPr>
      </w:r>
    </w:p>
    <w:p w:rsidR="00000000" w:rsidDel="00000000" w:rsidP="00000000" w:rsidRDefault="00000000" w:rsidRPr="00000000" w14:paraId="00000654">
      <w:pPr>
        <w:numPr>
          <w:ilvl w:val="0"/>
          <w:numId w:val="6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Heart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b w:val="1"/>
          <w:sz w:val="20"/>
          <w:szCs w:val="20"/>
          <w:rtl w:val="0"/>
        </w:rPr>
        <w:t xml:space="preserve">MHD ≤ 20 Gy, V50 ≤ 25%</w:t>
      </w:r>
      <w:r w:rsidDel="00000000" w:rsidR="00000000" w:rsidRPr="00000000">
        <w:rPr>
          <w:rtl w:val="0"/>
        </w:rPr>
      </w:r>
    </w:p>
    <w:bookmarkStart w:colFirst="0" w:colLast="0" w:name="gra27hkb8d9y" w:id="108"/>
    <w:bookmarkEnd w:id="108"/>
    <w:p w:rsidR="00000000" w:rsidDel="00000000" w:rsidP="00000000" w:rsidRDefault="00000000" w:rsidRPr="00000000" w14:paraId="00000655">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Cardiac morbidity: Pooled analysis of 6 dose escalation trials for stage III NSCLC </w:t>
      </w:r>
      <w:r w:rsidDel="00000000" w:rsidR="00000000" w:rsidRPr="00000000">
        <w:rPr>
          <w:rFonts w:ascii="Times New Roman" w:cs="Times New Roman" w:eastAsia="Times New Roman" w:hAnsi="Times New Roman"/>
          <w:sz w:val="20"/>
          <w:szCs w:val="20"/>
          <w:rtl w:val="0"/>
        </w:rPr>
        <w:t xml:space="preserve">[</w:t>
      </w:r>
      <w:hyperlink r:id="rId419">
        <w:r w:rsidDel="00000000" w:rsidR="00000000" w:rsidRPr="00000000">
          <w:rPr>
            <w:rFonts w:ascii="Times New Roman" w:cs="Times New Roman" w:eastAsia="Times New Roman" w:hAnsi="Times New Roman"/>
            <w:sz w:val="20"/>
            <w:szCs w:val="20"/>
            <w:rtl w:val="0"/>
          </w:rPr>
          <w:t xml:space="preserve">Wang JCO '17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56">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heart dose should be limited to less than 20 Gy if at all possible. </w:t>
      </w:r>
    </w:p>
    <w:p w:rsidR="00000000" w:rsidDel="00000000" w:rsidP="00000000" w:rsidRDefault="00000000" w:rsidRPr="00000000" w14:paraId="00000657">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cardiac events for &lt; 10 Gy / 10-20 Gy / &gt;20 Gy MHD of 4→ 7→ 21%.</w:t>
      </w:r>
    </w:p>
    <w:bookmarkStart w:colFirst="0" w:colLast="0" w:name="jgrlfoasvoc2" w:id="109"/>
    <w:bookmarkEnd w:id="109"/>
    <w:p w:rsidR="00000000" w:rsidDel="00000000" w:rsidP="00000000" w:rsidRDefault="00000000" w:rsidRPr="00000000" w14:paraId="00000658">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Heart V50 independently predicts for decreased OS</w:t>
      </w:r>
      <w:r w:rsidDel="00000000" w:rsidR="00000000" w:rsidRPr="00000000">
        <w:rPr>
          <w:rFonts w:ascii="Times New Roman" w:cs="Times New Roman" w:eastAsia="Times New Roman" w:hAnsi="Times New Roman"/>
          <w:sz w:val="20"/>
          <w:szCs w:val="20"/>
          <w:rtl w:val="0"/>
        </w:rPr>
        <w:t xml:space="preserve"> [</w:t>
      </w:r>
      <w:hyperlink r:id="rId420">
        <w:r w:rsidDel="00000000" w:rsidR="00000000" w:rsidRPr="00000000">
          <w:rPr>
            <w:rFonts w:ascii="Times New Roman" w:cs="Times New Roman" w:eastAsia="Times New Roman" w:hAnsi="Times New Roman"/>
            <w:sz w:val="20"/>
            <w:szCs w:val="20"/>
            <w:rtl w:val="0"/>
          </w:rPr>
          <w:t xml:space="preserve">Speirs JTO '17</w:t>
        </w:r>
      </w:hyperlink>
      <w:r w:rsidDel="00000000" w:rsidR="00000000" w:rsidRPr="00000000">
        <w:rPr>
          <w:rFonts w:ascii="Times New Roman" w:cs="Times New Roman" w:eastAsia="Times New Roman" w:hAnsi="Times New Roman"/>
          <w:sz w:val="20"/>
          <w:szCs w:val="20"/>
          <w:rtl w:val="0"/>
        </w:rPr>
        <w:t xml:space="preserve">]: 66 Gy (50-84.9 Gy).</w:t>
      </w:r>
    </w:p>
    <w:p w:rsidR="00000000" w:rsidDel="00000000" w:rsidP="00000000" w:rsidRDefault="00000000" w:rsidRPr="00000000" w14:paraId="00000659">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V50 &lt; 25% (not used on </w:t>
      </w:r>
      <w:r w:rsidDel="00000000" w:rsidR="00000000" w:rsidRPr="00000000">
        <w:rPr>
          <w:rtl w:val="0"/>
        </w:rPr>
        <w:t xml:space="preserve">[</w:t>
      </w:r>
      <w:hyperlink w:anchor="rjeb8sfzf5ot">
        <w:r w:rsidDel="00000000" w:rsidR="00000000" w:rsidRPr="00000000">
          <w:rPr>
            <w:rtl w:val="0"/>
          </w:rPr>
          <w:t xml:space="preserve">RTOG 06-17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should be standard.</w:t>
      </w:r>
    </w:p>
    <w:p w:rsidR="00000000" w:rsidDel="00000000" w:rsidP="00000000" w:rsidRDefault="00000000" w:rsidRPr="00000000" w14:paraId="0000065A">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416 pts. Single institute. 333 plans re-contoured per 06-17. LA-NSCLC.</w:t>
      </w:r>
    </w:p>
    <w:p w:rsidR="00000000" w:rsidDel="00000000" w:rsidP="00000000" w:rsidRDefault="00000000" w:rsidRPr="00000000" w14:paraId="0000065B">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1y OS for Heart V50 ± 25% of 47→ 70%. 2y OS 27→ 46%.</w:t>
      </w:r>
    </w:p>
    <w:p w:rsidR="00000000" w:rsidDel="00000000" w:rsidP="00000000" w:rsidRDefault="00000000" w:rsidRPr="00000000" w14:paraId="0000065C">
      <w:pPr>
        <w:numPr>
          <w:ilvl w:val="0"/>
          <w:numId w:val="6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Esophagus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Mean &lt; 34 Gy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Max 105% Rx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b w:val="1"/>
          <w:sz w:val="20"/>
          <w:szCs w:val="20"/>
          <w:rtl w:val="0"/>
        </w:rPr>
        <w:t xml:space="preserve">V60 ≤ 17%</w:t>
      </w:r>
      <w:r w:rsidDel="00000000" w:rsidR="00000000" w:rsidRPr="00000000">
        <w:rPr>
          <w:rFonts w:ascii="Times New Roman" w:cs="Times New Roman" w:eastAsia="Times New Roman" w:hAnsi="Times New Roman"/>
          <w:sz w:val="20"/>
          <w:szCs w:val="20"/>
          <w:rtl w:val="0"/>
        </w:rPr>
        <w:t xml:space="preserve">, V55 &lt;  33%</w:t>
      </w:r>
    </w:p>
    <w:p w:rsidR="00000000" w:rsidDel="00000000" w:rsidP="00000000" w:rsidRDefault="00000000" w:rsidRPr="00000000" w14:paraId="0000065D">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Palma paper: eval V5-V70 for esophagus, and V50-V60 predicted G2 and G3 events.</w:t>
      </w:r>
    </w:p>
    <w:p w:rsidR="00000000" w:rsidDel="00000000" w:rsidP="00000000" w:rsidRDefault="00000000" w:rsidRPr="00000000" w14:paraId="0000065E">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Management: Sucralfate, MMW, ranitidine, fluconazole.</w:t>
      </w:r>
    </w:p>
    <w:p w:rsidR="00000000" w:rsidDel="00000000" w:rsidP="00000000" w:rsidRDefault="00000000" w:rsidRPr="00000000" w14:paraId="0000065F">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 3 esophagitis: &gt;24h IVF or TPN. </w:t>
      </w:r>
    </w:p>
    <w:p w:rsidR="00000000" w:rsidDel="00000000" w:rsidP="00000000" w:rsidRDefault="00000000" w:rsidRPr="00000000" w14:paraId="00000660">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 4 esophagitis: Life threatening.</w:t>
      </w:r>
      <w:r w:rsidDel="00000000" w:rsidR="00000000" w:rsidRPr="00000000">
        <w:rPr>
          <w:rtl w:val="0"/>
        </w:rPr>
      </w:r>
    </w:p>
    <w:p w:rsidR="00000000" w:rsidDel="00000000" w:rsidP="00000000" w:rsidRDefault="00000000" w:rsidRPr="00000000" w14:paraId="00000661">
      <w:pPr>
        <w:numPr>
          <w:ilvl w:val="0"/>
          <w:numId w:val="6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Lung</w:t>
      </w:r>
    </w:p>
    <w:p w:rsidR="00000000" w:rsidDel="00000000" w:rsidP="00000000" w:rsidRDefault="00000000" w:rsidRPr="00000000" w14:paraId="00000662">
      <w:pPr>
        <w:spacing w:line="240" w:lineRule="auto"/>
        <w:ind w:left="720" w:firstLine="0"/>
        <w:rPr>
          <w:b w:val="1"/>
        </w:rPr>
      </w:pPr>
      <w:r w:rsidDel="00000000" w:rsidR="00000000" w:rsidRPr="00000000">
        <w:rPr>
          <w:rtl w:val="0"/>
        </w:rPr>
        <w:t xml:space="preserve">Pathophysiology of radiotherapy-induced lung injury [</w:t>
      </w:r>
      <w:hyperlink r:id="rId421">
        <w:r w:rsidDel="00000000" w:rsidR="00000000" w:rsidRPr="00000000">
          <w:rPr>
            <w:rtl w:val="0"/>
          </w:rPr>
          <w:t xml:space="preserve">Zaorsky tweet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63">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RP for combined V20</w:t>
      </w:r>
      <w:r w:rsidDel="00000000" w:rsidR="00000000" w:rsidRPr="00000000">
        <w:rPr>
          <w:rFonts w:ascii="Times New Roman" w:cs="Times New Roman" w:eastAsia="Times New Roman" w:hAnsi="Times New Roman"/>
          <w:sz w:val="20"/>
          <w:szCs w:val="20"/>
          <w:rtl w:val="0"/>
        </w:rPr>
        <w:t xml:space="preserve"> </w:t>
      </w:r>
      <w:hyperlink r:id="rId422">
        <w:r w:rsidDel="00000000" w:rsidR="00000000" w:rsidRPr="00000000">
          <w:rPr>
            <w:rFonts w:ascii="Times New Roman" w:cs="Times New Roman" w:eastAsia="Times New Roman" w:hAnsi="Times New Roman"/>
            <w:sz w:val="20"/>
            <w:szCs w:val="20"/>
            <w:rtl w:val="0"/>
          </w:rPr>
          <w:t xml:space="preserve">[Graham IJROBP '99]</w:t>
        </w:r>
      </w:hyperlink>
      <w:r w:rsidDel="00000000" w:rsidR="00000000" w:rsidRPr="00000000">
        <w:rPr>
          <w:rFonts w:ascii="Times New Roman" w:cs="Times New Roman" w:eastAsia="Times New Roman" w:hAnsi="Times New Roman"/>
          <w:sz w:val="20"/>
          <w:szCs w:val="20"/>
          <w:rtl w:val="0"/>
        </w:rPr>
        <w:t xml:space="preserve">: Retro. Less than half received concurrent chemo. </w:t>
        <w:br w:type="textWrapping"/>
        <w:t xml:space="preserve">QUANTEC V20 &lt; 30% for &lt; 20% risk of RP. Recall: CCRT may increase risk of RP pe</w:t>
      </w:r>
      <w:r w:rsidDel="00000000" w:rsidR="00000000" w:rsidRPr="00000000">
        <w:rPr>
          <w:rFonts w:ascii="Times New Roman" w:cs="Times New Roman" w:eastAsia="Times New Roman" w:hAnsi="Times New Roman"/>
          <w:sz w:val="20"/>
          <w:szCs w:val="20"/>
          <w:rtl w:val="0"/>
        </w:rPr>
        <w:t xml:space="preserve">r [</w:t>
      </w:r>
      <w:hyperlink w:anchor="m38qrqqzr43q">
        <w:r w:rsidDel="00000000" w:rsidR="00000000" w:rsidRPr="00000000">
          <w:rPr>
            <w:rFonts w:ascii="Times New Roman" w:cs="Times New Roman" w:eastAsia="Times New Roman" w:hAnsi="Times New Roman"/>
            <w:sz w:val="20"/>
            <w:szCs w:val="20"/>
            <w:rtl w:val="0"/>
          </w:rPr>
          <w:t xml:space="preserve">STRIPE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64">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Goal: Keep V20 &lt; 37% for ~10% risk of RP. </w:t>
      </w:r>
    </w:p>
    <w:p w:rsidR="00000000" w:rsidDel="00000000" w:rsidP="00000000" w:rsidRDefault="00000000" w:rsidRPr="00000000" w14:paraId="00000665">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 inoperable patients.</w:t>
      </w:r>
    </w:p>
    <w:p w:rsidR="00000000" w:rsidDel="00000000" w:rsidP="00000000" w:rsidRDefault="00000000" w:rsidRPr="00000000" w14:paraId="00000666">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V20 ≤ 22% with 0% RP.</w:t>
      </w:r>
    </w:p>
    <w:p w:rsidR="00000000" w:rsidDel="00000000" w:rsidP="00000000" w:rsidRDefault="00000000" w:rsidRPr="00000000" w14:paraId="00000667">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V20 ≤ 31% with &lt; 10% RP.</w:t>
      </w:r>
    </w:p>
    <w:p w:rsidR="00000000" w:rsidDel="00000000" w:rsidP="00000000" w:rsidRDefault="00000000" w:rsidRPr="00000000" w14:paraId="00000668">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V20 ≤ 40% with &lt; 15% RP.</w:t>
      </w:r>
    </w:p>
    <w:p w:rsidR="00000000" w:rsidDel="00000000" w:rsidP="00000000" w:rsidRDefault="00000000" w:rsidRPr="00000000" w14:paraId="00000669">
      <w:pPr>
        <w:numPr>
          <w:ilvl w:val="2"/>
          <w:numId w:val="6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&gt; 40% with nearly 40%.</w:t>
      </w:r>
    </w:p>
    <w:p w:rsidR="00000000" w:rsidDel="00000000" w:rsidP="00000000" w:rsidRDefault="00000000" w:rsidRPr="00000000" w14:paraId="0000066A">
      <w:pPr>
        <w:numPr>
          <w:ilvl w:val="1"/>
          <w:numId w:val="65"/>
        </w:numPr>
        <w:spacing w:line="240" w:lineRule="auto"/>
        <w:ind w:left="1440" w:hanging="360"/>
        <w:rPr>
          <w:u w:val="none"/>
        </w:rPr>
      </w:pPr>
      <w:r w:rsidDel="00000000" w:rsidR="00000000" w:rsidRPr="00000000">
        <w:rPr>
          <w:rFonts w:ascii="Gungsuh" w:cs="Gungsuh" w:eastAsia="Gungsuh" w:hAnsi="Gungsuh"/>
          <w:rtl w:val="0"/>
        </w:rPr>
        <w:t xml:space="preserve">Genetic variant HIPK2 appears to be associated with radiation pneumonitis, appearing to matter as much as MLD ≥ 15 Gy and V20 ≥ 24% [</w:t>
      </w:r>
      <w:hyperlink r:id="rId423">
        <w:r w:rsidDel="00000000" w:rsidR="00000000" w:rsidRPr="00000000">
          <w:rPr>
            <w:rtl w:val="0"/>
          </w:rPr>
          <w:t xml:space="preserve">Tang RTO '20</w:t>
        </w:r>
      </w:hyperlink>
      <w:r w:rsidDel="00000000" w:rsidR="00000000" w:rsidRPr="00000000">
        <w:rPr>
          <w:rtl w:val="0"/>
        </w:rPr>
        <w:t xml:space="preserve">]</w:t>
      </w:r>
    </w:p>
    <w:p w:rsidR="00000000" w:rsidDel="00000000" w:rsidP="00000000" w:rsidRDefault="00000000" w:rsidRPr="00000000" w14:paraId="0000066B">
      <w:pPr>
        <w:numPr>
          <w:ilvl w:val="0"/>
          <w:numId w:val="6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Radiation pneumonitis </w:t>
      </w:r>
    </w:p>
    <w:p w:rsidR="00000000" w:rsidDel="00000000" w:rsidP="00000000" w:rsidRDefault="00000000" w:rsidRPr="00000000" w14:paraId="0000066C">
      <w:pPr>
        <w:spacing w:line="240" w:lineRule="auto"/>
        <w:ind w:left="720" w:firstLine="0"/>
        <w:rPr>
          <w:b w:val="1"/>
        </w:rPr>
      </w:pPr>
      <w:r w:rsidDel="00000000" w:rsidR="00000000" w:rsidRPr="00000000">
        <w:rPr>
          <w:rtl w:val="0"/>
        </w:rPr>
        <w:t xml:space="preserve">ASCO Guideline: Mgmt</w:t>
      </w:r>
      <w:hyperlink r:id="rId424">
        <w:r w:rsidDel="00000000" w:rsidR="00000000" w:rsidRPr="00000000">
          <w:rPr>
            <w:rtl w:val="0"/>
          </w:rPr>
          <w:t xml:space="preserve"> of Immune-Related AE in Pts Tx with Immune Checkpoint Inhibitor Tx</w:t>
        </w:r>
      </w:hyperlink>
      <w:r w:rsidDel="00000000" w:rsidR="00000000" w:rsidRPr="00000000">
        <w:rPr>
          <w:i w:val="1"/>
          <w:rtl w:val="0"/>
        </w:rPr>
        <w:t xml:space="preserve"> February 14, 2018</w:t>
      </w:r>
      <w:r w:rsidDel="00000000" w:rsidR="00000000" w:rsidRPr="00000000">
        <w:rPr>
          <w:rtl w:val="0"/>
        </w:rPr>
      </w:r>
    </w:p>
    <w:p w:rsidR="00000000" w:rsidDel="00000000" w:rsidP="00000000" w:rsidRDefault="00000000" w:rsidRPr="00000000" w14:paraId="0000066D">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Typically occurs </w:t>
      </w:r>
      <w:r w:rsidDel="00000000" w:rsidR="00000000" w:rsidRPr="00000000">
        <w:rPr>
          <w:rtl w:val="0"/>
        </w:rPr>
        <w:t xml:space="preserve">1</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tl w:val="0"/>
        </w:rPr>
        <w:t xml:space="preserve">9</w:t>
      </w:r>
      <w:r w:rsidDel="00000000" w:rsidR="00000000" w:rsidRPr="00000000">
        <w:rPr>
          <w:rFonts w:ascii="Times New Roman" w:cs="Times New Roman" w:eastAsia="Times New Roman" w:hAnsi="Times New Roman"/>
          <w:sz w:val="20"/>
          <w:szCs w:val="20"/>
          <w:rtl w:val="0"/>
        </w:rPr>
        <w:t xml:space="preserve"> mo after RT. Risk for symptomatic RP is 5-15%. </w:t>
      </w:r>
    </w:p>
    <w:p w:rsidR="00000000" w:rsidDel="00000000" w:rsidP="00000000" w:rsidRDefault="00000000" w:rsidRPr="00000000" w14:paraId="0000066E">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1 pneumocytes die, type 2 proliferate </w:t>
      </w:r>
      <w:r w:rsidDel="00000000" w:rsidR="00000000" w:rsidRPr="00000000">
        <w:rPr>
          <w:rtl w:val="0"/>
        </w:rPr>
        <w:t xml:space="preserve">resulting in</w:t>
      </w:r>
      <w:r w:rsidDel="00000000" w:rsidR="00000000" w:rsidRPr="00000000">
        <w:rPr>
          <w:rFonts w:ascii="Times New Roman" w:cs="Times New Roman" w:eastAsia="Times New Roman" w:hAnsi="Times New Roman"/>
          <w:sz w:val="20"/>
          <w:szCs w:val="20"/>
          <w:rtl w:val="0"/>
        </w:rPr>
        <w:t xml:space="preserve"> subacute inflammatory reaction. </w:t>
      </w:r>
    </w:p>
    <w:p w:rsidR="00000000" w:rsidDel="00000000" w:rsidP="00000000" w:rsidRDefault="00000000" w:rsidRPr="00000000" w14:paraId="0000066F">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Sx: Low grade fevers, chills, cough, dyspnea, hypoxia.</w:t>
      </w:r>
    </w:p>
    <w:p w:rsidR="00000000" w:rsidDel="00000000" w:rsidP="00000000" w:rsidRDefault="00000000" w:rsidRPr="00000000" w14:paraId="00000670">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Dx: Diffusion capacity decreased in early phase, radiographically diffuse inhomogeneous opacification in tx field.</w:t>
      </w:r>
    </w:p>
    <w:p w:rsidR="00000000" w:rsidDel="00000000" w:rsidP="00000000" w:rsidRDefault="00000000" w:rsidRPr="00000000" w14:paraId="00000671">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Grade 2: Hold immunotherapy. Treat with prednisone 1-2 </w:t>
      </w:r>
      <w:r w:rsidDel="00000000" w:rsidR="00000000" w:rsidRPr="00000000">
        <w:rPr>
          <w:rFonts w:ascii="Times New Roman" w:cs="Times New Roman" w:eastAsia="Times New Roman" w:hAnsi="Times New Roman"/>
          <w:sz w:val="20"/>
          <w:szCs w:val="20"/>
          <w:rtl w:val="0"/>
        </w:rPr>
        <w:t xml:space="preserve">mg/kg/d po (or 60 mg/d prednisone) and TMP/SMZ for PCP ppx. Often produces dramatic and quick </w:t>
      </w:r>
      <w:r w:rsidDel="00000000" w:rsidR="00000000" w:rsidRPr="00000000">
        <w:rPr>
          <w:rtl w:val="0"/>
        </w:rPr>
        <w:t xml:space="preserve">responses</w:t>
      </w:r>
      <w:r w:rsidDel="00000000" w:rsidR="00000000" w:rsidRPr="00000000">
        <w:rPr>
          <w:rFonts w:ascii="Times New Roman" w:cs="Times New Roman" w:eastAsia="Times New Roman" w:hAnsi="Times New Roman"/>
          <w:sz w:val="20"/>
          <w:szCs w:val="20"/>
          <w:rtl w:val="0"/>
        </w:rPr>
        <w:t xml:space="preserve"> in symptoms. </w:t>
      </w:r>
      <w:r w:rsidDel="00000000" w:rsidR="00000000" w:rsidRPr="00000000">
        <w:rPr>
          <w:rtl w:val="0"/>
        </w:rPr>
        <w:t xml:space="preserve">P</w:t>
      </w:r>
      <w:r w:rsidDel="00000000" w:rsidR="00000000" w:rsidRPr="00000000">
        <w:rPr>
          <w:rFonts w:ascii="Times New Roman" w:cs="Times New Roman" w:eastAsia="Times New Roman" w:hAnsi="Times New Roman"/>
          <w:sz w:val="20"/>
          <w:szCs w:val="20"/>
          <w:rtl w:val="0"/>
        </w:rPr>
        <w:t xml:space="preserve">rolonged taper </w:t>
      </w:r>
      <w:r w:rsidDel="00000000" w:rsidR="00000000" w:rsidRPr="00000000">
        <w:rPr>
          <w:rtl w:val="0"/>
        </w:rPr>
        <w:t xml:space="preserve">by 5-10 mg/wk over 4-6 weeks.</w:t>
      </w:r>
    </w:p>
    <w:p w:rsidR="00000000" w:rsidDel="00000000" w:rsidP="00000000" w:rsidRDefault="00000000" w:rsidRPr="00000000" w14:paraId="00000672">
      <w:pPr>
        <w:numPr>
          <w:ilvl w:val="1"/>
          <w:numId w:val="65"/>
        </w:numPr>
        <w:spacing w:line="240" w:lineRule="auto"/>
        <w:ind w:left="1440" w:hanging="360"/>
        <w:rPr>
          <w:u w:val="none"/>
        </w:rPr>
      </w:pPr>
      <w:r w:rsidDel="00000000" w:rsidR="00000000" w:rsidRPr="00000000">
        <w:rPr>
          <w:rtl w:val="0"/>
        </w:rPr>
        <w:t xml:space="preserve">Grade 3-4: Permanently discontinue ICI. If no improvement after prednisone 1-2 mg/kg/d IV for 48 hours, may add infliximab, MMF, or cyclophosphamide. Taper over 4-6 weeks.</w:t>
      </w:r>
    </w:p>
    <w:p w:rsidR="00000000" w:rsidDel="00000000" w:rsidP="00000000" w:rsidRDefault="00000000" w:rsidRPr="00000000" w14:paraId="00000673">
      <w:pPr>
        <w:numPr>
          <w:ilvl w:val="1"/>
          <w:numId w:val="6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Improves up to 18 mo, but no improvement after 18 mo.</w:t>
      </w:r>
    </w:p>
    <w:tbl>
      <w:tblPr>
        <w:tblStyle w:val="Table22"/>
        <w:tblW w:w="9900.0" w:type="dxa"/>
        <w:jc w:val="left"/>
        <w:tblInd w:w="28.79999999999999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055"/>
        <w:gridCol w:w="4185"/>
        <w:tblGridChange w:id="0">
          <w:tblGrid>
            <w:gridCol w:w="660"/>
            <w:gridCol w:w="5055"/>
            <w:gridCol w:w="4185"/>
          </w:tblGrid>
        </w:tblGridChange>
      </w:tblGrid>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Grade</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RTOG </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CTCAE</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Mild dry cough or dyspnea on exertion.</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Asymptomatic, radiographic only.</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Cough requiring narcotic antitussives or dyspnea not at rest.</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Sx </w:t>
            </w:r>
            <w:r w:rsidDel="00000000" w:rsidR="00000000" w:rsidRPr="00000000">
              <w:rPr>
                <w:rFonts w:ascii="Times New Roman" w:cs="Times New Roman" w:eastAsia="Times New Roman" w:hAnsi="Times New Roman"/>
                <w:b w:val="1"/>
                <w:sz w:val="20"/>
                <w:szCs w:val="20"/>
                <w:rtl w:val="0"/>
              </w:rPr>
              <w:t xml:space="preserve">± steroids</w:t>
            </w:r>
            <w:r w:rsidDel="00000000" w:rsidR="00000000" w:rsidRPr="00000000">
              <w:rPr>
                <w:rFonts w:ascii="Times New Roman" w:cs="Times New Roman" w:eastAsia="Times New Roman" w:hAnsi="Times New Roman"/>
                <w:sz w:val="20"/>
                <w:szCs w:val="20"/>
                <w:rtl w:val="0"/>
              </w:rPr>
              <w:t xml:space="preserve"> not interfering with ADL.</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Dyspnea at rest, intermittent O2 or </w:t>
            </w:r>
            <w:r w:rsidDel="00000000" w:rsidR="00000000" w:rsidRPr="00000000">
              <w:rPr>
                <w:rFonts w:ascii="Times New Roman" w:cs="Times New Roman" w:eastAsia="Times New Roman" w:hAnsi="Times New Roman"/>
                <w:b w:val="1"/>
                <w:sz w:val="20"/>
                <w:szCs w:val="20"/>
                <w:rtl w:val="0"/>
              </w:rPr>
              <w:t xml:space="preserve">steroids required</w:t>
            </w:r>
            <w:r w:rsidDel="00000000" w:rsidR="00000000" w:rsidRPr="00000000">
              <w:rPr>
                <w:rFonts w:ascii="Times New Roman" w:cs="Times New Roman" w:eastAsia="Times New Roman" w:hAnsi="Times New Roman"/>
                <w:sz w:val="20"/>
                <w:szCs w:val="20"/>
                <w:rtl w:val="0"/>
              </w:rPr>
              <w:t xml:space="preserve">.</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Sx </w:t>
            </w:r>
            <w:r w:rsidDel="00000000" w:rsidR="00000000" w:rsidRPr="00000000">
              <w:rPr>
                <w:rFonts w:ascii="Times New Roman" w:cs="Times New Roman" w:eastAsia="Times New Roman" w:hAnsi="Times New Roman"/>
                <w:b w:val="1"/>
                <w:sz w:val="20"/>
                <w:szCs w:val="20"/>
                <w:rtl w:val="0"/>
              </w:rPr>
              <w:t xml:space="preserve">± steroids </w:t>
            </w:r>
            <w:r w:rsidDel="00000000" w:rsidR="00000000" w:rsidRPr="00000000">
              <w:rPr>
                <w:rFonts w:ascii="Times New Roman" w:cs="Times New Roman" w:eastAsia="Times New Roman" w:hAnsi="Times New Roman"/>
                <w:sz w:val="20"/>
                <w:szCs w:val="20"/>
                <w:rtl w:val="0"/>
              </w:rPr>
              <w:t xml:space="preserve">interfering with ADL, O2 indicated.</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O2 or assisted </w:t>
            </w:r>
            <w:r w:rsidDel="00000000" w:rsidR="00000000" w:rsidRPr="00000000">
              <w:rPr>
                <w:rFonts w:ascii="Times New Roman" w:cs="Times New Roman" w:eastAsia="Times New Roman" w:hAnsi="Times New Roman"/>
                <w:b w:val="1"/>
                <w:sz w:val="20"/>
                <w:szCs w:val="20"/>
                <w:rtl w:val="0"/>
              </w:rPr>
              <w:t xml:space="preserve">ventilation </w:t>
            </w:r>
            <w:r w:rsidDel="00000000" w:rsidR="00000000" w:rsidRPr="00000000">
              <w:rPr>
                <w:rFonts w:ascii="Times New Roman" w:cs="Times New Roman" w:eastAsia="Times New Roman" w:hAnsi="Times New Roman"/>
                <w:sz w:val="20"/>
                <w:szCs w:val="20"/>
                <w:rtl w:val="0"/>
              </w:rPr>
              <w:t xml:space="preserve">required.</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Life-threatening, assisted </w:t>
            </w:r>
            <w:r w:rsidDel="00000000" w:rsidR="00000000" w:rsidRPr="00000000">
              <w:rPr>
                <w:rFonts w:ascii="Times New Roman" w:cs="Times New Roman" w:eastAsia="Times New Roman" w:hAnsi="Times New Roman"/>
                <w:b w:val="1"/>
                <w:sz w:val="20"/>
                <w:szCs w:val="20"/>
                <w:rtl w:val="0"/>
              </w:rPr>
              <w:t xml:space="preserve">ventilation </w:t>
            </w:r>
            <w:r w:rsidDel="00000000" w:rsidR="00000000" w:rsidRPr="00000000">
              <w:rPr>
                <w:rFonts w:ascii="Times New Roman" w:cs="Times New Roman" w:eastAsia="Times New Roman" w:hAnsi="Times New Roman"/>
                <w:sz w:val="20"/>
                <w:szCs w:val="20"/>
                <w:rtl w:val="0"/>
              </w:rPr>
              <w:t xml:space="preserve">required.</w:t>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Death </w:t>
            </w:r>
            <w:r w:rsidDel="00000000" w:rsidR="00000000" w:rsidRPr="00000000">
              <w:rPr>
                <w:rFonts w:ascii="Times New Roman" w:cs="Times New Roman" w:eastAsia="Times New Roman" w:hAnsi="Times New Roman"/>
                <w:sz w:val="20"/>
                <w:szCs w:val="20"/>
                <w:rtl w:val="0"/>
              </w:rPr>
              <w:t xml:space="preserve">due to RP.</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Death </w:t>
            </w:r>
            <w:r w:rsidDel="00000000" w:rsidR="00000000" w:rsidRPr="00000000">
              <w:rPr>
                <w:rFonts w:ascii="Times New Roman" w:cs="Times New Roman" w:eastAsia="Times New Roman" w:hAnsi="Times New Roman"/>
                <w:sz w:val="20"/>
                <w:szCs w:val="20"/>
                <w:rtl w:val="0"/>
              </w:rPr>
              <w:t xml:space="preserve">due to RP.</w:t>
            </w:r>
          </w:p>
        </w:tc>
      </w:tr>
    </w:tbl>
    <w:p w:rsidR="00000000" w:rsidDel="00000000" w:rsidP="00000000" w:rsidRDefault="00000000" w:rsidRPr="00000000" w14:paraId="00000686">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687">
      <w:pPr>
        <w:pStyle w:val="Heading2"/>
        <w:rPr/>
      </w:pPr>
      <w:bookmarkStart w:colFirst="0" w:colLast="0" w:name="_evminsdmqfr3" w:id="110"/>
      <w:bookmarkEnd w:id="110"/>
      <w:r w:rsidDel="00000000" w:rsidR="00000000" w:rsidRPr="00000000">
        <w:rPr>
          <w:rtl w:val="0"/>
        </w:rPr>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8">
            <w:pPr>
              <w:spacing w:line="240" w:lineRule="auto"/>
              <w:ind w:right="200"/>
              <w:jc w:val="center"/>
              <w:rPr>
                <w:b w:val="1"/>
              </w:rPr>
            </w:pPr>
            <w:r w:rsidDel="00000000" w:rsidR="00000000" w:rsidRPr="00000000">
              <w:rPr>
                <w:b w:val="1"/>
                <w:rtl w:val="0"/>
              </w:rPr>
              <w:t xml:space="preserve">This Summary Box was made possible by the ACRO Resident Committee. </w:t>
            </w:r>
          </w:p>
          <w:p w:rsidR="00000000" w:rsidDel="00000000" w:rsidP="00000000" w:rsidRDefault="00000000" w:rsidRPr="00000000" w14:paraId="00000689">
            <w:pPr>
              <w:spacing w:line="240" w:lineRule="auto"/>
              <w:ind w:right="200"/>
              <w:jc w:val="center"/>
              <w:rPr>
                <w:b w:val="1"/>
              </w:rPr>
            </w:pPr>
            <w:r w:rsidDel="00000000" w:rsidR="00000000" w:rsidRPr="00000000">
              <w:rPr>
                <w:b w:val="1"/>
                <w:rtl w:val="0"/>
              </w:rPr>
              <w:t xml:space="preserve">A more comprehensive collection of resources for all disease sites may be found at </w:t>
            </w:r>
            <w:hyperlink r:id="rId425">
              <w:r w:rsidDel="00000000" w:rsidR="00000000" w:rsidRPr="00000000">
                <w:rPr>
                  <w:b w:val="1"/>
                  <w:color w:val="1155cc"/>
                  <w:u w:val="single"/>
                  <w:rtl w:val="0"/>
                </w:rPr>
                <w:t xml:space="preserve">http://www.acro.org/</w:t>
              </w:r>
            </w:hyperlink>
            <w:r w:rsidDel="00000000" w:rsidR="00000000" w:rsidRPr="00000000">
              <w:rPr>
                <w:rtl w:val="0"/>
              </w:rPr>
            </w:r>
          </w:p>
          <w:p w:rsidR="00000000" w:rsidDel="00000000" w:rsidP="00000000" w:rsidRDefault="00000000" w:rsidRPr="00000000" w14:paraId="0000068A">
            <w:pPr>
              <w:spacing w:line="240" w:lineRule="auto"/>
              <w:rPr>
                <w:sz w:val="18"/>
                <w:szCs w:val="18"/>
              </w:rPr>
            </w:pPr>
            <w:r w:rsidDel="00000000" w:rsidR="00000000" w:rsidRPr="00000000">
              <w:rPr>
                <w:sz w:val="18"/>
                <w:szCs w:val="18"/>
                <w:rtl w:val="0"/>
              </w:rPr>
              <w:t xml:space="preserve">ARRO: [</w:t>
            </w:r>
            <w:hyperlink r:id="rId426">
              <w:r w:rsidDel="00000000" w:rsidR="00000000" w:rsidRPr="00000000">
                <w:rPr>
                  <w:sz w:val="18"/>
                  <w:szCs w:val="18"/>
                  <w:rtl w:val="0"/>
                </w:rPr>
                <w:t xml:space="preserve">NSCLC</w:t>
              </w:r>
            </w:hyperlink>
            <w:r w:rsidDel="00000000" w:rsidR="00000000" w:rsidRPr="00000000">
              <w:rPr>
                <w:sz w:val="18"/>
                <w:szCs w:val="18"/>
                <w:rtl w:val="0"/>
              </w:rPr>
              <w:t xml:space="preserve">], [</w:t>
            </w:r>
            <w:hyperlink r:id="rId427">
              <w:r w:rsidDel="00000000" w:rsidR="00000000" w:rsidRPr="00000000">
                <w:rPr>
                  <w:sz w:val="18"/>
                  <w:szCs w:val="18"/>
                  <w:rtl w:val="0"/>
                </w:rPr>
                <w:t xml:space="preserve">Resectable LA-NSCLC</w:t>
              </w:r>
            </w:hyperlink>
            <w:r w:rsidDel="00000000" w:rsidR="00000000" w:rsidRPr="00000000">
              <w:rPr>
                <w:sz w:val="18"/>
                <w:szCs w:val="18"/>
                <w:rtl w:val="0"/>
              </w:rPr>
              <w:t xml:space="preserve">], [</w:t>
            </w:r>
            <w:hyperlink r:id="rId428">
              <w:r w:rsidDel="00000000" w:rsidR="00000000" w:rsidRPr="00000000">
                <w:rPr>
                  <w:sz w:val="18"/>
                  <w:szCs w:val="18"/>
                  <w:rtl w:val="0"/>
                </w:rPr>
                <w:t xml:space="preserve">Thymoma</w:t>
              </w:r>
            </w:hyperlink>
            <w:r w:rsidDel="00000000" w:rsidR="00000000" w:rsidRPr="00000000">
              <w:rPr>
                <w:sz w:val="18"/>
                <w:szCs w:val="18"/>
                <w:rtl w:val="0"/>
              </w:rPr>
              <w:t xml:space="preserve">].</w:t>
            </w:r>
          </w:p>
          <w:p w:rsidR="00000000" w:rsidDel="00000000" w:rsidP="00000000" w:rsidRDefault="00000000" w:rsidRPr="00000000" w14:paraId="0000068B">
            <w:pPr>
              <w:spacing w:line="240" w:lineRule="auto"/>
              <w:rPr>
                <w:sz w:val="18"/>
                <w:szCs w:val="18"/>
              </w:rPr>
            </w:pPr>
            <w:r w:rsidDel="00000000" w:rsidR="00000000" w:rsidRPr="00000000">
              <w:rPr>
                <w:sz w:val="18"/>
                <w:szCs w:val="18"/>
                <w:rtl w:val="0"/>
              </w:rPr>
              <w:t xml:space="preserve">Zaorsky: [</w:t>
            </w:r>
            <w:hyperlink r:id="rId429">
              <w:r w:rsidDel="00000000" w:rsidR="00000000" w:rsidRPr="00000000">
                <w:rPr>
                  <w:sz w:val="18"/>
                  <w:szCs w:val="18"/>
                  <w:rtl w:val="0"/>
                </w:rPr>
                <w:t xml:space="preserve">LN stations in lungs</w:t>
              </w:r>
            </w:hyperlink>
            <w:r w:rsidDel="00000000" w:rsidR="00000000" w:rsidRPr="00000000">
              <w:rPr>
                <w:sz w:val="18"/>
                <w:szCs w:val="18"/>
                <w:rtl w:val="0"/>
              </w:rPr>
              <w:t xml:space="preserve">].</w:t>
            </w:r>
          </w:p>
          <w:p w:rsidR="00000000" w:rsidDel="00000000" w:rsidP="00000000" w:rsidRDefault="00000000" w:rsidRPr="00000000" w14:paraId="0000068C">
            <w:pPr>
              <w:spacing w:line="240" w:lineRule="auto"/>
              <w:ind w:right="200"/>
              <w:rPr>
                <w:sz w:val="18"/>
                <w:szCs w:val="18"/>
              </w:rPr>
            </w:pPr>
            <w:r w:rsidDel="00000000" w:rsidR="00000000" w:rsidRPr="00000000">
              <w:rPr>
                <w:sz w:val="18"/>
                <w:szCs w:val="18"/>
                <w:rtl w:val="0"/>
              </w:rPr>
              <w:t xml:space="preserve">Contouring</w:t>
            </w:r>
          </w:p>
          <w:p w:rsidR="00000000" w:rsidDel="00000000" w:rsidP="00000000" w:rsidRDefault="00000000" w:rsidRPr="00000000" w14:paraId="0000068D">
            <w:pPr>
              <w:numPr>
                <w:ilvl w:val="0"/>
                <w:numId w:val="57"/>
              </w:numPr>
              <w:spacing w:line="240" w:lineRule="auto"/>
              <w:ind w:left="720" w:hanging="360"/>
              <w:rPr>
                <w:b w:val="1"/>
                <w:sz w:val="18"/>
                <w:szCs w:val="18"/>
              </w:rPr>
            </w:pPr>
            <w:r w:rsidDel="00000000" w:rsidR="00000000" w:rsidRPr="00000000">
              <w:rPr>
                <w:sz w:val="18"/>
                <w:szCs w:val="18"/>
                <w:rtl w:val="0"/>
              </w:rPr>
              <w:t xml:space="preserve">eContour [</w:t>
            </w:r>
            <w:hyperlink r:id="rId430">
              <w:r w:rsidDel="00000000" w:rsidR="00000000" w:rsidRPr="00000000">
                <w:rPr>
                  <w:sz w:val="18"/>
                  <w:szCs w:val="18"/>
                  <w:rtl w:val="0"/>
                </w:rPr>
                <w:t xml:space="preserve">Thoracic OARs and lobar anatomy</w:t>
              </w:r>
            </w:hyperlink>
            <w:r w:rsidDel="00000000" w:rsidR="00000000" w:rsidRPr="00000000">
              <w:rPr>
                <w:sz w:val="18"/>
                <w:szCs w:val="18"/>
                <w:rtl w:val="0"/>
              </w:rPr>
              <w:t xml:space="preserve">, </w:t>
            </w:r>
            <w:hyperlink r:id="rId431">
              <w:r w:rsidDel="00000000" w:rsidR="00000000" w:rsidRPr="00000000">
                <w:rPr>
                  <w:sz w:val="18"/>
                  <w:szCs w:val="18"/>
                  <w:rtl w:val="0"/>
                </w:rPr>
                <w:t xml:space="preserve">Kong IJROBP '11</w:t>
              </w:r>
            </w:hyperlink>
            <w:r w:rsidDel="00000000" w:rsidR="00000000" w:rsidRPr="00000000">
              <w:rPr>
                <w:sz w:val="18"/>
                <w:szCs w:val="18"/>
                <w:rtl w:val="0"/>
              </w:rPr>
              <w:t xml:space="preserve">], [</w:t>
            </w:r>
            <w:hyperlink r:id="rId432">
              <w:r w:rsidDel="00000000" w:rsidR="00000000" w:rsidRPr="00000000">
                <w:rPr>
                  <w:sz w:val="18"/>
                  <w:szCs w:val="18"/>
                  <w:rtl w:val="0"/>
                </w:rPr>
                <w:t xml:space="preserve">PORT for pN2</w:t>
              </w:r>
            </w:hyperlink>
            <w:r w:rsidDel="00000000" w:rsidR="00000000" w:rsidRPr="00000000">
              <w:rPr>
                <w:sz w:val="18"/>
                <w:szCs w:val="18"/>
                <w:rtl w:val="0"/>
              </w:rPr>
              <w:t xml:space="preserve">].</w:t>
            </w:r>
          </w:p>
          <w:p w:rsidR="00000000" w:rsidDel="00000000" w:rsidP="00000000" w:rsidRDefault="00000000" w:rsidRPr="00000000" w14:paraId="0000068E">
            <w:pPr>
              <w:numPr>
                <w:ilvl w:val="0"/>
                <w:numId w:val="57"/>
              </w:numPr>
              <w:spacing w:line="240" w:lineRule="auto"/>
              <w:ind w:left="720" w:hanging="360"/>
              <w:rPr>
                <w:b w:val="1"/>
                <w:sz w:val="18"/>
                <w:szCs w:val="18"/>
              </w:rPr>
            </w:pPr>
            <w:r w:rsidDel="00000000" w:rsidR="00000000" w:rsidRPr="00000000">
              <w:rPr>
                <w:sz w:val="18"/>
                <w:szCs w:val="18"/>
                <w:rtl w:val="0"/>
              </w:rPr>
              <w:t xml:space="preserve">Cardiac Contouring Atlas (Supplement) [</w:t>
            </w:r>
            <w:hyperlink r:id="rId433">
              <w:r w:rsidDel="00000000" w:rsidR="00000000" w:rsidRPr="00000000">
                <w:rPr>
                  <w:sz w:val="18"/>
                  <w:szCs w:val="18"/>
                  <w:rtl w:val="0"/>
                </w:rPr>
                <w:t xml:space="preserve">Duane RTO '17</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68F">
            <w:pPr>
              <w:numPr>
                <w:ilvl w:val="0"/>
                <w:numId w:val="57"/>
              </w:numPr>
              <w:spacing w:line="240" w:lineRule="auto"/>
              <w:ind w:left="720" w:hanging="360"/>
              <w:rPr>
                <w:b w:val="1"/>
                <w:sz w:val="18"/>
                <w:szCs w:val="18"/>
              </w:rPr>
            </w:pPr>
            <w:r w:rsidDel="00000000" w:rsidR="00000000" w:rsidRPr="00000000">
              <w:rPr>
                <w:sz w:val="18"/>
                <w:szCs w:val="18"/>
                <w:rtl w:val="0"/>
              </w:rPr>
              <w:t xml:space="preserve">RTOG 1106 OARs and Targets [</w:t>
            </w:r>
            <w:hyperlink r:id="rId434">
              <w:r w:rsidDel="00000000" w:rsidR="00000000" w:rsidRPr="00000000">
                <w:rPr>
                  <w:sz w:val="18"/>
                  <w:szCs w:val="18"/>
                  <w:rtl w:val="0"/>
                </w:rPr>
                <w:t xml:space="preserve">RTOG Contouring Atlases</w:t>
              </w:r>
            </w:hyperlink>
            <w:r w:rsidDel="00000000" w:rsidR="00000000" w:rsidRPr="00000000">
              <w:rPr>
                <w:sz w:val="18"/>
                <w:szCs w:val="18"/>
                <w:rtl w:val="0"/>
              </w:rPr>
              <w:t xml:space="preserve">]: PET-Guided therapy for stage III NSCLC. </w:t>
            </w:r>
            <w:hyperlink w:anchor="p1qgl9x43th3">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0">
            <w:pPr>
              <w:numPr>
                <w:ilvl w:val="0"/>
                <w:numId w:val="57"/>
              </w:numPr>
              <w:spacing w:line="240" w:lineRule="auto"/>
              <w:ind w:left="720" w:hanging="360"/>
              <w:rPr>
                <w:sz w:val="18"/>
                <w:szCs w:val="18"/>
              </w:rPr>
            </w:pPr>
            <w:r w:rsidDel="00000000" w:rsidR="00000000" w:rsidRPr="00000000">
              <w:rPr>
                <w:sz w:val="18"/>
                <w:szCs w:val="18"/>
                <w:rtl w:val="0"/>
              </w:rPr>
              <w:t xml:space="preserve">ESTRO ACROP guidelines for target volume definition for LA-NSCLC [</w:t>
            </w:r>
            <w:hyperlink r:id="rId435">
              <w:r w:rsidDel="00000000" w:rsidR="00000000" w:rsidRPr="00000000">
                <w:rPr>
                  <w:sz w:val="18"/>
                  <w:szCs w:val="18"/>
                  <w:rtl w:val="0"/>
                </w:rPr>
                <w:t xml:space="preserve">Nestle RTO '18</w:t>
              </w:r>
            </w:hyperlink>
            <w:r w:rsidDel="00000000" w:rsidR="00000000" w:rsidRPr="00000000">
              <w:rPr>
                <w:sz w:val="18"/>
                <w:szCs w:val="18"/>
                <w:rtl w:val="0"/>
              </w:rPr>
              <w:t xml:space="preserve">]. </w:t>
            </w:r>
            <w:hyperlink w:anchor="7m90wr8h9gsx">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1">
            <w:pPr>
              <w:numPr>
                <w:ilvl w:val="0"/>
                <w:numId w:val="57"/>
              </w:numPr>
              <w:spacing w:line="240" w:lineRule="auto"/>
              <w:ind w:left="720" w:right="60" w:hanging="360"/>
              <w:rPr>
                <w:sz w:val="18"/>
                <w:szCs w:val="18"/>
              </w:rPr>
            </w:pPr>
            <w:r w:rsidDel="00000000" w:rsidR="00000000" w:rsidRPr="00000000">
              <w:rPr>
                <w:sz w:val="18"/>
                <w:szCs w:val="18"/>
                <w:rtl w:val="0"/>
              </w:rPr>
              <w:t xml:space="preserve">Australia &amp; NZ consensus guidelines for use of advanced technologies in RT for LA-NSCLC [</w:t>
            </w:r>
            <w:hyperlink r:id="rId436">
              <w:r w:rsidDel="00000000" w:rsidR="00000000" w:rsidRPr="00000000">
                <w:rPr>
                  <w:sz w:val="18"/>
                  <w:szCs w:val="18"/>
                  <w:rtl w:val="0"/>
                </w:rPr>
                <w:t xml:space="preserve">Dwyer JMIRO '16</w:t>
              </w:r>
            </w:hyperlink>
            <w:r w:rsidDel="00000000" w:rsidR="00000000" w:rsidRPr="00000000">
              <w:rPr>
                <w:sz w:val="18"/>
                <w:szCs w:val="18"/>
                <w:rtl w:val="0"/>
              </w:rPr>
              <w:t xml:space="preserve">].</w:t>
            </w:r>
          </w:p>
          <w:p w:rsidR="00000000" w:rsidDel="00000000" w:rsidP="00000000" w:rsidRDefault="00000000" w:rsidRPr="00000000" w14:paraId="00000692">
            <w:pPr>
              <w:numPr>
                <w:ilvl w:val="0"/>
                <w:numId w:val="57"/>
              </w:numPr>
              <w:spacing w:line="240" w:lineRule="auto"/>
              <w:ind w:left="720" w:right="60" w:hanging="360"/>
              <w:rPr>
                <w:sz w:val="18"/>
                <w:szCs w:val="18"/>
              </w:rPr>
            </w:pPr>
            <w:r w:rsidDel="00000000" w:rsidR="00000000" w:rsidRPr="00000000">
              <w:rPr>
                <w:sz w:val="18"/>
                <w:szCs w:val="18"/>
                <w:rtl w:val="0"/>
              </w:rPr>
              <w:t xml:space="preserve">Margin selection to compensate for loss of target dose coverage due to target motion [</w:t>
            </w:r>
            <w:hyperlink r:id="rId437">
              <w:r w:rsidDel="00000000" w:rsidR="00000000" w:rsidRPr="00000000">
                <w:rPr>
                  <w:sz w:val="18"/>
                  <w:szCs w:val="18"/>
                  <w:rtl w:val="0"/>
                </w:rPr>
                <w:t xml:space="preserve">Foster JACMP '15</w:t>
              </w:r>
            </w:hyperlink>
            <w:r w:rsidDel="00000000" w:rsidR="00000000" w:rsidRPr="00000000">
              <w:rPr>
                <w:sz w:val="18"/>
                <w:szCs w:val="18"/>
                <w:rtl w:val="0"/>
              </w:rPr>
              <w:t xml:space="preserve">].</w:t>
            </w:r>
          </w:p>
          <w:p w:rsidR="00000000" w:rsidDel="00000000" w:rsidP="00000000" w:rsidRDefault="00000000" w:rsidRPr="00000000" w14:paraId="00000693">
            <w:pPr>
              <w:numPr>
                <w:ilvl w:val="0"/>
                <w:numId w:val="57"/>
              </w:numPr>
              <w:spacing w:line="240" w:lineRule="auto"/>
              <w:ind w:left="720" w:right="60" w:hanging="360"/>
              <w:rPr>
                <w:sz w:val="18"/>
                <w:szCs w:val="18"/>
              </w:rPr>
            </w:pPr>
            <w:r w:rsidDel="00000000" w:rsidR="00000000" w:rsidRPr="00000000">
              <w:rPr>
                <w:sz w:val="18"/>
                <w:szCs w:val="18"/>
                <w:rtl w:val="0"/>
              </w:rPr>
              <w:t xml:space="preserve">IAEA consensus: PET/CT imaging for target volume delineation in curative intent RT for NSCLC [</w:t>
            </w:r>
            <w:hyperlink r:id="rId438">
              <w:r w:rsidDel="00000000" w:rsidR="00000000" w:rsidRPr="00000000">
                <w:rPr>
                  <w:sz w:val="18"/>
                  <w:szCs w:val="18"/>
                  <w:rtl w:val="0"/>
                </w:rPr>
                <w:t xml:space="preserve">Konert RTO '15</w:t>
              </w:r>
            </w:hyperlink>
            <w:r w:rsidDel="00000000" w:rsidR="00000000" w:rsidRPr="00000000">
              <w:rPr>
                <w:sz w:val="18"/>
                <w:szCs w:val="18"/>
                <w:rtl w:val="0"/>
              </w:rPr>
              <w:t xml:space="preserve">]</w:t>
            </w:r>
          </w:p>
          <w:p w:rsidR="00000000" w:rsidDel="00000000" w:rsidP="00000000" w:rsidRDefault="00000000" w:rsidRPr="00000000" w14:paraId="00000694">
            <w:pPr>
              <w:numPr>
                <w:ilvl w:val="0"/>
                <w:numId w:val="57"/>
              </w:numPr>
              <w:spacing w:line="240" w:lineRule="auto"/>
              <w:ind w:left="720" w:hanging="360"/>
              <w:rPr>
                <w:sz w:val="18"/>
                <w:szCs w:val="18"/>
              </w:rPr>
            </w:pPr>
            <w:r w:rsidDel="00000000" w:rsidR="00000000" w:rsidRPr="00000000">
              <w:rPr>
                <w:sz w:val="18"/>
                <w:szCs w:val="18"/>
                <w:rtl w:val="0"/>
              </w:rPr>
              <w:t xml:space="preserve">CT-based definition of thoracic LN stations: An atlas from the University of Michigan [</w:t>
            </w:r>
            <w:hyperlink r:id="rId439">
              <w:r w:rsidDel="00000000" w:rsidR="00000000" w:rsidRPr="00000000">
                <w:rPr>
                  <w:sz w:val="18"/>
                  <w:szCs w:val="18"/>
                  <w:rtl w:val="0"/>
                </w:rPr>
                <w:t xml:space="preserve">Chapet IJROBP '05</w:t>
              </w:r>
            </w:hyperlink>
            <w:r w:rsidDel="00000000" w:rsidR="00000000" w:rsidRPr="00000000">
              <w:rPr>
                <w:sz w:val="18"/>
                <w:szCs w:val="18"/>
                <w:rtl w:val="0"/>
              </w:rPr>
              <w:t xml:space="preserve">] </w:t>
            </w:r>
            <w:hyperlink w:anchor="_6jx2f37knu1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5">
            <w:pPr>
              <w:spacing w:line="240" w:lineRule="auto"/>
              <w:ind w:right="200"/>
              <w:rPr>
                <w:sz w:val="18"/>
                <w:szCs w:val="18"/>
              </w:rPr>
            </w:pPr>
            <w:r w:rsidDel="00000000" w:rsidR="00000000" w:rsidRPr="00000000">
              <w:rPr>
                <w:sz w:val="18"/>
                <w:szCs w:val="18"/>
                <w:rtl w:val="0"/>
              </w:rPr>
              <w:t xml:space="preserve">Review Articles</w:t>
            </w:r>
          </w:p>
          <w:p w:rsidR="00000000" w:rsidDel="00000000" w:rsidP="00000000" w:rsidRDefault="00000000" w:rsidRPr="00000000" w14:paraId="00000696">
            <w:pPr>
              <w:numPr>
                <w:ilvl w:val="0"/>
                <w:numId w:val="38"/>
              </w:numPr>
              <w:spacing w:line="240" w:lineRule="auto"/>
              <w:ind w:left="720" w:hanging="360"/>
              <w:rPr>
                <w:sz w:val="18"/>
                <w:szCs w:val="18"/>
              </w:rPr>
            </w:pPr>
            <w:r w:rsidDel="00000000" w:rsidR="00000000" w:rsidRPr="00000000">
              <w:rPr>
                <w:sz w:val="18"/>
                <w:szCs w:val="18"/>
                <w:rtl w:val="0"/>
              </w:rPr>
              <w:t xml:space="preserve">Implications on pCR beyond Mediastinal Nodal Clearance with high dose CCRT [</w:t>
            </w:r>
            <w:hyperlink r:id="rId440">
              <w:r w:rsidDel="00000000" w:rsidR="00000000" w:rsidRPr="00000000">
                <w:rPr>
                  <w:sz w:val="18"/>
                  <w:szCs w:val="18"/>
                  <w:rtl w:val="0"/>
                </w:rPr>
                <w:t xml:space="preserve">Vyfhuis IJROBP '18</w:t>
              </w:r>
            </w:hyperlink>
            <w:r w:rsidDel="00000000" w:rsidR="00000000" w:rsidRPr="00000000">
              <w:rPr>
                <w:sz w:val="18"/>
                <w:szCs w:val="18"/>
                <w:rtl w:val="0"/>
              </w:rPr>
              <w:t xml:space="preserve">]. </w:t>
            </w:r>
            <w:hyperlink w:anchor="tf2fioskkctm">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7">
            <w:pPr>
              <w:spacing w:line="240" w:lineRule="auto"/>
              <w:ind w:right="200"/>
              <w:rPr>
                <w:sz w:val="18"/>
                <w:szCs w:val="18"/>
              </w:rPr>
            </w:pPr>
            <w:r w:rsidDel="00000000" w:rsidR="00000000" w:rsidRPr="00000000">
              <w:rPr>
                <w:sz w:val="18"/>
                <w:szCs w:val="18"/>
                <w:rtl w:val="0"/>
              </w:rPr>
              <w:t xml:space="preserve">Society Guidelines</w:t>
            </w:r>
          </w:p>
          <w:p w:rsidR="00000000" w:rsidDel="00000000" w:rsidP="00000000" w:rsidRDefault="00000000" w:rsidRPr="00000000" w14:paraId="00000698">
            <w:pPr>
              <w:numPr>
                <w:ilvl w:val="0"/>
                <w:numId w:val="57"/>
              </w:numPr>
              <w:spacing w:line="240" w:lineRule="auto"/>
              <w:ind w:left="720" w:hanging="360"/>
              <w:rPr>
                <w:sz w:val="18"/>
                <w:szCs w:val="18"/>
              </w:rPr>
            </w:pPr>
            <w:hyperlink r:id="rId441">
              <w:r w:rsidDel="00000000" w:rsidR="00000000" w:rsidRPr="00000000">
                <w:rPr>
                  <w:sz w:val="18"/>
                  <w:szCs w:val="18"/>
                  <w:rtl w:val="0"/>
                </w:rPr>
                <w:t xml:space="preserve">ASTRO Guideline: Definitive and Adjuvant RT in Locally Advanced NSCLC</w:t>
              </w:r>
            </w:hyperlink>
            <w:hyperlink r:id="rId442">
              <w:r w:rsidDel="00000000" w:rsidR="00000000" w:rsidRPr="00000000">
                <w:rPr>
                  <w:i w:val="1"/>
                  <w:sz w:val="18"/>
                  <w:szCs w:val="18"/>
                  <w:rtl w:val="0"/>
                </w:rPr>
                <w:t xml:space="preserve"> </w:t>
              </w:r>
            </w:hyperlink>
            <w:r w:rsidDel="00000000" w:rsidR="00000000" w:rsidRPr="00000000">
              <w:rPr>
                <w:i w:val="1"/>
                <w:sz w:val="18"/>
                <w:szCs w:val="18"/>
                <w:rtl w:val="0"/>
              </w:rPr>
              <w:t xml:space="preserve">June 2015 </w:t>
            </w:r>
            <w:hyperlink w:anchor="rwh1mjpib8up">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9">
            <w:pPr>
              <w:numPr>
                <w:ilvl w:val="0"/>
                <w:numId w:val="57"/>
              </w:numPr>
              <w:spacing w:line="240" w:lineRule="auto"/>
              <w:ind w:left="720" w:hanging="360"/>
              <w:rPr>
                <w:i w:val="1"/>
                <w:sz w:val="18"/>
                <w:szCs w:val="18"/>
              </w:rPr>
            </w:pPr>
            <w:r w:rsidDel="00000000" w:rsidR="00000000" w:rsidRPr="00000000">
              <w:rPr>
                <w:sz w:val="18"/>
                <w:szCs w:val="18"/>
                <w:rtl w:val="0"/>
              </w:rPr>
              <w:t xml:space="preserve">ASCO Guideline: </w:t>
            </w:r>
            <w:hyperlink r:id="rId443">
              <w:r w:rsidDel="00000000" w:rsidR="00000000" w:rsidRPr="00000000">
                <w:rPr>
                  <w:sz w:val="18"/>
                  <w:szCs w:val="18"/>
                  <w:rtl w:val="0"/>
                </w:rPr>
                <w:t xml:space="preserve">Adjuvant Chemo and Adjuvant RT for Stages I-IIIA Resectable NSCLC</w:t>
              </w:r>
            </w:hyperlink>
            <w:r w:rsidDel="00000000" w:rsidR="00000000" w:rsidRPr="00000000">
              <w:rPr>
                <w:i w:val="1"/>
                <w:sz w:val="18"/>
                <w:szCs w:val="18"/>
                <w:rtl w:val="0"/>
              </w:rPr>
              <w:t xml:space="preserve"> April 24, 2017 </w:t>
            </w:r>
            <w:hyperlink w:anchor="m7i6kd44jxna">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A">
            <w:pPr>
              <w:numPr>
                <w:ilvl w:val="0"/>
                <w:numId w:val="57"/>
              </w:numPr>
              <w:spacing w:line="240" w:lineRule="auto"/>
              <w:ind w:left="720" w:hanging="360"/>
              <w:rPr>
                <w:i w:val="1"/>
                <w:sz w:val="18"/>
                <w:szCs w:val="18"/>
              </w:rPr>
            </w:pPr>
            <w:r w:rsidDel="00000000" w:rsidR="00000000" w:rsidRPr="00000000">
              <w:rPr>
                <w:sz w:val="18"/>
                <w:szCs w:val="18"/>
                <w:rtl w:val="0"/>
              </w:rPr>
              <w:t xml:space="preserve">ASCO Guideline: </w:t>
            </w:r>
            <w:hyperlink r:id="rId444">
              <w:r w:rsidDel="00000000" w:rsidR="00000000" w:rsidRPr="00000000">
                <w:rPr>
                  <w:sz w:val="18"/>
                  <w:szCs w:val="18"/>
                  <w:rtl w:val="0"/>
                </w:rPr>
                <w:t xml:space="preserve">Therapy for Stage IV Non–Small-Cell Lung Cancer without Driver Alterations </w:t>
              </w:r>
            </w:hyperlink>
            <w:r w:rsidDel="00000000" w:rsidR="00000000" w:rsidRPr="00000000">
              <w:rPr>
                <w:i w:val="1"/>
                <w:sz w:val="18"/>
                <w:szCs w:val="18"/>
                <w:rtl w:val="0"/>
              </w:rPr>
              <w:t xml:space="preserve">January 28, 2020 </w:t>
            </w:r>
            <w:hyperlink w:anchor="xjv5dd9pjsex">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B">
            <w:pPr>
              <w:numPr>
                <w:ilvl w:val="0"/>
                <w:numId w:val="57"/>
              </w:numPr>
              <w:spacing w:line="240" w:lineRule="auto"/>
              <w:ind w:left="720" w:hanging="360"/>
              <w:rPr>
                <w:i w:val="1"/>
                <w:sz w:val="18"/>
                <w:szCs w:val="18"/>
              </w:rPr>
            </w:pPr>
            <w:r w:rsidDel="00000000" w:rsidR="00000000" w:rsidRPr="00000000">
              <w:rPr>
                <w:sz w:val="18"/>
                <w:szCs w:val="18"/>
                <w:rtl w:val="0"/>
              </w:rPr>
              <w:t xml:space="preserve">ASCO Guideline: </w:t>
            </w:r>
            <w:hyperlink r:id="rId445">
              <w:r w:rsidDel="00000000" w:rsidR="00000000" w:rsidRPr="00000000">
                <w:rPr>
                  <w:sz w:val="18"/>
                  <w:szCs w:val="18"/>
                  <w:rtl w:val="0"/>
                </w:rPr>
                <w:t xml:space="preserve">Molecular Testing for Selection of Pts w Lung Cancer for Tx w Targeted TKIs </w:t>
              </w:r>
            </w:hyperlink>
            <w:r w:rsidDel="00000000" w:rsidR="00000000" w:rsidRPr="00000000">
              <w:rPr>
                <w:i w:val="1"/>
                <w:sz w:val="18"/>
                <w:szCs w:val="18"/>
                <w:rtl w:val="0"/>
              </w:rPr>
              <w:t xml:space="preserve">February 5, 2018 </w:t>
            </w:r>
            <w:hyperlink w:anchor="_wp55nx1rut9o">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C">
            <w:pPr>
              <w:numPr>
                <w:ilvl w:val="0"/>
                <w:numId w:val="57"/>
              </w:numPr>
              <w:spacing w:line="240" w:lineRule="auto"/>
              <w:ind w:left="720" w:hanging="360"/>
              <w:rPr>
                <w:i w:val="1"/>
                <w:sz w:val="18"/>
                <w:szCs w:val="18"/>
              </w:rPr>
            </w:pPr>
            <w:r w:rsidDel="00000000" w:rsidR="00000000" w:rsidRPr="00000000">
              <w:rPr>
                <w:sz w:val="18"/>
                <w:szCs w:val="18"/>
                <w:rtl w:val="0"/>
              </w:rPr>
              <w:t xml:space="preserve">ASCO Guidelines for Surveillance after Definitive Curative-Intent therapy [</w:t>
            </w:r>
            <w:hyperlink r:id="rId446">
              <w:r w:rsidDel="00000000" w:rsidR="00000000" w:rsidRPr="00000000">
                <w:rPr>
                  <w:sz w:val="18"/>
                  <w:szCs w:val="18"/>
                  <w:rtl w:val="0"/>
                </w:rPr>
                <w:t xml:space="preserve">Schneider JCO '19</w:t>
              </w:r>
            </w:hyperlink>
            <w:r w:rsidDel="00000000" w:rsidR="00000000" w:rsidRPr="00000000">
              <w:rPr>
                <w:sz w:val="18"/>
                <w:szCs w:val="18"/>
                <w:rtl w:val="0"/>
              </w:rPr>
              <w:t xml:space="preserve">] </w:t>
            </w:r>
            <w:hyperlink w:anchor="x0pt4mmhjq2i">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9D">
            <w:pPr>
              <w:spacing w:line="240" w:lineRule="auto"/>
              <w:ind w:right="200"/>
              <w:rPr>
                <w:sz w:val="18"/>
                <w:szCs w:val="18"/>
              </w:rPr>
            </w:pPr>
            <w:r w:rsidDel="00000000" w:rsidR="00000000" w:rsidRPr="00000000">
              <w:rPr>
                <w:sz w:val="18"/>
                <w:szCs w:val="18"/>
                <w:rtl w:val="0"/>
              </w:rPr>
              <w:t xml:space="preserve">Relevant Accessible Radiation Protocols </w:t>
            </w:r>
          </w:p>
          <w:p w:rsidR="00000000" w:rsidDel="00000000" w:rsidP="00000000" w:rsidRDefault="00000000" w:rsidRPr="00000000" w14:paraId="0000069E">
            <w:pPr>
              <w:numPr>
                <w:ilvl w:val="0"/>
                <w:numId w:val="8"/>
              </w:numPr>
              <w:spacing w:line="240" w:lineRule="auto"/>
              <w:ind w:left="720" w:right="60" w:hanging="360"/>
              <w:rPr>
                <w:sz w:val="18"/>
                <w:szCs w:val="18"/>
              </w:rPr>
            </w:pPr>
            <w:r w:rsidDel="00000000" w:rsidR="00000000" w:rsidRPr="00000000">
              <w:rPr>
                <w:sz w:val="18"/>
                <w:szCs w:val="18"/>
                <w:rtl w:val="0"/>
              </w:rPr>
              <w:t xml:space="preserve">Definitive Chemoradiation</w:t>
            </w:r>
          </w:p>
          <w:p w:rsidR="00000000" w:rsidDel="00000000" w:rsidP="00000000" w:rsidRDefault="00000000" w:rsidRPr="00000000" w14:paraId="0000069F">
            <w:pPr>
              <w:numPr>
                <w:ilvl w:val="1"/>
                <w:numId w:val="8"/>
              </w:numPr>
              <w:spacing w:line="240" w:lineRule="auto"/>
              <w:ind w:left="1440" w:hanging="360"/>
              <w:rPr>
                <w:sz w:val="18"/>
                <w:szCs w:val="18"/>
              </w:rPr>
            </w:pPr>
            <w:r w:rsidDel="00000000" w:rsidR="00000000" w:rsidRPr="00000000">
              <w:rPr>
                <w:sz w:val="18"/>
                <w:szCs w:val="18"/>
                <w:rtl w:val="0"/>
              </w:rPr>
              <w:t xml:space="preserve">RTOG 0617 [</w:t>
            </w:r>
            <w:hyperlink r:id="rId447">
              <w:r w:rsidDel="00000000" w:rsidR="00000000" w:rsidRPr="00000000">
                <w:rPr>
                  <w:sz w:val="18"/>
                  <w:szCs w:val="18"/>
                  <w:rtl w:val="0"/>
                </w:rPr>
                <w:t xml:space="preserve">Protocol</w:t>
              </w:r>
            </w:hyperlink>
            <w:r w:rsidDel="00000000" w:rsidR="00000000" w:rsidRPr="00000000">
              <w:rPr>
                <w:sz w:val="18"/>
                <w:szCs w:val="18"/>
                <w:rtl w:val="0"/>
              </w:rPr>
              <w:t xml:space="preserve">]: 60 vs. 74 Gy Carbo/Pacli ± Cetuximab. </w:t>
            </w:r>
            <w:hyperlink w:anchor="rjeb8sfzf5o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0">
            <w:pPr>
              <w:numPr>
                <w:ilvl w:val="1"/>
                <w:numId w:val="8"/>
              </w:numPr>
              <w:spacing w:line="240" w:lineRule="auto"/>
              <w:ind w:left="1440" w:right="200" w:hanging="360"/>
              <w:rPr>
                <w:sz w:val="18"/>
                <w:szCs w:val="18"/>
              </w:rPr>
            </w:pPr>
            <w:r w:rsidDel="00000000" w:rsidR="00000000" w:rsidRPr="00000000">
              <w:rPr>
                <w:sz w:val="18"/>
                <w:szCs w:val="18"/>
                <w:rtl w:val="0"/>
              </w:rPr>
              <w:t xml:space="preserve">RTOG 1308 [</w:t>
            </w:r>
            <w:hyperlink r:id="rId448">
              <w:r w:rsidDel="00000000" w:rsidR="00000000" w:rsidRPr="00000000">
                <w:rPr>
                  <w:sz w:val="18"/>
                  <w:szCs w:val="18"/>
                  <w:rtl w:val="0"/>
                </w:rPr>
                <w:t xml:space="preserve">Table 1 Giaddui Rad Onc '16</w:t>
              </w:r>
            </w:hyperlink>
            <w:r w:rsidDel="00000000" w:rsidR="00000000" w:rsidRPr="00000000">
              <w:rPr>
                <w:sz w:val="18"/>
                <w:szCs w:val="18"/>
                <w:rtl w:val="0"/>
              </w:rPr>
              <w:t xml:space="preserve">]: Phase III. Photon vs. Proton dose-escalated CCRT.  </w:t>
            </w:r>
            <w:hyperlink w:anchor="to0a6x1hf50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1">
            <w:pPr>
              <w:numPr>
                <w:ilvl w:val="0"/>
                <w:numId w:val="8"/>
              </w:numPr>
              <w:spacing w:line="240" w:lineRule="auto"/>
              <w:ind w:left="720" w:hanging="360"/>
              <w:rPr>
                <w:sz w:val="18"/>
                <w:szCs w:val="18"/>
              </w:rPr>
            </w:pPr>
            <w:r w:rsidDel="00000000" w:rsidR="00000000" w:rsidRPr="00000000">
              <w:rPr>
                <w:sz w:val="18"/>
                <w:szCs w:val="18"/>
                <w:rtl w:val="0"/>
              </w:rPr>
              <w:t xml:space="preserve">Post-Operative </w:t>
            </w:r>
          </w:p>
          <w:p w:rsidR="00000000" w:rsidDel="00000000" w:rsidP="00000000" w:rsidRDefault="00000000" w:rsidRPr="00000000" w14:paraId="000006A2">
            <w:pPr>
              <w:numPr>
                <w:ilvl w:val="1"/>
                <w:numId w:val="8"/>
              </w:numPr>
              <w:spacing w:line="240" w:lineRule="auto"/>
              <w:ind w:left="1440" w:hanging="360"/>
              <w:rPr>
                <w:sz w:val="18"/>
                <w:szCs w:val="18"/>
              </w:rPr>
            </w:pPr>
            <w:r w:rsidDel="00000000" w:rsidR="00000000" w:rsidRPr="00000000">
              <w:rPr>
                <w:sz w:val="18"/>
                <w:szCs w:val="18"/>
                <w:rtl w:val="0"/>
              </w:rPr>
              <w:t xml:space="preserve">LUNG-ART / EORTC 22055 [</w:t>
            </w:r>
            <w:hyperlink r:id="rId449">
              <w:r w:rsidDel="00000000" w:rsidR="00000000" w:rsidRPr="00000000">
                <w:rPr>
                  <w:sz w:val="18"/>
                  <w:szCs w:val="18"/>
                  <w:rtl w:val="0"/>
                </w:rPr>
                <w:t xml:space="preserve">Protocol</w:t>
              </w:r>
            </w:hyperlink>
            <w:r w:rsidDel="00000000" w:rsidR="00000000" w:rsidRPr="00000000">
              <w:rPr>
                <w:rFonts w:ascii="Cardo" w:cs="Cardo" w:eastAsia="Cardo" w:hAnsi="Cardo"/>
                <w:sz w:val="18"/>
                <w:szCs w:val="18"/>
                <w:rtl w:val="0"/>
              </w:rPr>
              <w:t xml:space="preserve">]: Phase III. N2 disease→ ± PORT to 54/30 ± seq CTX. </w:t>
            </w:r>
            <w:hyperlink w:anchor="jqiyx32hj0hi">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3">
            <w:pPr>
              <w:numPr>
                <w:ilvl w:val="0"/>
                <w:numId w:val="8"/>
              </w:numPr>
              <w:spacing w:line="240" w:lineRule="auto"/>
              <w:ind w:left="720" w:hanging="360"/>
              <w:rPr>
                <w:sz w:val="18"/>
                <w:szCs w:val="18"/>
              </w:rPr>
            </w:pPr>
            <w:r w:rsidDel="00000000" w:rsidR="00000000" w:rsidRPr="00000000">
              <w:rPr>
                <w:sz w:val="18"/>
                <w:szCs w:val="18"/>
                <w:rtl w:val="0"/>
              </w:rPr>
              <w:t xml:space="preserve">Isotoxic RT:</w:t>
            </w:r>
          </w:p>
          <w:p w:rsidR="00000000" w:rsidDel="00000000" w:rsidP="00000000" w:rsidRDefault="00000000" w:rsidRPr="00000000" w14:paraId="000006A4">
            <w:pPr>
              <w:numPr>
                <w:ilvl w:val="1"/>
                <w:numId w:val="8"/>
              </w:numPr>
              <w:spacing w:line="240" w:lineRule="auto"/>
              <w:ind w:left="1440" w:hanging="360"/>
              <w:rPr>
                <w:sz w:val="18"/>
                <w:szCs w:val="18"/>
              </w:rPr>
            </w:pPr>
            <w:r w:rsidDel="00000000" w:rsidR="00000000" w:rsidRPr="00000000">
              <w:rPr>
                <w:sz w:val="18"/>
                <w:szCs w:val="18"/>
                <w:rtl w:val="0"/>
              </w:rPr>
              <w:t xml:space="preserve">High dose RT based on normal tissue constraints [</w:t>
            </w:r>
            <w:hyperlink r:id="rId450">
              <w:r w:rsidDel="00000000" w:rsidR="00000000" w:rsidRPr="00000000">
                <w:rPr>
                  <w:sz w:val="18"/>
                  <w:szCs w:val="18"/>
                  <w:rtl w:val="0"/>
                </w:rPr>
                <w:t xml:space="preserve">Zhao RTO '19</w:t>
              </w:r>
            </w:hyperlink>
            <w:r w:rsidDel="00000000" w:rsidR="00000000" w:rsidRPr="00000000">
              <w:rPr>
                <w:rFonts w:ascii="Gungsuh" w:cs="Gungsuh" w:eastAsia="Gungsuh" w:hAnsi="Gungsuh"/>
                <w:sz w:val="18"/>
                <w:szCs w:val="18"/>
                <w:rtl w:val="0"/>
              </w:rPr>
              <w:t xml:space="preserve">]: Retro. Standard (&lt; 66 Gy) vs.≥ 66 Gy. </w:t>
            </w:r>
            <w:hyperlink w:anchor="81n83icjfhfv">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5">
            <w:pPr>
              <w:spacing w:line="240" w:lineRule="auto"/>
              <w:ind w:right="200"/>
              <w:rPr>
                <w:sz w:val="18"/>
                <w:szCs w:val="18"/>
              </w:rPr>
            </w:pPr>
            <w:r w:rsidDel="00000000" w:rsidR="00000000" w:rsidRPr="00000000">
              <w:rPr>
                <w:sz w:val="18"/>
                <w:szCs w:val="18"/>
                <w:rtl w:val="0"/>
              </w:rPr>
              <w:t xml:space="preserve">Quality of Life/Toxicity</w:t>
            </w:r>
          </w:p>
          <w:p w:rsidR="00000000" w:rsidDel="00000000" w:rsidP="00000000" w:rsidRDefault="00000000" w:rsidRPr="00000000" w14:paraId="000006A6">
            <w:pPr>
              <w:numPr>
                <w:ilvl w:val="0"/>
                <w:numId w:val="55"/>
              </w:numPr>
              <w:spacing w:line="240" w:lineRule="auto"/>
              <w:ind w:left="720" w:right="60" w:hanging="360"/>
              <w:rPr>
                <w:sz w:val="18"/>
                <w:szCs w:val="18"/>
              </w:rPr>
            </w:pPr>
            <w:r w:rsidDel="00000000" w:rsidR="00000000" w:rsidRPr="00000000">
              <w:rPr>
                <w:sz w:val="18"/>
                <w:szCs w:val="18"/>
                <w:rtl w:val="0"/>
              </w:rPr>
              <w:t xml:space="preserve">RTOG 0617 QoL secondary analysis [</w:t>
            </w:r>
            <w:hyperlink r:id="rId451">
              <w:r w:rsidDel="00000000" w:rsidR="00000000" w:rsidRPr="00000000">
                <w:rPr>
                  <w:sz w:val="18"/>
                  <w:szCs w:val="18"/>
                  <w:rtl w:val="0"/>
                </w:rPr>
                <w:t xml:space="preserve">Movsas JAMA Onc '16</w:t>
              </w:r>
            </w:hyperlink>
            <w:r w:rsidDel="00000000" w:rsidR="00000000" w:rsidRPr="00000000">
              <w:rPr>
                <w:sz w:val="18"/>
                <w:szCs w:val="18"/>
                <w:rtl w:val="0"/>
              </w:rPr>
              <w:t xml:space="preserve">].</w:t>
            </w:r>
            <w:hyperlink w:anchor="rjeb8sfzf5o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7">
            <w:pPr>
              <w:numPr>
                <w:ilvl w:val="0"/>
                <w:numId w:val="55"/>
              </w:numPr>
              <w:spacing w:line="240" w:lineRule="auto"/>
              <w:ind w:left="720" w:hanging="360"/>
              <w:rPr>
                <w:sz w:val="18"/>
                <w:szCs w:val="18"/>
              </w:rPr>
            </w:pPr>
            <w:r w:rsidDel="00000000" w:rsidR="00000000" w:rsidRPr="00000000">
              <w:rPr>
                <w:sz w:val="18"/>
                <w:szCs w:val="18"/>
                <w:rtl w:val="0"/>
              </w:rPr>
              <w:t xml:space="preserve">RTOG 0617 IMRT vs 3D secondary analysis [</w:t>
            </w:r>
            <w:hyperlink r:id="rId452">
              <w:r w:rsidDel="00000000" w:rsidR="00000000" w:rsidRPr="00000000">
                <w:rPr>
                  <w:sz w:val="18"/>
                  <w:szCs w:val="18"/>
                  <w:rtl w:val="0"/>
                </w:rPr>
                <w:t xml:space="preserve">Chun JCO '17]</w:t>
              </w:r>
            </w:hyperlink>
            <w:r w:rsidDel="00000000" w:rsidR="00000000" w:rsidRPr="00000000">
              <w:rPr>
                <w:sz w:val="18"/>
                <w:szCs w:val="18"/>
                <w:rtl w:val="0"/>
              </w:rPr>
              <w:t xml:space="preserve">.</w:t>
            </w:r>
            <w:hyperlink w:anchor="rjeb8sfzf5ot">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8">
            <w:pPr>
              <w:numPr>
                <w:ilvl w:val="0"/>
                <w:numId w:val="55"/>
              </w:numPr>
              <w:spacing w:line="240" w:lineRule="auto"/>
              <w:ind w:left="720" w:right="60" w:hanging="360"/>
              <w:rPr>
                <w:sz w:val="18"/>
                <w:szCs w:val="18"/>
              </w:rPr>
            </w:pPr>
            <w:r w:rsidDel="00000000" w:rsidR="00000000" w:rsidRPr="00000000">
              <w:rPr>
                <w:sz w:val="18"/>
                <w:szCs w:val="18"/>
                <w:rtl w:val="0"/>
              </w:rPr>
              <w:t xml:space="preserve">Heart V50 independently predicts for decreased OS [</w:t>
            </w:r>
            <w:hyperlink r:id="rId453">
              <w:r w:rsidDel="00000000" w:rsidR="00000000" w:rsidRPr="00000000">
                <w:rPr>
                  <w:sz w:val="18"/>
                  <w:szCs w:val="18"/>
                  <w:rtl w:val="0"/>
                </w:rPr>
                <w:t xml:space="preserve">Speirs JTO '17</w:t>
              </w:r>
            </w:hyperlink>
            <w:r w:rsidDel="00000000" w:rsidR="00000000" w:rsidRPr="00000000">
              <w:rPr>
                <w:sz w:val="18"/>
                <w:szCs w:val="18"/>
                <w:rtl w:val="0"/>
              </w:rPr>
              <w:t xml:space="preserve">].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9">
            <w:pPr>
              <w:numPr>
                <w:ilvl w:val="0"/>
                <w:numId w:val="55"/>
              </w:numPr>
              <w:spacing w:line="240" w:lineRule="auto"/>
              <w:ind w:left="720" w:hanging="360"/>
              <w:rPr>
                <w:sz w:val="18"/>
                <w:szCs w:val="18"/>
              </w:rPr>
            </w:pPr>
            <w:r w:rsidDel="00000000" w:rsidR="00000000" w:rsidRPr="00000000">
              <w:rPr>
                <w:sz w:val="18"/>
                <w:szCs w:val="18"/>
                <w:rtl w:val="0"/>
              </w:rPr>
              <w:t xml:space="preserve">Cardiac morbidity: Pooled analysis of 6 dose escalation trials for stage III NSCLC [</w:t>
            </w:r>
            <w:hyperlink r:id="rId454">
              <w:r w:rsidDel="00000000" w:rsidR="00000000" w:rsidRPr="00000000">
                <w:rPr>
                  <w:sz w:val="18"/>
                  <w:szCs w:val="18"/>
                  <w:rtl w:val="0"/>
                </w:rPr>
                <w:t xml:space="preserve">Wang JCO '17</w:t>
              </w:r>
            </w:hyperlink>
            <w:r w:rsidDel="00000000" w:rsidR="00000000" w:rsidRPr="00000000">
              <w:rPr>
                <w:sz w:val="18"/>
                <w:szCs w:val="18"/>
                <w:rtl w:val="0"/>
              </w:rPr>
              <w:t xml:space="preserve">]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A">
            <w:pPr>
              <w:numPr>
                <w:ilvl w:val="0"/>
                <w:numId w:val="55"/>
              </w:numPr>
              <w:spacing w:line="240" w:lineRule="auto"/>
              <w:ind w:left="720" w:hanging="360"/>
              <w:rPr>
                <w:sz w:val="18"/>
                <w:szCs w:val="18"/>
              </w:rPr>
            </w:pPr>
            <w:r w:rsidDel="00000000" w:rsidR="00000000" w:rsidRPr="00000000">
              <w:rPr>
                <w:sz w:val="18"/>
                <w:szCs w:val="18"/>
                <w:rtl w:val="0"/>
              </w:rPr>
              <w:t xml:space="preserve">Dess [</w:t>
            </w:r>
            <w:hyperlink r:id="rId455">
              <w:r w:rsidDel="00000000" w:rsidR="00000000" w:rsidRPr="00000000">
                <w:rPr>
                  <w:sz w:val="18"/>
                  <w:szCs w:val="18"/>
                  <w:rtl w:val="0"/>
                </w:rPr>
                <w:t xml:space="preserve">JCO '17</w:t>
              </w:r>
            </w:hyperlink>
            <w:r w:rsidDel="00000000" w:rsidR="00000000" w:rsidRPr="00000000">
              <w:rPr>
                <w:sz w:val="18"/>
                <w:szCs w:val="18"/>
                <w:rtl w:val="0"/>
              </w:rPr>
              <w:t xml:space="preserve">]: Prospective trials. Cardiac morbidity for ± baseline heart disease and CCRT.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B">
            <w:pPr>
              <w:numPr>
                <w:ilvl w:val="0"/>
                <w:numId w:val="55"/>
              </w:numPr>
              <w:spacing w:line="240" w:lineRule="auto"/>
              <w:ind w:left="720" w:hanging="360"/>
              <w:rPr>
                <w:sz w:val="18"/>
                <w:szCs w:val="18"/>
              </w:rPr>
            </w:pPr>
            <w:r w:rsidDel="00000000" w:rsidR="00000000" w:rsidRPr="00000000">
              <w:rPr>
                <w:sz w:val="18"/>
                <w:szCs w:val="18"/>
                <w:rtl w:val="0"/>
              </w:rPr>
              <w:t xml:space="preserve">Exploring the relationship of RT dose and length of esophagus to weight loss in lung cancer </w:t>
            </w:r>
            <w:hyperlink r:id="rId456">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457">
              <w:r w:rsidDel="00000000" w:rsidR="00000000" w:rsidRPr="00000000">
                <w:rPr>
                  <w:sz w:val="18"/>
                  <w:szCs w:val="18"/>
                  <w:rtl w:val="0"/>
                </w:rPr>
                <w:t xml:space="preserve">Han PRO '20</w:t>
              </w:r>
            </w:hyperlink>
            <w:r w:rsidDel="00000000" w:rsidR="00000000" w:rsidRPr="00000000">
              <w:rPr>
                <w:sz w:val="18"/>
                <w:szCs w:val="18"/>
                <w:rtl w:val="0"/>
              </w:rPr>
              <w:t xml:space="preserve">]: Retro.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C">
            <w:pPr>
              <w:numPr>
                <w:ilvl w:val="0"/>
                <w:numId w:val="55"/>
              </w:numPr>
              <w:spacing w:line="240" w:lineRule="auto"/>
              <w:ind w:left="720" w:hanging="360"/>
              <w:rPr>
                <w:sz w:val="18"/>
                <w:szCs w:val="18"/>
              </w:rPr>
            </w:pPr>
            <w:r w:rsidDel="00000000" w:rsidR="00000000" w:rsidRPr="00000000">
              <w:rPr>
                <w:sz w:val="18"/>
                <w:szCs w:val="18"/>
                <w:rtl w:val="0"/>
              </w:rPr>
              <w:t xml:space="preserve">RP for combined V20 </w:t>
            </w:r>
            <w:hyperlink r:id="rId458">
              <w:r w:rsidDel="00000000" w:rsidR="00000000" w:rsidRPr="00000000">
                <w:rPr>
                  <w:sz w:val="18"/>
                  <w:szCs w:val="18"/>
                  <w:rtl w:val="0"/>
                </w:rPr>
                <w:t xml:space="preserve">[Graham IJROBP '99]</w:t>
              </w:r>
            </w:hyperlink>
            <w:r w:rsidDel="00000000" w:rsidR="00000000" w:rsidRPr="00000000">
              <w:rPr>
                <w:sz w:val="18"/>
                <w:szCs w:val="18"/>
                <w:rtl w:val="0"/>
              </w:rPr>
              <w:t xml:space="preserve">: Retro. Less than half received concurrent chemo.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D">
            <w:pPr>
              <w:widowControl w:val="0"/>
              <w:numPr>
                <w:ilvl w:val="0"/>
                <w:numId w:val="55"/>
              </w:numPr>
              <w:spacing w:line="240" w:lineRule="auto"/>
              <w:ind w:left="720" w:hanging="360"/>
              <w:rPr>
                <w:sz w:val="18"/>
                <w:szCs w:val="18"/>
              </w:rPr>
            </w:pPr>
            <w:r w:rsidDel="00000000" w:rsidR="00000000" w:rsidRPr="00000000">
              <w:rPr>
                <w:sz w:val="18"/>
                <w:szCs w:val="18"/>
                <w:rtl w:val="0"/>
              </w:rPr>
              <w:t xml:space="preserve">Optimal Chemotherapy for CCRT remains unknown! [</w:t>
            </w:r>
            <w:hyperlink r:id="rId459">
              <w:r w:rsidDel="00000000" w:rsidR="00000000" w:rsidRPr="00000000">
                <w:rPr>
                  <w:sz w:val="18"/>
                  <w:szCs w:val="18"/>
                  <w:rtl w:val="0"/>
                </w:rPr>
                <w:t xml:space="preserve">Eberhardt JCO '15]</w:t>
              </w:r>
            </w:hyperlink>
            <w:r w:rsidDel="00000000" w:rsidR="00000000" w:rsidRPr="00000000">
              <w:rPr>
                <w:sz w:val="18"/>
                <w:szCs w:val="18"/>
                <w:rtl w:val="0"/>
              </w:rPr>
              <w:t xml:space="preserve"> </w:t>
            </w:r>
            <w:hyperlink w:anchor="_8fm890uhgxj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E">
            <w:pPr>
              <w:numPr>
                <w:ilvl w:val="1"/>
                <w:numId w:val="55"/>
              </w:numPr>
              <w:spacing w:line="240" w:lineRule="auto"/>
              <w:ind w:left="1440" w:hanging="360"/>
              <w:rPr>
                <w:sz w:val="18"/>
                <w:szCs w:val="18"/>
              </w:rPr>
            </w:pPr>
            <w:r w:rsidDel="00000000" w:rsidR="00000000" w:rsidRPr="00000000">
              <w:rPr>
                <w:sz w:val="18"/>
                <w:szCs w:val="18"/>
                <w:rtl w:val="0"/>
              </w:rPr>
              <w:t xml:space="preserve">STRIPE pneumonitis meta-analysis [</w:t>
            </w:r>
            <w:hyperlink r:id="rId460">
              <w:r w:rsidDel="00000000" w:rsidR="00000000" w:rsidRPr="00000000">
                <w:rPr>
                  <w:sz w:val="18"/>
                  <w:szCs w:val="18"/>
                  <w:rtl w:val="0"/>
                </w:rPr>
                <w:t xml:space="preserve">Palma IJROBP '13]</w:t>
              </w:r>
            </w:hyperlink>
            <w:r w:rsidDel="00000000" w:rsidR="00000000" w:rsidRPr="00000000">
              <w:rPr>
                <w:sz w:val="18"/>
                <w:szCs w:val="18"/>
                <w:rtl w:val="0"/>
              </w:rPr>
              <w:t xml:space="preserve">: Median 60 Gy CCRT. CarboP vs. EP. </w:t>
            </w:r>
            <w:hyperlink w:anchor="_8fm890uhgxj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AF">
            <w:pPr>
              <w:numPr>
                <w:ilvl w:val="1"/>
                <w:numId w:val="55"/>
              </w:numPr>
              <w:spacing w:line="240" w:lineRule="auto"/>
              <w:ind w:left="1440" w:hanging="360"/>
              <w:rPr>
                <w:sz w:val="18"/>
                <w:szCs w:val="18"/>
              </w:rPr>
            </w:pPr>
            <w:r w:rsidDel="00000000" w:rsidR="00000000" w:rsidRPr="00000000">
              <w:rPr>
                <w:sz w:val="18"/>
                <w:szCs w:val="18"/>
                <w:rtl w:val="0"/>
              </w:rPr>
              <w:t xml:space="preserve">STRIPE esophagitis meta-analysis [</w:t>
            </w:r>
            <w:hyperlink r:id="rId461">
              <w:r w:rsidDel="00000000" w:rsidR="00000000" w:rsidRPr="00000000">
                <w:rPr>
                  <w:sz w:val="18"/>
                  <w:szCs w:val="18"/>
                  <w:rtl w:val="0"/>
                </w:rPr>
                <w:t xml:space="preserve">Palma IJROBP '13</w:t>
              </w:r>
            </w:hyperlink>
            <w:r w:rsidDel="00000000" w:rsidR="00000000" w:rsidRPr="00000000">
              <w:rPr>
                <w:sz w:val="18"/>
                <w:szCs w:val="18"/>
                <w:rtl w:val="0"/>
              </w:rPr>
              <w:t xml:space="preserve">] </w:t>
            </w:r>
            <w:hyperlink w:anchor="_8fm890uhgxj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B0">
            <w:pPr>
              <w:numPr>
                <w:ilvl w:val="1"/>
                <w:numId w:val="55"/>
              </w:numPr>
              <w:spacing w:line="240" w:lineRule="auto"/>
              <w:ind w:left="1440" w:hanging="360"/>
              <w:rPr>
                <w:sz w:val="18"/>
                <w:szCs w:val="18"/>
              </w:rPr>
            </w:pPr>
            <w:r w:rsidDel="00000000" w:rsidR="00000000" w:rsidRPr="00000000">
              <w:rPr>
                <w:sz w:val="18"/>
                <w:szCs w:val="18"/>
                <w:rtl w:val="0"/>
              </w:rPr>
              <w:t xml:space="preserve">VA Health [</w:t>
            </w:r>
            <w:hyperlink r:id="rId462">
              <w:r w:rsidDel="00000000" w:rsidR="00000000" w:rsidRPr="00000000">
                <w:rPr>
                  <w:sz w:val="18"/>
                  <w:szCs w:val="18"/>
                  <w:rtl w:val="0"/>
                </w:rPr>
                <w:t xml:space="preserve">Santana-Davila JCO '15</w:t>
              </w:r>
            </w:hyperlink>
            <w:r w:rsidDel="00000000" w:rsidR="00000000" w:rsidRPr="00000000">
              <w:rPr>
                <w:sz w:val="18"/>
                <w:szCs w:val="18"/>
                <w:rtl w:val="0"/>
              </w:rPr>
              <w:t xml:space="preserve">]: Retro. CCRT CarboP vs. EP </w:t>
            </w:r>
            <w:hyperlink w:anchor="_8fm890uhgxj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B1">
            <w:pPr>
              <w:numPr>
                <w:ilvl w:val="0"/>
                <w:numId w:val="55"/>
              </w:numPr>
              <w:spacing w:line="240" w:lineRule="auto"/>
              <w:ind w:left="720" w:right="60" w:hanging="360"/>
              <w:rPr>
                <w:sz w:val="18"/>
                <w:szCs w:val="18"/>
              </w:rPr>
            </w:pPr>
            <w:r w:rsidDel="00000000" w:rsidR="00000000" w:rsidRPr="00000000">
              <w:rPr>
                <w:sz w:val="18"/>
                <w:szCs w:val="18"/>
                <w:rtl w:val="0"/>
              </w:rPr>
              <w:t xml:space="preserve">PACIFIC Trial Toxicity (Table 3) </w:t>
            </w:r>
            <w:hyperlink r:id="rId463">
              <w:r w:rsidDel="00000000" w:rsidR="00000000" w:rsidRPr="00000000">
                <w:rPr>
                  <w:sz w:val="18"/>
                  <w:szCs w:val="18"/>
                  <w:rtl w:val="0"/>
                </w:rPr>
                <w:t xml:space="preserve">[Antonia NEJM '17</w:t>
              </w:r>
            </w:hyperlink>
            <w:r w:rsidDel="00000000" w:rsidR="00000000" w:rsidRPr="00000000">
              <w:rPr>
                <w:sz w:val="18"/>
                <w:szCs w:val="18"/>
                <w:rtl w:val="0"/>
              </w:rPr>
              <w:t xml:space="preserve">]. </w:t>
            </w:r>
            <w:hyperlink w:anchor="kix.8o8cpe3mdnov">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6B2">
            <w:pPr>
              <w:numPr>
                <w:ilvl w:val="1"/>
                <w:numId w:val="55"/>
              </w:numPr>
              <w:spacing w:line="240" w:lineRule="auto"/>
              <w:ind w:left="1440" w:hanging="360"/>
              <w:rPr>
                <w:sz w:val="18"/>
                <w:szCs w:val="18"/>
              </w:rPr>
            </w:pPr>
            <w:r w:rsidDel="00000000" w:rsidR="00000000" w:rsidRPr="00000000">
              <w:rPr>
                <w:sz w:val="18"/>
                <w:szCs w:val="18"/>
                <w:rtl w:val="0"/>
              </w:rPr>
              <w:t xml:space="preserve">Around 1/4 of patients do not initiate durva due to disease progression or CCRT toxicity [</w:t>
            </w:r>
            <w:hyperlink r:id="rId464">
              <w:r w:rsidDel="00000000" w:rsidR="00000000" w:rsidRPr="00000000">
                <w:rPr>
                  <w:sz w:val="18"/>
                  <w:szCs w:val="18"/>
                  <w:rtl w:val="0"/>
                </w:rPr>
                <w:t xml:space="preserve">Shaveridan RTO '19</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6B3">
            <w:pPr>
              <w:numPr>
                <w:ilvl w:val="0"/>
                <w:numId w:val="55"/>
              </w:numPr>
              <w:spacing w:line="240" w:lineRule="auto"/>
              <w:ind w:left="720" w:hanging="360"/>
              <w:rPr>
                <w:sz w:val="18"/>
                <w:szCs w:val="18"/>
              </w:rPr>
            </w:pPr>
            <w:r w:rsidDel="00000000" w:rsidR="00000000" w:rsidRPr="00000000">
              <w:rPr>
                <w:sz w:val="18"/>
                <w:szCs w:val="18"/>
                <w:rtl w:val="0"/>
              </w:rPr>
              <w:t xml:space="preserve">China </w:t>
            </w:r>
            <w:hyperlink r:id="rId465">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466">
              <w:r w:rsidDel="00000000" w:rsidR="00000000" w:rsidRPr="00000000">
                <w:rPr>
                  <w:sz w:val="18"/>
                  <w:szCs w:val="18"/>
                  <w:rtl w:val="0"/>
                </w:rPr>
                <w:t xml:space="preserve">Kong IJROBP '20</w:t>
              </w:r>
            </w:hyperlink>
            <w:r w:rsidDel="00000000" w:rsidR="00000000" w:rsidRPr="00000000">
              <w:rPr>
                <w:rFonts w:ascii="Cardo" w:cs="Cardo" w:eastAsia="Cardo" w:hAnsi="Cardo"/>
                <w:sz w:val="18"/>
                <w:szCs w:val="18"/>
                <w:rtl w:val="0"/>
              </w:rPr>
              <w:t xml:space="preserve">]: Retro. Stage II-III NSCLC. Induction chemo→ 60/15. </w:t>
            </w:r>
            <w:hyperlink w:anchor="_16zvai86raju">
              <w:r w:rsidDel="00000000" w:rsidR="00000000" w:rsidRPr="00000000">
                <w:rPr>
                  <w:sz w:val="18"/>
                  <w:szCs w:val="18"/>
                  <w:vertAlign w:val="superscript"/>
                  <w:rtl w:val="0"/>
                </w:rPr>
                <w:t xml:space="preserve">RoR</w:t>
              </w:r>
            </w:hyperlink>
            <w:r w:rsidDel="00000000" w:rsidR="00000000" w:rsidRPr="00000000">
              <w:rPr>
                <w:rtl w:val="0"/>
              </w:rPr>
            </w:r>
          </w:p>
        </w:tc>
      </w:tr>
    </w:tbl>
    <w:p w:rsidR="00000000" w:rsidDel="00000000" w:rsidP="00000000" w:rsidRDefault="00000000" w:rsidRPr="00000000" w14:paraId="000006B4">
      <w:pPr>
        <w:spacing w:line="240" w:lineRule="auto"/>
        <w:rPr/>
      </w:pPr>
      <w:r w:rsidDel="00000000" w:rsidR="00000000" w:rsidRPr="00000000">
        <w:rPr>
          <w:rtl w:val="0"/>
        </w:rPr>
      </w:r>
    </w:p>
    <w:p w:rsidR="00000000" w:rsidDel="00000000" w:rsidP="00000000" w:rsidRDefault="00000000" w:rsidRPr="00000000" w14:paraId="000006B5">
      <w:pPr>
        <w:pStyle w:val="Heading2"/>
        <w:rPr/>
      </w:pPr>
      <w:bookmarkStart w:colFirst="0" w:colLast="0" w:name="_6aijvzbkbcqt" w:id="111"/>
      <w:bookmarkEnd w:id="111"/>
      <w:hyperlink w:anchor="_lx2epxcmsg6">
        <w:r w:rsidDel="00000000" w:rsidR="00000000" w:rsidRPr="00000000">
          <w:rPr>
            <w:rtl w:val="0"/>
          </w:rPr>
          <w:t xml:space="preserve">Treatment planning</w:t>
        </w:r>
      </w:hyperlink>
      <w:r w:rsidDel="00000000" w:rsidR="00000000" w:rsidRPr="00000000">
        <w:rPr>
          <w:rtl w:val="0"/>
        </w:rPr>
      </w:r>
    </w:p>
    <w:p w:rsidR="00000000" w:rsidDel="00000000" w:rsidP="00000000" w:rsidRDefault="00000000" w:rsidRPr="00000000" w14:paraId="000006B6">
      <w:pPr>
        <w:spacing w:line="240" w:lineRule="auto"/>
        <w:rPr/>
      </w:pPr>
      <w:r w:rsidDel="00000000" w:rsidR="00000000" w:rsidRPr="00000000">
        <w:rPr>
          <w:rtl w:val="0"/>
        </w:rPr>
        <w:t xml:space="preserve">See the Summary Box above and the [</w:t>
      </w:r>
      <w:hyperlink w:anchor="_g75vmdnm0cmm">
        <w:r w:rsidDel="00000000" w:rsidR="00000000" w:rsidRPr="00000000">
          <w:rPr>
            <w:rtl w:val="0"/>
          </w:rPr>
          <w:t xml:space="preserve">SBRT Treatment Planning</w:t>
        </w:r>
      </w:hyperlink>
      <w:r w:rsidDel="00000000" w:rsidR="00000000" w:rsidRPr="00000000">
        <w:rPr>
          <w:rtl w:val="0"/>
        </w:rPr>
        <w:t xml:space="preserve">] section.</w:t>
      </w:r>
    </w:p>
    <w:p w:rsidR="00000000" w:rsidDel="00000000" w:rsidP="00000000" w:rsidRDefault="00000000" w:rsidRPr="00000000" w14:paraId="000006B7">
      <w:pPr>
        <w:numPr>
          <w:ilvl w:val="0"/>
          <w:numId w:val="28"/>
        </w:numPr>
        <w:spacing w:line="240" w:lineRule="auto"/>
        <w:ind w:left="720" w:hanging="360"/>
        <w:rPr/>
      </w:pPr>
      <w:r w:rsidDel="00000000" w:rsidR="00000000" w:rsidRPr="00000000">
        <w:rPr>
          <w:rtl w:val="0"/>
        </w:rPr>
        <w:t xml:space="preserve">Simulate supine with arms up, vac lock bag. 4D CT with IV contrast from C5 to iliac crest.</w:t>
      </w:r>
    </w:p>
    <w:p w:rsidR="00000000" w:rsidDel="00000000" w:rsidP="00000000" w:rsidRDefault="00000000" w:rsidRPr="00000000" w14:paraId="000006B8">
      <w:pPr>
        <w:numPr>
          <w:ilvl w:val="1"/>
          <w:numId w:val="28"/>
        </w:numPr>
        <w:spacing w:line="240" w:lineRule="auto"/>
        <w:ind w:left="1440" w:hanging="360"/>
        <w:rPr/>
      </w:pPr>
      <w:r w:rsidDel="00000000" w:rsidR="00000000" w:rsidRPr="00000000">
        <w:rPr>
          <w:rtl w:val="0"/>
        </w:rPr>
        <w:t xml:space="preserve">If tumor motion &gt; 7-10 mm then active breathing control/gating 30-70 on scan.</w:t>
      </w:r>
    </w:p>
    <w:p w:rsidR="00000000" w:rsidDel="00000000" w:rsidP="00000000" w:rsidRDefault="00000000" w:rsidRPr="00000000" w14:paraId="000006B9">
      <w:pPr>
        <w:numPr>
          <w:ilvl w:val="1"/>
          <w:numId w:val="28"/>
        </w:numPr>
        <w:spacing w:line="240" w:lineRule="auto"/>
        <w:ind w:left="1440" w:hanging="360"/>
        <w:rPr/>
      </w:pPr>
      <w:r w:rsidDel="00000000" w:rsidR="00000000" w:rsidRPr="00000000">
        <w:rPr>
          <w:rtl w:val="0"/>
        </w:rPr>
        <w:t xml:space="preserve">For treatment amplitude gating (confirm with fluoro) or phase gating.</w:t>
      </w:r>
    </w:p>
    <w:p w:rsidR="00000000" w:rsidDel="00000000" w:rsidP="00000000" w:rsidRDefault="00000000" w:rsidRPr="00000000" w14:paraId="000006BA">
      <w:pPr>
        <w:numPr>
          <w:ilvl w:val="1"/>
          <w:numId w:val="28"/>
        </w:numPr>
        <w:spacing w:line="240" w:lineRule="auto"/>
        <w:ind w:left="1440" w:hanging="360"/>
        <w:rPr/>
      </w:pPr>
      <w:r w:rsidDel="00000000" w:rsidR="00000000" w:rsidRPr="00000000">
        <w:rPr>
          <w:rtl w:val="0"/>
        </w:rPr>
        <w:t xml:space="preserve">If motion &lt; 7 mm then create ITV.</w:t>
      </w:r>
    </w:p>
    <w:p w:rsidR="00000000" w:rsidDel="00000000" w:rsidP="00000000" w:rsidRDefault="00000000" w:rsidRPr="00000000" w14:paraId="000006BB">
      <w:pPr>
        <w:numPr>
          <w:ilvl w:val="0"/>
          <w:numId w:val="28"/>
        </w:numPr>
        <w:spacing w:line="240" w:lineRule="auto"/>
        <w:ind w:left="720" w:hanging="360"/>
        <w:rPr/>
      </w:pPr>
      <w:r w:rsidDel="00000000" w:rsidR="00000000" w:rsidRPr="00000000">
        <w:rPr>
          <w:rtl w:val="0"/>
        </w:rPr>
        <w:t xml:space="preserve">Iso at carina.</w:t>
      </w:r>
    </w:p>
    <w:p w:rsidR="00000000" w:rsidDel="00000000" w:rsidP="00000000" w:rsidRDefault="00000000" w:rsidRPr="00000000" w14:paraId="000006BC">
      <w:pPr>
        <w:numPr>
          <w:ilvl w:val="0"/>
          <w:numId w:val="28"/>
        </w:numPr>
        <w:spacing w:line="240" w:lineRule="auto"/>
        <w:ind w:left="720" w:hanging="360"/>
        <w:rPr/>
      </w:pPr>
      <w:r w:rsidDel="00000000" w:rsidR="00000000" w:rsidRPr="00000000">
        <w:rPr>
          <w:rtl w:val="0"/>
        </w:rPr>
        <w:t xml:space="preserve">PET/CT fusion - within 4 weeks of treatment planning.</w:t>
      </w:r>
    </w:p>
    <w:p w:rsidR="00000000" w:rsidDel="00000000" w:rsidP="00000000" w:rsidRDefault="00000000" w:rsidRPr="00000000" w14:paraId="000006BD">
      <w:pPr>
        <w:numPr>
          <w:ilvl w:val="0"/>
          <w:numId w:val="28"/>
        </w:numPr>
        <w:spacing w:line="240" w:lineRule="auto"/>
        <w:ind w:left="720" w:hanging="360"/>
        <w:rPr/>
      </w:pPr>
      <w:r w:rsidDel="00000000" w:rsidR="00000000" w:rsidRPr="00000000">
        <w:rPr>
          <w:rtl w:val="0"/>
        </w:rPr>
        <w:t xml:space="preserve">Use 6-10 MV beams in the lung.</w:t>
      </w:r>
    </w:p>
    <w:p w:rsidR="00000000" w:rsidDel="00000000" w:rsidP="00000000" w:rsidRDefault="00000000" w:rsidRPr="00000000" w14:paraId="000006BE">
      <w:pPr>
        <w:numPr>
          <w:ilvl w:val="0"/>
          <w:numId w:val="28"/>
        </w:numPr>
        <w:spacing w:line="240" w:lineRule="auto"/>
        <w:ind w:left="720" w:hanging="360"/>
        <w:rPr/>
      </w:pPr>
      <w:r w:rsidDel="00000000" w:rsidR="00000000" w:rsidRPr="00000000">
        <w:rPr>
          <w:rtl w:val="0"/>
        </w:rPr>
        <w:t xml:space="preserve">Contour primary on MIP or 4D and normal limit structures on average. </w:t>
      </w:r>
    </w:p>
    <w:p w:rsidR="00000000" w:rsidDel="00000000" w:rsidP="00000000" w:rsidRDefault="00000000" w:rsidRPr="00000000" w14:paraId="000006BF">
      <w:pPr>
        <w:numPr>
          <w:ilvl w:val="0"/>
          <w:numId w:val="28"/>
        </w:numPr>
        <w:spacing w:line="240" w:lineRule="auto"/>
        <w:ind w:left="720" w:hanging="360"/>
        <w:rPr/>
      </w:pPr>
      <w:r w:rsidDel="00000000" w:rsidR="00000000" w:rsidRPr="00000000">
        <w:rPr>
          <w:rtl w:val="0"/>
        </w:rPr>
        <w:t xml:space="preserve">Constraint troubleshooting (esp V20):</w:t>
      </w:r>
    </w:p>
    <w:p w:rsidR="00000000" w:rsidDel="00000000" w:rsidP="00000000" w:rsidRDefault="00000000" w:rsidRPr="00000000" w14:paraId="000006C0">
      <w:pPr>
        <w:numPr>
          <w:ilvl w:val="1"/>
          <w:numId w:val="28"/>
        </w:numPr>
        <w:spacing w:line="240" w:lineRule="auto"/>
        <w:ind w:left="1440" w:hanging="360"/>
        <w:rPr/>
      </w:pPr>
      <w:r w:rsidDel="00000000" w:rsidR="00000000" w:rsidRPr="00000000">
        <w:rPr>
          <w:rtl w:val="0"/>
        </w:rPr>
        <w:t xml:space="preserve">Increase weighting of AP/PA vs. oblique. </w:t>
      </w:r>
    </w:p>
    <w:p w:rsidR="00000000" w:rsidDel="00000000" w:rsidP="00000000" w:rsidRDefault="00000000" w:rsidRPr="00000000" w14:paraId="000006C1">
      <w:pPr>
        <w:numPr>
          <w:ilvl w:val="1"/>
          <w:numId w:val="28"/>
        </w:numPr>
        <w:spacing w:line="240" w:lineRule="auto"/>
        <w:ind w:left="1440" w:hanging="360"/>
        <w:rPr/>
      </w:pPr>
      <w:r w:rsidDel="00000000" w:rsidR="00000000" w:rsidRPr="00000000">
        <w:rPr>
          <w:rtl w:val="0"/>
        </w:rPr>
        <w:t xml:space="preserve">Add extra beams (consider IMRT but watch V5).</w:t>
      </w:r>
    </w:p>
    <w:p w:rsidR="00000000" w:rsidDel="00000000" w:rsidP="00000000" w:rsidRDefault="00000000" w:rsidRPr="00000000" w14:paraId="000006C2">
      <w:pPr>
        <w:numPr>
          <w:ilvl w:val="1"/>
          <w:numId w:val="28"/>
        </w:numPr>
        <w:spacing w:line="240" w:lineRule="auto"/>
        <w:ind w:left="1440" w:hanging="360"/>
        <w:rPr/>
      </w:pPr>
      <w:r w:rsidDel="00000000" w:rsidR="00000000" w:rsidRPr="00000000">
        <w:rPr>
          <w:rtl w:val="0"/>
        </w:rPr>
        <w:t xml:space="preserve">Add non-coplanar beams.</w:t>
      </w:r>
    </w:p>
    <w:p w:rsidR="00000000" w:rsidDel="00000000" w:rsidP="00000000" w:rsidRDefault="00000000" w:rsidRPr="00000000" w14:paraId="000006C3">
      <w:pPr>
        <w:numPr>
          <w:ilvl w:val="1"/>
          <w:numId w:val="28"/>
        </w:numPr>
        <w:spacing w:line="240" w:lineRule="auto"/>
        <w:ind w:left="1440" w:hanging="360"/>
        <w:rPr/>
      </w:pPr>
      <w:r w:rsidDel="00000000" w:rsidR="00000000" w:rsidRPr="00000000">
        <w:rPr>
          <w:rtl w:val="0"/>
        </w:rPr>
        <w:t xml:space="preserve">Neoadjuvant chemotherapy.</w:t>
      </w:r>
    </w:p>
    <w:p w:rsidR="00000000" w:rsidDel="00000000" w:rsidP="00000000" w:rsidRDefault="00000000" w:rsidRPr="00000000" w14:paraId="000006C4">
      <w:pPr>
        <w:numPr>
          <w:ilvl w:val="1"/>
          <w:numId w:val="28"/>
        </w:numPr>
        <w:spacing w:line="240" w:lineRule="auto"/>
        <w:ind w:left="1440" w:hanging="360"/>
        <w:rPr/>
      </w:pPr>
      <w:r w:rsidDel="00000000" w:rsidR="00000000" w:rsidRPr="00000000">
        <w:rPr>
          <w:rtl w:val="0"/>
        </w:rPr>
        <w:t xml:space="preserve">Shrink margins/4D/ITV.</w:t>
      </w:r>
    </w:p>
    <w:p w:rsidR="00000000" w:rsidDel="00000000" w:rsidP="00000000" w:rsidRDefault="00000000" w:rsidRPr="00000000" w14:paraId="000006C5">
      <w:pPr>
        <w:numPr>
          <w:ilvl w:val="2"/>
          <w:numId w:val="28"/>
        </w:numPr>
        <w:spacing w:line="240" w:lineRule="auto"/>
        <w:ind w:left="2160" w:hanging="360"/>
        <w:rPr/>
      </w:pPr>
      <w:r w:rsidDel="00000000" w:rsidR="00000000" w:rsidRPr="00000000">
        <w:rPr>
          <w:rtl w:val="0"/>
        </w:rPr>
        <w:t xml:space="preserve">If no 4D imaging, can scan at inspiration and expiration then fuse, or do slow-acquisition CT.</w:t>
      </w:r>
    </w:p>
    <w:p w:rsidR="00000000" w:rsidDel="00000000" w:rsidP="00000000" w:rsidRDefault="00000000" w:rsidRPr="00000000" w14:paraId="000006C6">
      <w:pPr>
        <w:numPr>
          <w:ilvl w:val="1"/>
          <w:numId w:val="28"/>
        </w:numPr>
        <w:spacing w:line="240" w:lineRule="auto"/>
        <w:ind w:left="1440" w:hanging="360"/>
        <w:rPr/>
      </w:pPr>
      <w:r w:rsidDel="00000000" w:rsidR="00000000" w:rsidRPr="00000000">
        <w:rPr>
          <w:rtl w:val="0"/>
        </w:rPr>
        <w:t xml:space="preserve">Tx at inspiration/gate</w:t>
      </w:r>
    </w:p>
    <w:p w:rsidR="00000000" w:rsidDel="00000000" w:rsidP="00000000" w:rsidRDefault="00000000" w:rsidRPr="00000000" w14:paraId="000006C7">
      <w:pPr>
        <w:numPr>
          <w:ilvl w:val="1"/>
          <w:numId w:val="28"/>
        </w:numPr>
        <w:spacing w:line="240" w:lineRule="auto"/>
        <w:ind w:left="1440" w:hanging="360"/>
        <w:rPr/>
      </w:pPr>
      <w:r w:rsidDel="00000000" w:rsidR="00000000" w:rsidRPr="00000000">
        <w:rPr>
          <w:rtl w:val="0"/>
        </w:rPr>
        <w:t xml:space="preserve">Compromise PTV, ensure ITV coverage.</w:t>
      </w:r>
    </w:p>
    <w:p w:rsidR="00000000" w:rsidDel="00000000" w:rsidP="00000000" w:rsidRDefault="00000000" w:rsidRPr="00000000" w14:paraId="000006C8">
      <w:pPr>
        <w:numPr>
          <w:ilvl w:val="0"/>
          <w:numId w:val="28"/>
        </w:numPr>
        <w:spacing w:line="240" w:lineRule="auto"/>
        <w:ind w:left="720" w:hanging="360"/>
        <w:rPr/>
      </w:pPr>
      <w:r w:rsidDel="00000000" w:rsidR="00000000" w:rsidRPr="00000000">
        <w:rPr>
          <w:rtl w:val="0"/>
        </w:rPr>
        <w:t xml:space="preserve">Daily KV imaging or daily CBCT to match to tumor (SBRT) or carina (advanced).</w:t>
      </w:r>
    </w:p>
    <w:p w:rsidR="00000000" w:rsidDel="00000000" w:rsidP="00000000" w:rsidRDefault="00000000" w:rsidRPr="00000000" w14:paraId="000006C9">
      <w:pPr>
        <w:pStyle w:val="Heading3"/>
        <w:spacing w:line="240" w:lineRule="auto"/>
        <w:rPr/>
      </w:pPr>
      <w:bookmarkStart w:colFirst="0" w:colLast="0" w:name="_fh58ftr0o2dx" w:id="112"/>
      <w:bookmarkEnd w:id="112"/>
      <w:hyperlink w:anchor="_hd4mik808feb">
        <w:r w:rsidDel="00000000" w:rsidR="00000000" w:rsidRPr="00000000">
          <w:rPr>
            <w:u w:val="single"/>
            <w:rtl w:val="0"/>
          </w:rPr>
          <w:t xml:space="preserve">Intact</w:t>
        </w:r>
      </w:hyperlink>
      <w:r w:rsidDel="00000000" w:rsidR="00000000" w:rsidRPr="00000000">
        <w:rPr>
          <w:rtl w:val="0"/>
        </w:rPr>
      </w:r>
    </w:p>
    <w:bookmarkStart w:colFirst="0" w:colLast="0" w:name="7m90wr8h9gsx" w:id="113"/>
    <w:bookmarkEnd w:id="113"/>
    <w:p w:rsidR="00000000" w:rsidDel="00000000" w:rsidP="00000000" w:rsidRDefault="00000000" w:rsidRPr="00000000" w14:paraId="000006CA">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ESTRO ACROP guidelines for target volume definition for LA-NSCLC </w:t>
      </w:r>
      <w:r w:rsidDel="00000000" w:rsidR="00000000" w:rsidRPr="00000000">
        <w:rPr>
          <w:rtl w:val="0"/>
        </w:rPr>
        <w:t xml:space="preserve">[</w:t>
      </w:r>
      <w:hyperlink r:id="rId467">
        <w:r w:rsidDel="00000000" w:rsidR="00000000" w:rsidRPr="00000000">
          <w:rPr>
            <w:rtl w:val="0"/>
          </w:rPr>
          <w:t xml:space="preserve">Nestle RTO '18</w:t>
        </w:r>
      </w:hyperlink>
      <w:r w:rsidDel="00000000" w:rsidR="00000000" w:rsidRPr="00000000">
        <w:rPr>
          <w:rtl w:val="0"/>
        </w:rPr>
        <w:t xml:space="preserve">]:</w:t>
      </w:r>
    </w:p>
    <w:p w:rsidR="00000000" w:rsidDel="00000000" w:rsidP="00000000" w:rsidRDefault="00000000" w:rsidRPr="00000000" w14:paraId="000006CB">
      <w:pPr>
        <w:numPr>
          <w:ilvl w:val="1"/>
          <w:numId w:val="28"/>
        </w:numPr>
        <w:spacing w:line="240" w:lineRule="auto"/>
        <w:ind w:left="1440" w:hanging="360"/>
        <w:rPr/>
      </w:pPr>
      <w:r w:rsidDel="00000000" w:rsidR="00000000" w:rsidRPr="00000000">
        <w:rPr>
          <w:rtl w:val="0"/>
        </w:rPr>
        <w:t xml:space="preserve">PET/CT should be performed within three weeks prior to treatment.</w:t>
      </w:r>
    </w:p>
    <w:p w:rsidR="00000000" w:rsidDel="00000000" w:rsidP="00000000" w:rsidRDefault="00000000" w:rsidRPr="00000000" w14:paraId="000006CC">
      <w:pPr>
        <w:numPr>
          <w:ilvl w:val="1"/>
          <w:numId w:val="28"/>
        </w:numPr>
        <w:spacing w:line="240" w:lineRule="auto"/>
        <w:ind w:left="1440" w:hanging="360"/>
        <w:rPr/>
      </w:pPr>
      <w:r w:rsidDel="00000000" w:rsidR="00000000" w:rsidRPr="00000000">
        <w:rPr>
          <w:rFonts w:ascii="Gungsuh" w:cs="Gungsuh" w:eastAsia="Gungsuh" w:hAnsi="Gungsuh"/>
          <w:rtl w:val="0"/>
        </w:rPr>
        <w:t xml:space="preserve">Nodes ≥ 1 cm SAD or increased focal uptake should be biopsied if results may influence targets.</w:t>
      </w:r>
    </w:p>
    <w:p w:rsidR="00000000" w:rsidDel="00000000" w:rsidP="00000000" w:rsidRDefault="00000000" w:rsidRPr="00000000" w14:paraId="000006CD">
      <w:pPr>
        <w:numPr>
          <w:ilvl w:val="1"/>
          <w:numId w:val="28"/>
        </w:numPr>
        <w:spacing w:line="240" w:lineRule="auto"/>
        <w:ind w:left="1440" w:hanging="360"/>
        <w:rPr/>
      </w:pPr>
      <w:r w:rsidDel="00000000" w:rsidR="00000000" w:rsidRPr="00000000">
        <w:rPr>
          <w:rtl w:val="0"/>
        </w:rPr>
        <w:t xml:space="preserve">Diagnostic MRI should be considered if chest wall invasion, superior sulcus, or paraspinal.</w:t>
      </w:r>
    </w:p>
    <w:p w:rsidR="00000000" w:rsidDel="00000000" w:rsidP="00000000" w:rsidRDefault="00000000" w:rsidRPr="00000000" w14:paraId="000006CE">
      <w:pPr>
        <w:numPr>
          <w:ilvl w:val="1"/>
          <w:numId w:val="28"/>
        </w:numPr>
        <w:spacing w:line="240" w:lineRule="auto"/>
        <w:ind w:left="1440" w:hanging="360"/>
        <w:rPr/>
      </w:pPr>
      <w:r w:rsidDel="00000000" w:rsidR="00000000" w:rsidRPr="00000000">
        <w:rPr>
          <w:rtl w:val="0"/>
        </w:rPr>
        <w:t xml:space="preserve">GTVp should use lung windows, while invasion of mediastinum should use mediastinal windows. Regions of atelectasis visible on CT images beyond the edge of increased FDG uptake may be excluded from GTV.</w:t>
      </w:r>
    </w:p>
    <w:p w:rsidR="00000000" w:rsidDel="00000000" w:rsidP="00000000" w:rsidRDefault="00000000" w:rsidRPr="00000000" w14:paraId="000006CF">
      <w:pPr>
        <w:numPr>
          <w:ilvl w:val="1"/>
          <w:numId w:val="28"/>
        </w:numPr>
        <w:spacing w:line="240" w:lineRule="auto"/>
        <w:ind w:left="1440" w:hanging="360"/>
        <w:rPr/>
      </w:pPr>
      <w:r w:rsidDel="00000000" w:rsidR="00000000" w:rsidRPr="00000000">
        <w:rPr>
          <w:rtl w:val="0"/>
        </w:rPr>
        <w:t xml:space="preserve">GTVn should include all involved lymph nodes or lymph node stations based on pre-chemotherapy clinical, pathological and imaging information, even if a node has completely disappeared on imaging.</w:t>
      </w:r>
    </w:p>
    <w:p w:rsidR="00000000" w:rsidDel="00000000" w:rsidP="00000000" w:rsidRDefault="00000000" w:rsidRPr="00000000" w14:paraId="000006D0">
      <w:pPr>
        <w:numPr>
          <w:ilvl w:val="1"/>
          <w:numId w:val="28"/>
        </w:numPr>
        <w:spacing w:line="240" w:lineRule="auto"/>
        <w:ind w:left="1440" w:hanging="360"/>
        <w:rPr/>
      </w:pPr>
      <w:r w:rsidDel="00000000" w:rsidR="00000000" w:rsidRPr="00000000">
        <w:rPr>
          <w:rtl w:val="0"/>
        </w:rPr>
        <w:t xml:space="preserve">Lymph nodes that are PET avid and EBUS negative should be included in the GTV as the false negative rates of EBUS/EUS are high. PET positive nodes may only be omitted if there is a clear non-malignant biopsy explanation for the FDG positivity or if a mediastinoscopy has been performed showing no malignant cells in the lymph node.</w:t>
      </w:r>
    </w:p>
    <w:p w:rsidR="00000000" w:rsidDel="00000000" w:rsidP="00000000" w:rsidRDefault="00000000" w:rsidRPr="00000000" w14:paraId="000006D1">
      <w:pPr>
        <w:numPr>
          <w:ilvl w:val="1"/>
          <w:numId w:val="28"/>
        </w:numPr>
        <w:spacing w:line="240" w:lineRule="auto"/>
        <w:ind w:left="1440" w:hanging="360"/>
        <w:rPr/>
      </w:pPr>
      <w:r w:rsidDel="00000000" w:rsidR="00000000" w:rsidRPr="00000000">
        <w:rPr>
          <w:rtl w:val="0"/>
        </w:rPr>
        <w:t xml:space="preserve">CTVp should expand the GTVp by 5-8 mm. Manually edit out bones or heart.</w:t>
      </w:r>
    </w:p>
    <w:p w:rsidR="00000000" w:rsidDel="00000000" w:rsidP="00000000" w:rsidRDefault="00000000" w:rsidRPr="00000000" w14:paraId="000006D2">
      <w:pPr>
        <w:numPr>
          <w:ilvl w:val="1"/>
          <w:numId w:val="28"/>
        </w:numPr>
        <w:spacing w:line="240" w:lineRule="auto"/>
        <w:ind w:left="1440" w:hanging="360"/>
        <w:rPr/>
      </w:pPr>
      <w:r w:rsidDel="00000000" w:rsidR="00000000" w:rsidRPr="00000000">
        <w:rPr>
          <w:rtl w:val="0"/>
        </w:rPr>
        <w:t xml:space="preserve">CTVn should expand the GTVn by 5-8 mm ± inclusion of the whole pathologically affected LN station.</w:t>
      </w:r>
    </w:p>
    <w:p w:rsidR="00000000" w:rsidDel="00000000" w:rsidP="00000000" w:rsidRDefault="00000000" w:rsidRPr="00000000" w14:paraId="000006D3">
      <w:pPr>
        <w:numPr>
          <w:ilvl w:val="1"/>
          <w:numId w:val="28"/>
        </w:numPr>
        <w:spacing w:line="240" w:lineRule="auto"/>
        <w:ind w:left="1440" w:hanging="360"/>
        <w:rPr/>
      </w:pPr>
      <w:r w:rsidDel="00000000" w:rsidR="00000000" w:rsidRPr="00000000">
        <w:rPr>
          <w:rtl w:val="0"/>
        </w:rPr>
        <w:t xml:space="preserve">Elective inclusion of the hilum and/or neighboring nodal LN stations can be considered. Inclusion of uninvolved areas between involved nodal stations (especially the  hilum) is optional.</w:t>
      </w:r>
    </w:p>
    <w:p w:rsidR="00000000" w:rsidDel="00000000" w:rsidP="00000000" w:rsidRDefault="00000000" w:rsidRPr="00000000" w14:paraId="000006D4">
      <w:pPr>
        <w:numPr>
          <w:ilvl w:val="1"/>
          <w:numId w:val="28"/>
        </w:numPr>
        <w:spacing w:line="240" w:lineRule="auto"/>
        <w:ind w:left="1440" w:hanging="360"/>
        <w:rPr/>
      </w:pPr>
      <w:r w:rsidDel="00000000" w:rsidR="00000000" w:rsidRPr="00000000">
        <w:rPr>
          <w:rtl w:val="0"/>
        </w:rPr>
        <w:t xml:space="preserve">ITV may be delineated by adding all CTVs from different breathing phases on 4DCT or by contouring the CTV on MIP CT. Mid-ventilation or mid-position approaches are also acceptable.</w:t>
      </w:r>
    </w:p>
    <w:p w:rsidR="00000000" w:rsidDel="00000000" w:rsidP="00000000" w:rsidRDefault="00000000" w:rsidRPr="00000000" w14:paraId="000006D5">
      <w:pPr>
        <w:numPr>
          <w:ilvl w:val="1"/>
          <w:numId w:val="28"/>
        </w:numPr>
        <w:spacing w:line="240" w:lineRule="auto"/>
        <w:ind w:left="1440" w:hanging="360"/>
        <w:rPr/>
      </w:pPr>
      <w:r w:rsidDel="00000000" w:rsidR="00000000" w:rsidRPr="00000000">
        <w:rPr>
          <w:rtl w:val="0"/>
        </w:rPr>
        <w:t xml:space="preserve">The trachea, PBT, great vessels and chest wall do not need to be defined for conventionally fractionated or hypofractionated RT.</w:t>
      </w:r>
    </w:p>
    <w:p w:rsidR="00000000" w:rsidDel="00000000" w:rsidP="00000000" w:rsidRDefault="00000000" w:rsidRPr="00000000" w14:paraId="000006D6">
      <w:pPr>
        <w:numPr>
          <w:ilvl w:val="0"/>
          <w:numId w:val="28"/>
        </w:numPr>
        <w:spacing w:line="240" w:lineRule="auto"/>
        <w:ind w:left="720" w:hanging="360"/>
        <w:rPr>
          <w:rFonts w:ascii="Times New Roman" w:cs="Times New Roman" w:eastAsia="Times New Roman" w:hAnsi="Times New Roman"/>
          <w:b w:val="1"/>
          <w:sz w:val="20"/>
          <w:szCs w:val="20"/>
        </w:rPr>
      </w:pPr>
      <w:r w:rsidDel="00000000" w:rsidR="00000000" w:rsidRPr="00000000">
        <w:rPr>
          <w:b w:val="1"/>
          <w:rtl w:val="0"/>
        </w:rPr>
        <w:t xml:space="preserve">RTOG 1106 OARs and Targets</w:t>
      </w:r>
      <w:r w:rsidDel="00000000" w:rsidR="00000000" w:rsidRPr="00000000">
        <w:rPr>
          <w:rtl w:val="0"/>
        </w:rPr>
        <w:t xml:space="preserve"> [</w:t>
      </w:r>
      <w:hyperlink r:id="rId468">
        <w:r w:rsidDel="00000000" w:rsidR="00000000" w:rsidRPr="00000000">
          <w:rPr>
            <w:rtl w:val="0"/>
          </w:rPr>
          <w:t xml:space="preserve">RTOG Contouring Atlases</w:t>
        </w:r>
      </w:hyperlink>
      <w:r w:rsidDel="00000000" w:rsidR="00000000" w:rsidRPr="00000000">
        <w:rPr>
          <w:rtl w:val="0"/>
        </w:rPr>
        <w:t xml:space="preserve">]: PET-Guided therapy for stage III NSCLC. </w:t>
      </w:r>
      <w:hyperlink w:anchor="p1qgl9x43th3">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6D7">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GTV includes LN ≥ 1 cm short axis or avid on PET (SUV &gt; 3.0) or biopsy proven.</w:t>
      </w:r>
    </w:p>
    <w:p w:rsidR="00000000" w:rsidDel="00000000" w:rsidP="00000000" w:rsidRDefault="00000000" w:rsidRPr="00000000" w14:paraId="000006D8">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w:t>
      </w:r>
      <w:r w:rsidDel="00000000" w:rsidR="00000000" w:rsidRPr="00000000">
        <w:rPr>
          <w:rFonts w:ascii="Times New Roman" w:cs="Times New Roman" w:eastAsia="Times New Roman" w:hAnsi="Times New Roman"/>
          <w:sz w:val="20"/>
          <w:szCs w:val="20"/>
          <w:rtl w:val="0"/>
        </w:rPr>
        <w:t xml:space="preserve">include if 2</w:t>
      </w:r>
      <w:r w:rsidDel="00000000" w:rsidR="00000000" w:rsidRPr="00000000">
        <w:rPr>
          <w:rFonts w:ascii="Times New Roman" w:cs="Times New Roman" w:eastAsia="Times New Roman" w:hAnsi="Times New Roman"/>
          <w:sz w:val="20"/>
          <w:szCs w:val="20"/>
          <w:rtl w:val="0"/>
        </w:rPr>
        <w:t xml:space="preserve">+ nodes </w:t>
      </w:r>
      <w:r w:rsidDel="00000000" w:rsidR="00000000" w:rsidRPr="00000000">
        <w:rPr>
          <w:rtl w:val="0"/>
        </w:rPr>
        <w:t xml:space="preserve">in a high</w:t>
      </w:r>
      <w:r w:rsidDel="00000000" w:rsidR="00000000" w:rsidRPr="00000000">
        <w:rPr>
          <w:rFonts w:ascii="Times New Roman" w:cs="Times New Roman" w:eastAsia="Times New Roman" w:hAnsi="Times New Roman"/>
          <w:sz w:val="20"/>
          <w:szCs w:val="20"/>
          <w:rtl w:val="0"/>
        </w:rPr>
        <w:t xml:space="preserve"> risk station, within 1 cm of primary per RTOG 11-06. </w:t>
      </w:r>
    </w:p>
    <w:p w:rsidR="00000000" w:rsidDel="00000000" w:rsidP="00000000" w:rsidRDefault="00000000" w:rsidRPr="00000000" w14:paraId="000006D9">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 GTV + 5-10 mm, though 6-8 mm margin required to cover 95% of microscopic disease:</w:t>
      </w:r>
    </w:p>
    <w:p w:rsidR="00000000" w:rsidDel="00000000" w:rsidP="00000000" w:rsidRDefault="00000000" w:rsidRPr="00000000" w14:paraId="000006DA">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Pathologic analysis [</w:t>
      </w:r>
      <w:hyperlink r:id="rId469">
        <w:r w:rsidDel="00000000" w:rsidR="00000000" w:rsidRPr="00000000">
          <w:rPr>
            <w:rFonts w:ascii="Times New Roman" w:cs="Times New Roman" w:eastAsia="Times New Roman" w:hAnsi="Times New Roman"/>
            <w:sz w:val="20"/>
            <w:szCs w:val="20"/>
            <w:rtl w:val="0"/>
          </w:rPr>
          <w:t xml:space="preserve">Giraud IJROBP '00]</w:t>
        </w:r>
      </w:hyperlink>
      <w:r w:rsidDel="00000000" w:rsidR="00000000" w:rsidRPr="00000000">
        <w:rPr>
          <w:rFonts w:ascii="Times New Roman" w:cs="Times New Roman" w:eastAsia="Times New Roman" w:hAnsi="Times New Roman"/>
          <w:sz w:val="20"/>
          <w:szCs w:val="20"/>
          <w:rtl w:val="0"/>
        </w:rPr>
        <w:t xml:space="preserve">: 354 slides reviewed for microscopic disease extension.</w:t>
      </w:r>
    </w:p>
    <w:p w:rsidR="00000000" w:rsidDel="00000000" w:rsidP="00000000" w:rsidRDefault="00000000" w:rsidRPr="00000000" w14:paraId="000006DB">
      <w:pPr>
        <w:numPr>
          <w:ilvl w:val="3"/>
          <w:numId w:val="28"/>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include 95% of microscopic dz, 8 mm margin for AC and 6 mm margin for SqCC rec.</w:t>
      </w:r>
    </w:p>
    <w:p w:rsidR="00000000" w:rsidDel="00000000" w:rsidP="00000000" w:rsidRDefault="00000000" w:rsidRPr="00000000" w14:paraId="000006DC">
      <w:pPr>
        <w:numPr>
          <w:ilvl w:val="3"/>
          <w:numId w:val="28"/>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extension 2.7 mm for AC and 1.5 mm for SqCC. </w:t>
      </w:r>
    </w:p>
    <w:p w:rsidR="00000000" w:rsidDel="00000000" w:rsidP="00000000" w:rsidRDefault="00000000" w:rsidRPr="00000000" w14:paraId="000006DD">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Add 5-10 mm margin to CTV depending on respiratory motion management.</w:t>
      </w:r>
    </w:p>
    <w:p w:rsidR="00000000" w:rsidDel="00000000" w:rsidP="00000000" w:rsidRDefault="00000000" w:rsidRPr="00000000" w14:paraId="000006DE">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 (iGTVn + 5mm) + (iGTVp + 8 mm).</w:t>
      </w:r>
    </w:p>
    <w:p w:rsidR="00000000" w:rsidDel="00000000" w:rsidP="00000000" w:rsidRDefault="00000000" w:rsidRPr="00000000" w14:paraId="000006DF">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CTV + 0.5 cm.</w:t>
      </w:r>
    </w:p>
    <w:p w:rsidR="00000000" w:rsidDel="00000000" w:rsidP="00000000" w:rsidRDefault="00000000" w:rsidRPr="00000000" w14:paraId="000006E0">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to 60-66 Gy is reasonable, although the former may be preferred in order to spare healthy lung. </w:t>
      </w:r>
    </w:p>
    <w:p w:rsidR="00000000" w:rsidDel="00000000" w:rsidP="00000000" w:rsidRDefault="00000000" w:rsidRPr="00000000" w14:paraId="000006E1">
      <w:pPr>
        <w:numPr>
          <w:ilvl w:val="1"/>
          <w:numId w:val="28"/>
        </w:numPr>
        <w:spacing w:line="240" w:lineRule="auto"/>
        <w:ind w:left="1440" w:hanging="360"/>
        <w:rPr/>
      </w:pPr>
      <w:r w:rsidDel="00000000" w:rsidR="00000000" w:rsidRPr="00000000">
        <w:rPr>
          <w:rFonts w:ascii="Gungsuh" w:cs="Gungsuh" w:eastAsia="Gungsuh" w:hAnsi="Gungsuh"/>
          <w:rtl w:val="0"/>
        </w:rPr>
        <w:t xml:space="preserve">May consider treating up to 77.4 Gy without concurrent chemo so long as V20 ≤ 35%. May also consider 45-60/15 hypofractionation.</w:t>
      </w:r>
    </w:p>
    <w:p w:rsidR="00000000" w:rsidDel="00000000" w:rsidP="00000000" w:rsidRDefault="00000000" w:rsidRPr="00000000" w14:paraId="000006E2">
      <w:pPr>
        <w:pStyle w:val="Heading3"/>
        <w:spacing w:line="240" w:lineRule="auto"/>
        <w:rPr/>
      </w:pPr>
      <w:bookmarkStart w:colFirst="0" w:colLast="0" w:name="_g10gqc6wm2cu" w:id="114"/>
      <w:bookmarkEnd w:id="114"/>
      <w:hyperlink w:anchor="_hd4mik808feb">
        <w:r w:rsidDel="00000000" w:rsidR="00000000" w:rsidRPr="00000000">
          <w:rPr>
            <w:u w:val="single"/>
            <w:rtl w:val="0"/>
          </w:rPr>
          <w:t xml:space="preserve">PORT</w:t>
        </w:r>
      </w:hyperlink>
      <w:r w:rsidDel="00000000" w:rsidR="00000000" w:rsidRPr="00000000">
        <w:rPr>
          <w:rtl w:val="0"/>
        </w:rPr>
      </w:r>
    </w:p>
    <w:p w:rsidR="00000000" w:rsidDel="00000000" w:rsidP="00000000" w:rsidRDefault="00000000" w:rsidRPr="00000000" w14:paraId="000006E3">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 CCRT if gross residual disease.</w:t>
      </w:r>
    </w:p>
    <w:p w:rsidR="00000000" w:rsidDel="00000000" w:rsidP="00000000" w:rsidRDefault="00000000" w:rsidRPr="00000000" w14:paraId="000006E4">
      <w:pPr>
        <w:spacing w:line="240" w:lineRule="auto"/>
        <w:ind w:left="0" w:firstLine="0"/>
        <w:rPr/>
      </w:pPr>
      <w:r w:rsidDel="00000000" w:rsidR="00000000" w:rsidRPr="00000000">
        <w:rPr>
          <w:rFonts w:ascii="Times New Roman" w:cs="Times New Roman" w:eastAsia="Times New Roman" w:hAnsi="Times New Roman"/>
          <w:sz w:val="20"/>
          <w:szCs w:val="20"/>
          <w:rtl w:val="0"/>
        </w:rPr>
        <w:t xml:space="preserve">Give SCRT (chemo first) </w:t>
      </w:r>
      <w:r w:rsidDel="00000000" w:rsidR="00000000" w:rsidRPr="00000000">
        <w:rPr>
          <w:rtl w:val="0"/>
        </w:rPr>
        <w:t xml:space="preserve">i</w:t>
      </w:r>
      <w:r w:rsidDel="00000000" w:rsidR="00000000" w:rsidRPr="00000000">
        <w:rPr>
          <w:rFonts w:ascii="Times New Roman" w:cs="Times New Roman" w:eastAsia="Times New Roman" w:hAnsi="Times New Roman"/>
          <w:sz w:val="20"/>
          <w:szCs w:val="20"/>
          <w:rtl w:val="0"/>
        </w:rPr>
        <w:t xml:space="preserve">f N2 or ECE.</w:t>
      </w:r>
      <w:r w:rsidDel="00000000" w:rsidR="00000000" w:rsidRPr="00000000">
        <w:rPr>
          <w:rtl w:val="0"/>
        </w:rPr>
      </w:r>
    </w:p>
    <w:p w:rsidR="00000000" w:rsidDel="00000000" w:rsidP="00000000" w:rsidRDefault="00000000" w:rsidRPr="00000000" w14:paraId="000006E5">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 bronchial stump + ipsi hilum</w:t>
      </w:r>
      <w:r w:rsidDel="00000000" w:rsidR="00000000" w:rsidRPr="00000000">
        <w:rPr>
          <w:rtl w:val="0"/>
        </w:rPr>
        <w:t xml:space="preserve">/mediastinum </w:t>
      </w:r>
      <w:r w:rsidDel="00000000" w:rsidR="00000000" w:rsidRPr="00000000">
        <w:rPr>
          <w:rFonts w:ascii="Times New Roman" w:cs="Times New Roman" w:eastAsia="Times New Roman" w:hAnsi="Times New Roman"/>
          <w:sz w:val="20"/>
          <w:szCs w:val="20"/>
          <w:rtl w:val="0"/>
        </w:rPr>
        <w:t xml:space="preserve">± subcarinal. Add 0.7 - 1.0 cm for CTV.</w:t>
      </w:r>
    </w:p>
    <w:p w:rsidR="00000000" w:rsidDel="00000000" w:rsidP="00000000" w:rsidRDefault="00000000" w:rsidRPr="00000000" w14:paraId="000006E6">
      <w:pPr>
        <w:numPr>
          <w:ilvl w:val="1"/>
          <w:numId w:val="28"/>
        </w:numPr>
        <w:spacing w:line="240" w:lineRule="auto"/>
        <w:ind w:left="1440" w:hanging="360"/>
        <w:rPr>
          <w:u w:val="none"/>
        </w:rPr>
      </w:pPr>
      <w:r w:rsidDel="00000000" w:rsidR="00000000" w:rsidRPr="00000000">
        <w:rPr>
          <w:rtl w:val="0"/>
        </w:rPr>
        <w:t xml:space="preserve">Cover one nodal station above and below pathologically involved stations.</w:t>
      </w:r>
    </w:p>
    <w:p w:rsidR="00000000" w:rsidDel="00000000" w:rsidP="00000000" w:rsidRDefault="00000000" w:rsidRPr="00000000" w14:paraId="000006E7">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CTV + 0.5 - 1 cm. 5 mm if daily CBCT, up to 1 cm if not.</w:t>
      </w:r>
    </w:p>
    <w:p w:rsidR="00000000" w:rsidDel="00000000" w:rsidP="00000000" w:rsidRDefault="00000000" w:rsidRPr="00000000" w14:paraId="000006E8">
      <w:pPr>
        <w:spacing w:line="240" w:lineRule="auto"/>
        <w:ind w:left="720" w:firstLine="0"/>
        <w:rPr/>
      </w:pPr>
      <w:r w:rsidDel="00000000" w:rsidR="00000000" w:rsidRPr="00000000">
        <w:rPr>
          <w:rtl w:val="0"/>
        </w:rPr>
        <w:t xml:space="preserve">Give 50.4/28 or 50/25 for microscopic disease, boost gross disease or ECE an additional 10 Gy. </w:t>
      </w:r>
    </w:p>
    <w:p w:rsidR="00000000" w:rsidDel="00000000" w:rsidP="00000000" w:rsidRDefault="00000000" w:rsidRPr="00000000" w14:paraId="000006E9">
      <w:pPr>
        <w:spacing w:line="240" w:lineRule="auto"/>
        <w:ind w:left="720" w:firstLine="0"/>
        <w:rPr/>
      </w:pPr>
      <w:r w:rsidDel="00000000" w:rsidR="00000000" w:rsidRPr="00000000">
        <w:rPr>
          <w:rtl w:val="0"/>
        </w:rPr>
        <w:t xml:space="preserve">May consider up to 60-70 Gy for gross disease per NCCN.</w:t>
      </w:r>
    </w:p>
    <w:p w:rsidR="00000000" w:rsidDel="00000000" w:rsidP="00000000" w:rsidRDefault="00000000" w:rsidRPr="00000000" w14:paraId="000006EA">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to 50-54 Gy after R0 for pN2 patients, given sequentially after chemo first.</w:t>
      </w:r>
    </w:p>
    <w:p w:rsidR="00000000" w:rsidDel="00000000" w:rsidP="00000000" w:rsidRDefault="00000000" w:rsidRPr="00000000" w14:paraId="000006EB">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to 54-60 Gy considered after R1 or ENE, with concurrent or sequential chemo.</w:t>
      </w:r>
    </w:p>
    <w:p w:rsidR="00000000" w:rsidDel="00000000" w:rsidP="00000000" w:rsidRDefault="00000000" w:rsidRPr="00000000" w14:paraId="000006EC">
      <w:pPr>
        <w:numPr>
          <w:ilvl w:val="0"/>
          <w:numId w:val="28"/>
        </w:numPr>
        <w:spacing w:line="240" w:lineRule="auto"/>
        <w:ind w:left="720" w:hanging="360"/>
        <w:rPr/>
      </w:pPr>
      <w:r w:rsidDel="00000000" w:rsidR="00000000" w:rsidRPr="00000000">
        <w:rPr>
          <w:rtl w:val="0"/>
        </w:rPr>
        <w:t xml:space="preserve">LUNG-ART / EORTC 22055 [</w:t>
      </w:r>
      <w:hyperlink r:id="rId470">
        <w:r w:rsidDel="00000000" w:rsidR="00000000" w:rsidRPr="00000000">
          <w:rPr>
            <w:rtl w:val="0"/>
          </w:rPr>
          <w:t xml:space="preserve">Protocol</w:t>
        </w:r>
      </w:hyperlink>
      <w:r w:rsidDel="00000000" w:rsidR="00000000" w:rsidRPr="00000000">
        <w:rPr>
          <w:rFonts w:ascii="Cardo" w:cs="Cardo" w:eastAsia="Cardo" w:hAnsi="Cardo"/>
          <w:rtl w:val="0"/>
        </w:rPr>
        <w:t xml:space="preserve">]: Phase III. N2 disease→ ± PORT to 54/30 ± seq CTX </w:t>
      </w:r>
      <w:hyperlink w:anchor="jqiyx32hj0hi">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6ED">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Include</w:t>
      </w:r>
      <w:r w:rsidDel="00000000" w:rsidR="00000000" w:rsidRPr="00000000">
        <w:rPr>
          <w:rFonts w:ascii="Times New Roman" w:cs="Times New Roman" w:eastAsia="Times New Roman" w:hAnsi="Times New Roman"/>
          <w:sz w:val="20"/>
          <w:szCs w:val="20"/>
          <w:rtl w:val="0"/>
        </w:rPr>
        <w:t xml:space="preserve"> bronchial stump, ipsi hilum, and extension to mediastinal pleura facing resection bed included in CTV.</w:t>
      </w:r>
    </w:p>
    <w:p w:rsidR="00000000" w:rsidDel="00000000" w:rsidP="00000000" w:rsidRDefault="00000000" w:rsidRPr="00000000" w14:paraId="000006EE">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right sided patients have 4R and 7 covered.</w:t>
      </w:r>
    </w:p>
    <w:p w:rsidR="00000000" w:rsidDel="00000000" w:rsidP="00000000" w:rsidRDefault="00000000" w:rsidRPr="00000000" w14:paraId="000006EF">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left sided patients have 4L, 5, 6 and 7 covered.</w:t>
      </w:r>
    </w:p>
    <w:p w:rsidR="00000000" w:rsidDel="00000000" w:rsidP="00000000" w:rsidRDefault="00000000" w:rsidRPr="00000000" w14:paraId="000006F0">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Cover one level above and one level below involved nodal levels.</w:t>
      </w:r>
    </w:p>
    <w:p w:rsidR="00000000" w:rsidDel="00000000" w:rsidP="00000000" w:rsidRDefault="00000000" w:rsidRPr="00000000" w14:paraId="000006F1">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upper limit 1 cm above sternal notch but ipsi SCV may be treated.</w:t>
      </w:r>
    </w:p>
    <w:p w:rsidR="00000000" w:rsidDel="00000000" w:rsidP="00000000" w:rsidRDefault="00000000" w:rsidRPr="00000000" w14:paraId="000006F2">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tl w:val="0"/>
        </w:rPr>
        <w:t xml:space="preserve">At the sternal</w:t>
      </w:r>
      <w:r w:rsidDel="00000000" w:rsidR="00000000" w:rsidRPr="00000000">
        <w:rPr>
          <w:rFonts w:ascii="Times New Roman" w:cs="Times New Roman" w:eastAsia="Times New Roman" w:hAnsi="Times New Roman"/>
          <w:sz w:val="20"/>
          <w:szCs w:val="20"/>
          <w:rtl w:val="0"/>
        </w:rPr>
        <w:t xml:space="preserve"> notch for stations 4, 6. </w:t>
      </w:r>
    </w:p>
    <w:p w:rsidR="00000000" w:rsidDel="00000000" w:rsidP="00000000" w:rsidRDefault="00000000" w:rsidRPr="00000000" w14:paraId="000006F3">
      <w:pPr>
        <w:numPr>
          <w:ilvl w:val="2"/>
          <w:numId w:val="28"/>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 of aortic arch for stations 5, 7, 8.</w:t>
      </w:r>
    </w:p>
    <w:p w:rsidR="00000000" w:rsidDel="00000000" w:rsidP="00000000" w:rsidRDefault="00000000" w:rsidRPr="00000000" w14:paraId="000006F4">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Maximum lower limit* 4 cm below carina, 5 cm in carina involved.</w:t>
      </w:r>
    </w:p>
    <w:p w:rsidR="00000000" w:rsidDel="00000000" w:rsidP="00000000" w:rsidRDefault="00000000" w:rsidRPr="00000000" w14:paraId="000006F5">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*Unless lower </w:t>
      </w:r>
      <w:r w:rsidDel="00000000" w:rsidR="00000000" w:rsidRPr="00000000">
        <w:rPr>
          <w:rtl w:val="0"/>
        </w:rPr>
        <w:t xml:space="preserve">stations are involved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F6">
      <w:pPr>
        <w:pStyle w:val="Heading3"/>
        <w:spacing w:line="240" w:lineRule="auto"/>
        <w:rPr/>
      </w:pPr>
      <w:bookmarkStart w:colFirst="0" w:colLast="0" w:name="_vb8n5yg6vww0" w:id="115"/>
      <w:bookmarkEnd w:id="115"/>
      <w:hyperlink w:anchor="_hd4mik808feb">
        <w:r w:rsidDel="00000000" w:rsidR="00000000" w:rsidRPr="00000000">
          <w:rPr>
            <w:u w:val="single"/>
            <w:rtl w:val="0"/>
          </w:rPr>
          <w:t xml:space="preserve">Palliation</w:t>
        </w:r>
      </w:hyperlink>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See [</w:t>
      </w:r>
      <w:hyperlink r:id="rId471">
        <w:r w:rsidDel="00000000" w:rsidR="00000000" w:rsidRPr="00000000">
          <w:rPr>
            <w:rtl w:val="0"/>
          </w:rPr>
          <w:t xml:space="preserve">Palliation of the Lung</w:t>
        </w:r>
      </w:hyperlink>
      <w:r w:rsidDel="00000000" w:rsidR="00000000" w:rsidRPr="00000000">
        <w:rPr>
          <w:rtl w:val="0"/>
        </w:rPr>
        <w:t xml:space="preserve">] in the Palliative | Brain Mets | Benign section.</w:t>
      </w:r>
    </w:p>
    <w:p w:rsidR="00000000" w:rsidDel="00000000" w:rsidP="00000000" w:rsidRDefault="00000000" w:rsidRPr="00000000" w14:paraId="000006F8">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ASTRO Guideline: Palliative thoracic RT in lung cancer </w:t>
      </w:r>
      <w:r w:rsidDel="00000000" w:rsidR="00000000" w:rsidRPr="00000000">
        <w:rPr>
          <w:rFonts w:ascii="Times New Roman" w:cs="Times New Roman" w:eastAsia="Times New Roman" w:hAnsi="Times New Roman"/>
          <w:sz w:val="20"/>
          <w:szCs w:val="20"/>
          <w:rtl w:val="0"/>
        </w:rPr>
        <w:t xml:space="preserve">[</w:t>
      </w:r>
      <w:hyperlink r:id="rId472">
        <w:r w:rsidDel="00000000" w:rsidR="00000000" w:rsidRPr="00000000">
          <w:rPr>
            <w:rFonts w:ascii="Times New Roman" w:cs="Times New Roman" w:eastAsia="Times New Roman" w:hAnsi="Times New Roman"/>
            <w:sz w:val="20"/>
            <w:szCs w:val="20"/>
            <w:rtl w:val="0"/>
          </w:rPr>
          <w:t xml:space="preserve">Rodrigues PRO '11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F9">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30/10 is associated with modest improvements in OS and total symptom score at the cost of increased esophagitis.</w:t>
      </w:r>
    </w:p>
    <w:p w:rsidR="00000000" w:rsidDel="00000000" w:rsidP="00000000" w:rsidRDefault="00000000" w:rsidRPr="00000000" w14:paraId="000006FA">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20/5, 17</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2 q1w, or 10/1 for patients requesting shorter treatment </w:t>
      </w:r>
      <w:r w:rsidDel="00000000" w:rsidR="00000000" w:rsidRPr="00000000">
        <w:rPr>
          <w:rtl w:val="0"/>
        </w:rPr>
        <w:t xml:space="preserve">courses</w:t>
      </w:r>
      <w:r w:rsidDel="00000000" w:rsidR="00000000" w:rsidRPr="00000000">
        <w:rPr>
          <w:rFonts w:ascii="Times New Roman" w:cs="Times New Roman" w:eastAsia="Times New Roman" w:hAnsi="Times New Roman"/>
          <w:sz w:val="20"/>
          <w:szCs w:val="20"/>
          <w:rtl w:val="0"/>
        </w:rPr>
        <w:t xml:space="preserve"> or with poor PS.</w:t>
      </w:r>
    </w:p>
    <w:p w:rsidR="00000000" w:rsidDel="00000000" w:rsidP="00000000" w:rsidRDefault="00000000" w:rsidRPr="00000000" w14:paraId="000006FB">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no role for routine endobronchial brachytherapy in routine initial palliative treatment, but is reasonable for obstructive symptomatology including lung collapse, or for hemoptysis after EBRT failure.</w:t>
      </w:r>
    </w:p>
    <w:p w:rsidR="00000000" w:rsidDel="00000000" w:rsidP="00000000" w:rsidRDefault="00000000" w:rsidRPr="00000000" w14:paraId="000006FC">
      <w:pPr>
        <w:numPr>
          <w:ilvl w:val="0"/>
          <w:numId w:val="2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ASTRO Guideline: Palliative thoracic RT in lung cancer update </w:t>
      </w:r>
      <w:r w:rsidDel="00000000" w:rsidR="00000000" w:rsidRPr="00000000">
        <w:rPr>
          <w:rFonts w:ascii="Times New Roman" w:cs="Times New Roman" w:eastAsia="Times New Roman" w:hAnsi="Times New Roman"/>
          <w:sz w:val="20"/>
          <w:szCs w:val="20"/>
          <w:rtl w:val="0"/>
        </w:rPr>
        <w:t xml:space="preserve">[</w:t>
      </w:r>
      <w:hyperlink r:id="rId473">
        <w:r w:rsidDel="00000000" w:rsidR="00000000" w:rsidRPr="00000000">
          <w:rPr>
            <w:rFonts w:ascii="Times New Roman" w:cs="Times New Roman" w:eastAsia="Times New Roman" w:hAnsi="Times New Roman"/>
            <w:sz w:val="20"/>
            <w:szCs w:val="20"/>
            <w:rtl w:val="0"/>
          </w:rPr>
          <w:t xml:space="preserve">Moeller PRO '18</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FD">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with stage III NSCLC deemed unsuitable for curative therapy but who are candidates for chemotherapy, have an ECOG PS 0-2 and have a life expectancy of at least 3 mos, administration of a platinum-containing chemotherapy doublet concurrently with moderately hypofractionated palliative thoracic radiation therapy over treatment with either modality alone.</w:t>
      </w:r>
    </w:p>
    <w:p w:rsidR="00000000" w:rsidDel="00000000" w:rsidP="00000000" w:rsidRDefault="00000000" w:rsidRPr="00000000" w14:paraId="000006FE">
      <w:pPr>
        <w:numPr>
          <w:ilvl w:val="1"/>
          <w:numId w:val="28"/>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patients with stage IV NSCLC, routine use of concurrent thoracic CCRT is not recommended.</w:t>
      </w:r>
    </w:p>
    <w:p w:rsidR="00000000" w:rsidDel="00000000" w:rsidP="00000000" w:rsidRDefault="00000000" w:rsidRPr="00000000" w14:paraId="000006FF">
      <w:pPr>
        <w:numPr>
          <w:ilvl w:val="1"/>
          <w:numId w:val="28"/>
        </w:numPr>
        <w:spacing w:line="240" w:lineRule="auto"/>
        <w:ind w:left="1440" w:hanging="360"/>
      </w:pPr>
      <w:r w:rsidDel="00000000" w:rsidR="00000000" w:rsidRPr="00000000">
        <w:rPr>
          <w:rtl w:val="0"/>
        </w:rPr>
        <w:t xml:space="preserve">Poland [</w:t>
      </w:r>
      <w:hyperlink r:id="rId474">
        <w:r w:rsidDel="00000000" w:rsidR="00000000" w:rsidRPr="00000000">
          <w:rPr>
            <w:rtl w:val="0"/>
          </w:rPr>
          <w:t xml:space="preserve">Nawrocki JCO '10</w:t>
        </w:r>
      </w:hyperlink>
      <w:r w:rsidDel="00000000" w:rsidR="00000000" w:rsidRPr="00000000">
        <w:rPr>
          <w:rtl w:val="0"/>
        </w:rPr>
        <w:t xml:space="preserve">] Phase II. </w:t>
      </w:r>
      <w:r w:rsidDel="00000000" w:rsidR="00000000" w:rsidRPr="00000000">
        <w:rPr>
          <w:b w:val="1"/>
          <w:rtl w:val="0"/>
        </w:rPr>
        <w:t xml:space="preserve">30/10 ± CDDP/Vinorelbine </w:t>
      </w:r>
      <w:r w:rsidDel="00000000" w:rsidR="00000000" w:rsidRPr="00000000">
        <w:rPr>
          <w:rtl w:val="0"/>
        </w:rPr>
        <w:t xml:space="preserve">x3c. RT given concurrently with cycle 3.</w:t>
        <w:br w:type="textWrapping"/>
        <w:t xml:space="preserve">Longer courses of RT appear superior to 10/1 or 16/2. Chemotherapy appears helpful.</w:t>
      </w:r>
    </w:p>
    <w:p w:rsidR="00000000" w:rsidDel="00000000" w:rsidP="00000000" w:rsidRDefault="00000000" w:rsidRPr="00000000" w14:paraId="00000700">
      <w:pPr>
        <w:numPr>
          <w:ilvl w:val="2"/>
          <w:numId w:val="28"/>
        </w:numPr>
        <w:spacing w:line="240" w:lineRule="auto"/>
        <w:ind w:left="2160" w:hanging="360"/>
      </w:pPr>
      <w:r w:rsidDel="00000000" w:rsidR="00000000" w:rsidRPr="00000000">
        <w:rPr>
          <w:rFonts w:ascii="Gungsuh" w:cs="Gungsuh" w:eastAsia="Gungsuh" w:hAnsi="Gungsuh"/>
          <w:rtl w:val="0"/>
        </w:rPr>
        <w:t xml:space="preserve">99 patients. "Incurable" stage III NSCLC (FEV1 ≤ 40% predicted or GTV &gt; 8 cm). ECOG 0-2.</w:t>
      </w:r>
    </w:p>
    <w:p w:rsidR="00000000" w:rsidDel="00000000" w:rsidP="00000000" w:rsidRDefault="00000000" w:rsidRPr="00000000" w14:paraId="00000701">
      <w:pPr>
        <w:numPr>
          <w:ilvl w:val="3"/>
          <w:numId w:val="28"/>
        </w:numPr>
        <w:spacing w:line="240" w:lineRule="auto"/>
        <w:ind w:left="2880" w:hanging="360"/>
      </w:pPr>
      <w:r w:rsidDel="00000000" w:rsidR="00000000" w:rsidRPr="00000000">
        <w:rPr>
          <w:rtl w:val="0"/>
        </w:rPr>
        <w:t xml:space="preserve">CDDP 80 d1, Vinorelbine 25 d1, 8. RT given concurrently with cycle 3.</w:t>
      </w:r>
    </w:p>
    <w:p w:rsidR="00000000" w:rsidDel="00000000" w:rsidP="00000000" w:rsidRDefault="00000000" w:rsidRPr="00000000" w14:paraId="00000702">
      <w:pPr>
        <w:numPr>
          <w:ilvl w:val="2"/>
          <w:numId w:val="28"/>
        </w:numPr>
        <w:spacing w:line="240" w:lineRule="auto"/>
        <w:ind w:left="2160" w:hanging="360"/>
      </w:pPr>
      <w:r w:rsidDel="00000000" w:rsidR="00000000" w:rsidRPr="00000000">
        <w:rPr>
          <w:rFonts w:ascii="Cardo" w:cs="Cardo" w:eastAsia="Cardo" w:hAnsi="Cardo"/>
          <w:rtl w:val="0"/>
        </w:rPr>
        <w:t xml:space="preserve">MS 9→ 13 mo.</w:t>
      </w:r>
    </w:p>
    <w:p w:rsidR="00000000" w:rsidDel="00000000" w:rsidP="00000000" w:rsidRDefault="00000000" w:rsidRPr="00000000" w14:paraId="00000703">
      <w:pPr>
        <w:numPr>
          <w:ilvl w:val="2"/>
          <w:numId w:val="28"/>
        </w:numPr>
        <w:spacing w:line="240" w:lineRule="auto"/>
        <w:ind w:left="2160" w:hanging="360"/>
      </w:pPr>
      <w:r w:rsidDel="00000000" w:rsidR="00000000" w:rsidRPr="00000000">
        <w:rPr>
          <w:rFonts w:ascii="Cardo" w:cs="Cardo" w:eastAsia="Cardo" w:hAnsi="Cardo"/>
          <w:rtl w:val="0"/>
        </w:rPr>
        <w:t xml:space="preserve">1y OS 25→ 57%, 2y OS 6→ 24%. </w:t>
      </w:r>
    </w:p>
    <w:p w:rsidR="00000000" w:rsidDel="00000000" w:rsidP="00000000" w:rsidRDefault="00000000" w:rsidRPr="00000000" w14:paraId="00000704">
      <w:pPr>
        <w:numPr>
          <w:ilvl w:val="2"/>
          <w:numId w:val="28"/>
        </w:numPr>
        <w:spacing w:line="240" w:lineRule="auto"/>
        <w:ind w:left="2160" w:hanging="360"/>
      </w:pPr>
      <w:r w:rsidDel="00000000" w:rsidR="00000000" w:rsidRPr="00000000">
        <w:rPr>
          <w:rFonts w:ascii="Cardo" w:cs="Cardo" w:eastAsia="Cardo" w:hAnsi="Cardo"/>
          <w:rtl w:val="0"/>
        </w:rPr>
        <w:t xml:space="preserve">MPFS 5→ 7 mo. </w:t>
      </w:r>
    </w:p>
    <w:p w:rsidR="00000000" w:rsidDel="00000000" w:rsidP="00000000" w:rsidRDefault="00000000" w:rsidRPr="00000000" w14:paraId="00000705">
      <w:pPr>
        <w:numPr>
          <w:ilvl w:val="2"/>
          <w:numId w:val="28"/>
        </w:numPr>
        <w:spacing w:line="240" w:lineRule="auto"/>
        <w:ind w:left="2160" w:hanging="360"/>
      </w:pPr>
      <w:r w:rsidDel="00000000" w:rsidR="00000000" w:rsidRPr="00000000">
        <w:rPr>
          <w:rFonts w:ascii="Cardo" w:cs="Cardo" w:eastAsia="Cardo" w:hAnsi="Cardo"/>
          <w:rtl w:val="0"/>
        </w:rPr>
        <w:t xml:space="preserve">Response rate ~27→ 53%. </w:t>
      </w:r>
    </w:p>
    <w:p w:rsidR="00000000" w:rsidDel="00000000" w:rsidP="00000000" w:rsidRDefault="00000000" w:rsidRPr="00000000" w14:paraId="00000706">
      <w:pPr>
        <w:numPr>
          <w:ilvl w:val="1"/>
          <w:numId w:val="28"/>
        </w:numPr>
        <w:spacing w:line="240" w:lineRule="auto"/>
        <w:ind w:left="1440" w:hanging="360"/>
      </w:pPr>
      <w:r w:rsidDel="00000000" w:rsidR="00000000" w:rsidRPr="00000000">
        <w:rPr>
          <w:rtl w:val="0"/>
        </w:rPr>
        <w:t xml:space="preserve">Norweigan [</w:t>
      </w:r>
      <w:hyperlink r:id="rId475">
        <w:r w:rsidDel="00000000" w:rsidR="00000000" w:rsidRPr="00000000">
          <w:rPr>
            <w:rtl w:val="0"/>
          </w:rPr>
          <w:t xml:space="preserve">Strøm BJC '13</w:t>
        </w:r>
      </w:hyperlink>
      <w:r w:rsidDel="00000000" w:rsidR="00000000" w:rsidRPr="00000000">
        <w:rPr>
          <w:rtl w:val="0"/>
        </w:rPr>
        <w:t xml:space="preserve">]: </w:t>
      </w:r>
      <w:r w:rsidDel="00000000" w:rsidR="00000000" w:rsidRPr="00000000">
        <w:rPr>
          <w:b w:val="1"/>
          <w:rtl w:val="0"/>
        </w:rPr>
        <w:t xml:space="preserve">Carboplatin/Vinorelbine </w:t>
      </w:r>
      <w:r w:rsidDel="00000000" w:rsidR="00000000" w:rsidRPr="00000000">
        <w:rPr>
          <w:rtl w:val="0"/>
        </w:rPr>
        <w:t xml:space="preserve">x4c</w:t>
      </w:r>
      <w:r w:rsidDel="00000000" w:rsidR="00000000" w:rsidRPr="00000000">
        <w:rPr>
          <w:b w:val="1"/>
          <w:rtl w:val="0"/>
        </w:rPr>
        <w:t xml:space="preserve"> ± 42/15</w:t>
      </w:r>
      <w:r w:rsidDel="00000000" w:rsidR="00000000" w:rsidRPr="00000000">
        <w:rPr>
          <w:rtl w:val="0"/>
        </w:rPr>
        <w:t xml:space="preserve">. RT given concurrently with cycle 2.</w:t>
      </w:r>
    </w:p>
    <w:p w:rsidR="00000000" w:rsidDel="00000000" w:rsidP="00000000" w:rsidRDefault="00000000" w:rsidRPr="00000000" w14:paraId="00000707">
      <w:pPr>
        <w:spacing w:line="240" w:lineRule="auto"/>
        <w:ind w:left="1440" w:firstLine="0"/>
        <w:rPr/>
      </w:pPr>
      <w:r w:rsidDel="00000000" w:rsidR="00000000" w:rsidRPr="00000000">
        <w:rPr>
          <w:rtl w:val="0"/>
        </w:rPr>
        <w:t xml:space="preserve">Longer courses of RT appear superior to 10/1 or 16/2. Chemotherapy appears helpful.</w:t>
      </w:r>
    </w:p>
    <w:p w:rsidR="00000000" w:rsidDel="00000000" w:rsidP="00000000" w:rsidRDefault="00000000" w:rsidRPr="00000000" w14:paraId="00000708">
      <w:pPr>
        <w:numPr>
          <w:ilvl w:val="2"/>
          <w:numId w:val="28"/>
        </w:numPr>
        <w:spacing w:line="240" w:lineRule="auto"/>
        <w:ind w:left="2160" w:hanging="360"/>
      </w:pPr>
      <w:r w:rsidDel="00000000" w:rsidR="00000000" w:rsidRPr="00000000">
        <w:rPr>
          <w:rFonts w:ascii="Gungsuh" w:cs="Gungsuh" w:eastAsia="Gungsuh" w:hAnsi="Gungsuh"/>
          <w:rtl w:val="0"/>
        </w:rPr>
        <w:t xml:space="preserve">191 pts. Incurable stage III NSCLC (GTV ≥ 8 cm, ECOG ≥ 2, or 10% weight loss in 6 mo).</w:t>
      </w:r>
    </w:p>
    <w:p w:rsidR="00000000" w:rsidDel="00000000" w:rsidP="00000000" w:rsidRDefault="00000000" w:rsidRPr="00000000" w14:paraId="00000709">
      <w:pPr>
        <w:numPr>
          <w:ilvl w:val="3"/>
          <w:numId w:val="28"/>
        </w:numPr>
        <w:spacing w:line="240" w:lineRule="auto"/>
        <w:ind w:left="2880" w:hanging="360"/>
      </w:pPr>
      <w:r w:rsidDel="00000000" w:rsidR="00000000" w:rsidRPr="00000000">
        <w:rPr>
          <w:rtl w:val="0"/>
        </w:rPr>
        <w:t xml:space="preserve">Carboplatin AUC 5 d1, Vinorelbine 60 d1,8. </w:t>
      </w:r>
    </w:p>
    <w:p w:rsidR="00000000" w:rsidDel="00000000" w:rsidP="00000000" w:rsidRDefault="00000000" w:rsidRPr="00000000" w14:paraId="0000070A">
      <w:pPr>
        <w:numPr>
          <w:ilvl w:val="2"/>
          <w:numId w:val="28"/>
        </w:numPr>
        <w:spacing w:line="240" w:lineRule="auto"/>
        <w:ind w:left="2160" w:hanging="360"/>
      </w:pPr>
      <w:r w:rsidDel="00000000" w:rsidR="00000000" w:rsidRPr="00000000">
        <w:rPr>
          <w:rFonts w:ascii="Cardo" w:cs="Cardo" w:eastAsia="Cardo" w:hAnsi="Cardo"/>
          <w:rtl w:val="0"/>
        </w:rPr>
        <w:t xml:space="preserve">MS 9.7→ 12.6 mo.</w:t>
      </w:r>
    </w:p>
    <w:p w:rsidR="00000000" w:rsidDel="00000000" w:rsidP="00000000" w:rsidRDefault="00000000" w:rsidRPr="00000000" w14:paraId="0000070B">
      <w:pPr>
        <w:numPr>
          <w:ilvl w:val="2"/>
          <w:numId w:val="28"/>
        </w:numPr>
        <w:spacing w:line="240" w:lineRule="auto"/>
        <w:ind w:left="2160" w:hanging="360"/>
      </w:pPr>
      <w:r w:rsidDel="00000000" w:rsidR="00000000" w:rsidRPr="00000000">
        <w:rPr>
          <w:rFonts w:ascii="Cardo" w:cs="Cardo" w:eastAsia="Cardo" w:hAnsi="Cardo"/>
          <w:rtl w:val="0"/>
        </w:rPr>
        <w:t xml:space="preserve">1y OS 34→ 53%. </w:t>
      </w:r>
    </w:p>
    <w:p w:rsidR="00000000" w:rsidDel="00000000" w:rsidP="00000000" w:rsidRDefault="00000000" w:rsidRPr="00000000" w14:paraId="0000070C">
      <w:pPr>
        <w:numPr>
          <w:ilvl w:val="2"/>
          <w:numId w:val="28"/>
        </w:numPr>
        <w:spacing w:line="240" w:lineRule="auto"/>
        <w:ind w:left="2160" w:hanging="360"/>
      </w:pPr>
      <w:r w:rsidDel="00000000" w:rsidR="00000000" w:rsidRPr="00000000">
        <w:rPr>
          <w:rtl w:val="0"/>
        </w:rPr>
        <w:t xml:space="preserve">HRQoL declined during treatment with CCRT, but then evened out over time. </w:t>
      </w:r>
    </w:p>
    <w:p w:rsidR="00000000" w:rsidDel="00000000" w:rsidP="00000000" w:rsidRDefault="00000000" w:rsidRPr="00000000" w14:paraId="0000070D">
      <w:pPr>
        <w:numPr>
          <w:ilvl w:val="0"/>
          <w:numId w:val="28"/>
        </w:numPr>
        <w:spacing w:line="240" w:lineRule="auto"/>
        <w:ind w:left="720" w:hanging="360"/>
      </w:pPr>
      <w:r w:rsidDel="00000000" w:rsidR="00000000" w:rsidRPr="00000000">
        <w:rPr>
          <w:b w:val="1"/>
          <w:rtl w:val="0"/>
        </w:rPr>
        <w:t xml:space="preserve">IAEA</w:t>
      </w:r>
      <w:r w:rsidDel="00000000" w:rsidR="00000000" w:rsidRPr="00000000">
        <w:rPr>
          <w:rtl w:val="0"/>
        </w:rPr>
        <w:t xml:space="preserve"> [</w:t>
      </w:r>
      <w:hyperlink r:id="rId476">
        <w:r w:rsidDel="00000000" w:rsidR="00000000" w:rsidRPr="00000000">
          <w:rPr>
            <w:rtl w:val="0"/>
          </w:rPr>
          <w:t xml:space="preserve">Jeremic ASTRO '17</w:t>
        </w:r>
      </w:hyperlink>
      <w:r w:rsidDel="00000000" w:rsidR="00000000" w:rsidRPr="00000000">
        <w:rPr>
          <w:rtl w:val="0"/>
        </w:rPr>
        <w:t xml:space="preserve">, </w:t>
      </w:r>
      <w:hyperlink r:id="rId477">
        <w:r w:rsidDel="00000000" w:rsidR="00000000" w:rsidRPr="00000000">
          <w:rPr>
            <w:rtl w:val="0"/>
          </w:rPr>
          <w:t xml:space="preserve">Rathod ASTRO '17</w:t>
        </w:r>
      </w:hyperlink>
      <w:r w:rsidDel="00000000" w:rsidR="00000000" w:rsidRPr="00000000">
        <w:rPr>
          <w:rtl w:val="0"/>
        </w:rPr>
        <w:t xml:space="preserve">]: </w:t>
      </w:r>
      <w:r w:rsidDel="00000000" w:rsidR="00000000" w:rsidRPr="00000000">
        <w:rPr>
          <w:rFonts w:ascii="Cardo" w:cs="Cardo" w:eastAsia="Cardo" w:hAnsi="Cardo"/>
          <w:b w:val="1"/>
          <w:rtl w:val="0"/>
        </w:rPr>
        <w:t xml:space="preserve">± 10/1 or 16/2 q1w→ Plt chemo x3</w:t>
      </w:r>
      <w:r w:rsidDel="00000000" w:rsidR="00000000" w:rsidRPr="00000000">
        <w:rPr>
          <w:rtl w:val="0"/>
        </w:rPr>
        <w:t xml:space="preserve">.</w:t>
        <w:br w:type="textWrapping"/>
        <w:t xml:space="preserve">Short course thoracic RT prior to chemo improves QoL. Effect is sustained over time.</w:t>
      </w:r>
    </w:p>
    <w:p w:rsidR="00000000" w:rsidDel="00000000" w:rsidP="00000000" w:rsidRDefault="00000000" w:rsidRPr="00000000" w14:paraId="0000070E">
      <w:pPr>
        <w:spacing w:line="240" w:lineRule="auto"/>
        <w:ind w:left="720" w:firstLine="0"/>
        <w:rPr/>
      </w:pPr>
      <w:r w:rsidDel="00000000" w:rsidR="00000000" w:rsidRPr="00000000">
        <w:rPr>
          <w:rtl w:val="0"/>
        </w:rPr>
        <w:t xml:space="preserve">No impact on palliative RT in outcomes or toxicity.</w:t>
      </w:r>
    </w:p>
    <w:p w:rsidR="00000000" w:rsidDel="00000000" w:rsidP="00000000" w:rsidRDefault="00000000" w:rsidRPr="00000000" w14:paraId="0000070F">
      <w:pPr>
        <w:numPr>
          <w:ilvl w:val="1"/>
          <w:numId w:val="28"/>
        </w:numPr>
        <w:spacing w:line="240" w:lineRule="auto"/>
        <w:ind w:left="1440" w:hanging="360"/>
      </w:pPr>
      <w:r w:rsidDel="00000000" w:rsidR="00000000" w:rsidRPr="00000000">
        <w:rPr>
          <w:rtl w:val="0"/>
        </w:rPr>
        <w:t xml:space="preserve">185 pts. Advanced NSCLC IIIB-IV. </w:t>
      </w:r>
    </w:p>
    <w:p w:rsidR="00000000" w:rsidDel="00000000" w:rsidP="00000000" w:rsidRDefault="00000000" w:rsidRPr="00000000" w14:paraId="00000710">
      <w:pPr>
        <w:numPr>
          <w:ilvl w:val="1"/>
          <w:numId w:val="28"/>
        </w:numPr>
        <w:spacing w:line="240" w:lineRule="auto"/>
        <w:ind w:left="1440" w:hanging="360"/>
      </w:pPr>
      <w:r w:rsidDel="00000000" w:rsidR="00000000" w:rsidRPr="00000000">
        <w:rPr>
          <w:rtl w:val="0"/>
        </w:rPr>
        <w:t xml:space="preserve">RT improved global HRQoL, role and social functioning, pain, dyspnea, N/V, and lung-specific symptoms. </w:t>
      </w:r>
    </w:p>
    <w:p w:rsidR="00000000" w:rsidDel="00000000" w:rsidP="00000000" w:rsidRDefault="00000000" w:rsidRPr="00000000" w14:paraId="00000711">
      <w:pPr>
        <w:numPr>
          <w:ilvl w:val="1"/>
          <w:numId w:val="28"/>
        </w:numPr>
        <w:spacing w:line="240" w:lineRule="auto"/>
        <w:ind w:left="1440" w:hanging="360"/>
      </w:pPr>
      <w:r w:rsidDel="00000000" w:rsidR="00000000" w:rsidRPr="00000000">
        <w:rPr>
          <w:rtl w:val="0"/>
        </w:rPr>
        <w:t xml:space="preserve">QoL improved </w:t>
      </w:r>
      <w:r w:rsidDel="00000000" w:rsidR="00000000" w:rsidRPr="00000000">
        <w:rPr>
          <w:rtl w:val="0"/>
        </w:rPr>
        <w:t xml:space="preserve">at 2</w:t>
      </w:r>
      <w:r w:rsidDel="00000000" w:rsidR="00000000" w:rsidRPr="00000000">
        <w:rPr>
          <w:rtl w:val="0"/>
        </w:rPr>
        <w:t xml:space="preserve"> weeks and was maintained. </w:t>
      </w:r>
    </w:p>
    <w:p w:rsidR="00000000" w:rsidDel="00000000" w:rsidP="00000000" w:rsidRDefault="00000000" w:rsidRPr="00000000" w14:paraId="00000712">
      <w:pPr>
        <w:numPr>
          <w:ilvl w:val="1"/>
          <w:numId w:val="28"/>
        </w:numPr>
        <w:spacing w:line="240" w:lineRule="auto"/>
        <w:ind w:left="1440" w:hanging="360"/>
      </w:pPr>
      <w:r w:rsidDel="00000000" w:rsidR="00000000" w:rsidRPr="00000000">
        <w:rPr>
          <w:rtl w:val="0"/>
        </w:rPr>
        <w:t xml:space="preserve">ITT MS ~6 mo.</w:t>
      </w:r>
    </w:p>
    <w:p w:rsidR="00000000" w:rsidDel="00000000" w:rsidP="00000000" w:rsidRDefault="00000000" w:rsidRPr="00000000" w14:paraId="00000713">
      <w:pPr>
        <w:numPr>
          <w:ilvl w:val="1"/>
          <w:numId w:val="28"/>
        </w:numPr>
        <w:spacing w:line="240" w:lineRule="auto"/>
        <w:ind w:left="1440" w:hanging="360"/>
      </w:pPr>
      <w:r w:rsidDel="00000000" w:rsidR="00000000" w:rsidRPr="00000000">
        <w:rPr>
          <w:rFonts w:ascii="Cardo" w:cs="Cardo" w:eastAsia="Cardo" w:hAnsi="Cardo"/>
          <w:rtl w:val="0"/>
        </w:rPr>
        <w:t xml:space="preserve">1y OS 19→ 33%. 2y OS ~6→ 16% (p=0.19).</w:t>
      </w:r>
    </w:p>
    <w:p w:rsidR="00000000" w:rsidDel="00000000" w:rsidP="00000000" w:rsidRDefault="00000000" w:rsidRPr="00000000" w14:paraId="00000714">
      <w:pPr>
        <w:numPr>
          <w:ilvl w:val="1"/>
          <w:numId w:val="28"/>
        </w:numPr>
        <w:spacing w:line="240" w:lineRule="auto"/>
        <w:ind w:left="1440" w:hanging="360"/>
      </w:pPr>
      <w:r w:rsidDel="00000000" w:rsidR="00000000" w:rsidRPr="00000000">
        <w:rPr>
          <w:rFonts w:ascii="Cardo" w:cs="Cardo" w:eastAsia="Cardo" w:hAnsi="Cardo"/>
          <w:rtl w:val="0"/>
        </w:rPr>
        <w:t xml:space="preserve">1y LRPFS 12→ 20%, 2y LRPFS ~3→ 9% (p=0.52).</w:t>
      </w:r>
    </w:p>
    <w:p w:rsidR="00000000" w:rsidDel="00000000" w:rsidP="00000000" w:rsidRDefault="00000000" w:rsidRPr="00000000" w14:paraId="00000715">
      <w:pPr>
        <w:pStyle w:val="Heading2"/>
        <w:rPr/>
      </w:pPr>
      <w:bookmarkStart w:colFirst="0" w:colLast="0" w:name="_12dcu6uefto4" w:id="116"/>
      <w:bookmarkEnd w:id="116"/>
      <w:hyperlink w:anchor="_lx2epxcmsg6">
        <w:r w:rsidDel="00000000" w:rsidR="00000000" w:rsidRPr="00000000">
          <w:rPr>
            <w:rtl w:val="0"/>
          </w:rPr>
          <w:t xml:space="preserve">Follow up</w:t>
        </w:r>
      </w:hyperlink>
      <w:r w:rsidDel="00000000" w:rsidR="00000000" w:rsidRPr="00000000">
        <w:rPr>
          <w:rtl w:val="0"/>
        </w:rPr>
      </w:r>
    </w:p>
    <w:p w:rsidR="00000000" w:rsidDel="00000000" w:rsidP="00000000" w:rsidRDefault="00000000" w:rsidRPr="00000000" w14:paraId="00000716">
      <w:pPr>
        <w:numPr>
          <w:ilvl w:val="0"/>
          <w:numId w:val="3"/>
        </w:numPr>
        <w:spacing w:line="240" w:lineRule="auto"/>
        <w:ind w:left="720" w:hanging="360"/>
      </w:pPr>
      <w:r w:rsidDel="00000000" w:rsidR="00000000" w:rsidRPr="00000000">
        <w:rPr>
          <w:b w:val="1"/>
          <w:rtl w:val="0"/>
        </w:rPr>
        <w:t xml:space="preserve">Differential Relapse Patterns for NSCLC Subtypes</w:t>
      </w:r>
      <w:r w:rsidDel="00000000" w:rsidR="00000000" w:rsidRPr="00000000">
        <w:rPr>
          <w:rtl w:val="0"/>
        </w:rPr>
        <w:t xml:space="preserve"> [</w:t>
      </w:r>
      <w:hyperlink r:id="rId478">
        <w:r w:rsidDel="00000000" w:rsidR="00000000" w:rsidRPr="00000000">
          <w:rPr>
            <w:rtl w:val="0"/>
          </w:rPr>
          <w:t xml:space="preserve">McAleese Clin Onc '19</w:t>
        </w:r>
      </w:hyperlink>
      <w:r w:rsidDel="00000000" w:rsidR="00000000" w:rsidRPr="00000000">
        <w:rPr>
          <w:rtl w:val="0"/>
        </w:rPr>
        <w:t xml:space="preserve">]: Retro. </w:t>
      </w:r>
      <w:r w:rsidDel="00000000" w:rsidR="00000000" w:rsidRPr="00000000">
        <w:rPr>
          <w:b w:val="1"/>
          <w:rtl w:val="0"/>
        </w:rPr>
        <w:t xml:space="preserve">AC vs. SqCC</w:t>
      </w:r>
      <w:r w:rsidDel="00000000" w:rsidR="00000000" w:rsidRPr="00000000">
        <w:rPr>
          <w:rtl w:val="0"/>
        </w:rPr>
        <w:t xml:space="preserve">.</w:t>
      </w:r>
    </w:p>
    <w:p w:rsidR="00000000" w:rsidDel="00000000" w:rsidP="00000000" w:rsidRDefault="00000000" w:rsidRPr="00000000" w14:paraId="00000717">
      <w:pPr>
        <w:spacing w:line="240" w:lineRule="auto"/>
        <w:ind w:left="720" w:firstLine="0"/>
        <w:rPr/>
      </w:pPr>
      <w:r w:rsidDel="00000000" w:rsidR="00000000" w:rsidRPr="00000000">
        <w:rPr>
          <w:rtl w:val="0"/>
        </w:rPr>
        <w:t xml:space="preserve">There is a difference in relapse patterns between NSCLC histological subtypes, indicating that these are distinct entities. This may have implications for follow-up policy and strategies to improve disease control.</w:t>
      </w:r>
    </w:p>
    <w:p w:rsidR="00000000" w:rsidDel="00000000" w:rsidP="00000000" w:rsidRDefault="00000000" w:rsidRPr="00000000" w14:paraId="00000718">
      <w:pPr>
        <w:numPr>
          <w:ilvl w:val="1"/>
          <w:numId w:val="3"/>
        </w:numPr>
        <w:spacing w:line="240" w:lineRule="auto"/>
        <w:ind w:left="1440" w:hanging="360"/>
        <w:rPr>
          <w:u w:val="none"/>
        </w:rPr>
      </w:pPr>
      <w:r w:rsidDel="00000000" w:rsidR="00000000" w:rsidRPr="00000000">
        <w:rPr>
          <w:rtl w:val="0"/>
        </w:rPr>
        <w:t xml:space="preserve">498 pts. 2004-2016. MFU 16 mo.</w:t>
      </w:r>
    </w:p>
    <w:p w:rsidR="00000000" w:rsidDel="00000000" w:rsidP="00000000" w:rsidRDefault="00000000" w:rsidRPr="00000000" w14:paraId="00000719">
      <w:pPr>
        <w:numPr>
          <w:ilvl w:val="1"/>
          <w:numId w:val="3"/>
        </w:numPr>
        <w:spacing w:line="240" w:lineRule="auto"/>
        <w:ind w:left="1440" w:hanging="360"/>
        <w:rPr>
          <w:u w:val="none"/>
        </w:rPr>
      </w:pPr>
      <w:r w:rsidDel="00000000" w:rsidR="00000000" w:rsidRPr="00000000">
        <w:rPr>
          <w:rtl w:val="0"/>
        </w:rPr>
        <w:t xml:space="preserve">Relapse in 58%.</w:t>
      </w:r>
    </w:p>
    <w:p w:rsidR="00000000" w:rsidDel="00000000" w:rsidP="00000000" w:rsidRDefault="00000000" w:rsidRPr="00000000" w14:paraId="0000071A">
      <w:pPr>
        <w:numPr>
          <w:ilvl w:val="1"/>
          <w:numId w:val="3"/>
        </w:numPr>
        <w:spacing w:line="240" w:lineRule="auto"/>
        <w:ind w:left="1440" w:hanging="360"/>
        <w:rPr>
          <w:u w:val="none"/>
        </w:rPr>
      </w:pPr>
      <w:r w:rsidDel="00000000" w:rsidR="00000000" w:rsidRPr="00000000">
        <w:rPr>
          <w:rFonts w:ascii="Cardo" w:cs="Cardo" w:eastAsia="Cardo" w:hAnsi="Cardo"/>
          <w:rtl w:val="0"/>
        </w:rPr>
        <w:t xml:space="preserve">Local relapse as first relapse in 24→ 42%.</w:t>
      </w:r>
    </w:p>
    <w:p w:rsidR="00000000" w:rsidDel="00000000" w:rsidP="00000000" w:rsidRDefault="00000000" w:rsidRPr="00000000" w14:paraId="0000071B">
      <w:pPr>
        <w:numPr>
          <w:ilvl w:val="1"/>
          <w:numId w:val="3"/>
        </w:numPr>
        <w:spacing w:line="240" w:lineRule="auto"/>
        <w:ind w:left="1440" w:hanging="360"/>
        <w:rPr>
          <w:u w:val="none"/>
        </w:rPr>
      </w:pPr>
      <w:r w:rsidDel="00000000" w:rsidR="00000000" w:rsidRPr="00000000">
        <w:rPr>
          <w:rFonts w:ascii="Cardo" w:cs="Cardo" w:eastAsia="Cardo" w:hAnsi="Cardo"/>
          <w:rtl w:val="0"/>
        </w:rPr>
        <w:t xml:space="preserve">Brain relapse as first relapse in 14→ 3%.</w:t>
      </w:r>
    </w:p>
    <w:p w:rsidR="00000000" w:rsidDel="00000000" w:rsidP="00000000" w:rsidRDefault="00000000" w:rsidRPr="00000000" w14:paraId="0000071C">
      <w:pPr>
        <w:numPr>
          <w:ilvl w:val="1"/>
          <w:numId w:val="3"/>
        </w:numPr>
        <w:spacing w:line="240" w:lineRule="auto"/>
        <w:ind w:left="1440" w:hanging="360"/>
        <w:rPr>
          <w:u w:val="none"/>
        </w:rPr>
      </w:pPr>
      <w:r w:rsidDel="00000000" w:rsidR="00000000" w:rsidRPr="00000000">
        <w:rPr>
          <w:rtl w:val="0"/>
        </w:rPr>
        <w:t xml:space="preserve">The actuarial local control rate was worse for SqCC (HR 0.6) and the brain DMFS was worse for AC (HR 4.1). </w:t>
      </w:r>
    </w:p>
    <w:p w:rsidR="00000000" w:rsidDel="00000000" w:rsidP="00000000" w:rsidRDefault="00000000" w:rsidRPr="00000000" w14:paraId="0000071D">
      <w:pPr>
        <w:numPr>
          <w:ilvl w:val="0"/>
          <w:numId w:val="3"/>
        </w:numPr>
        <w:spacing w:line="240" w:lineRule="auto"/>
        <w:ind w:left="720" w:hanging="360"/>
      </w:pPr>
      <w:r w:rsidDel="00000000" w:rsidR="00000000" w:rsidRPr="00000000">
        <w:rPr>
          <w:b w:val="1"/>
          <w:rtl w:val="0"/>
        </w:rPr>
        <w:t xml:space="preserve">KEAP1/NFE2L2 predict for local recurrence after RT but not surgery</w:t>
      </w:r>
      <w:r w:rsidDel="00000000" w:rsidR="00000000" w:rsidRPr="00000000">
        <w:rPr>
          <w:rtl w:val="0"/>
        </w:rPr>
        <w:t xml:space="preserve"> [</w:t>
      </w:r>
      <w:hyperlink r:id="rId479">
        <w:r w:rsidDel="00000000" w:rsidR="00000000" w:rsidRPr="00000000">
          <w:rPr>
            <w:rtl w:val="0"/>
          </w:rPr>
          <w:t xml:space="preserve">Binkley ASCO '20</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71E">
      <w:pPr>
        <w:numPr>
          <w:ilvl w:val="1"/>
          <w:numId w:val="3"/>
        </w:numPr>
        <w:spacing w:line="240" w:lineRule="auto"/>
        <w:ind w:left="1440" w:hanging="360"/>
        <w:rPr>
          <w:u w:val="none"/>
        </w:rPr>
      </w:pPr>
      <w:r w:rsidDel="00000000" w:rsidR="00000000" w:rsidRPr="00000000">
        <w:rPr>
          <w:rtl w:val="0"/>
        </w:rPr>
        <w:t xml:space="preserve">232 patients with localized NSCLC. 47 LA-NSCLC received CCRT, 50 ES-NSCLC received SBRT.</w:t>
      </w:r>
    </w:p>
    <w:p w:rsidR="00000000" w:rsidDel="00000000" w:rsidP="00000000" w:rsidRDefault="00000000" w:rsidRPr="00000000" w14:paraId="0000071F">
      <w:pPr>
        <w:numPr>
          <w:ilvl w:val="1"/>
          <w:numId w:val="3"/>
        </w:numPr>
        <w:spacing w:line="240" w:lineRule="auto"/>
        <w:ind w:left="1440" w:hanging="360"/>
        <w:rPr>
          <w:u w:val="none"/>
        </w:rPr>
      </w:pPr>
      <w:r w:rsidDel="00000000" w:rsidR="00000000" w:rsidRPr="00000000">
        <w:rPr>
          <w:rFonts w:ascii="Cardo" w:cs="Cardo" w:eastAsia="Cardo" w:hAnsi="Cardo"/>
          <w:rtl w:val="0"/>
        </w:rPr>
        <w:t xml:space="preserve">2y LR in the combined RT cohort for K-Nwt / K-Nmt of 13→ 42%. </w:t>
      </w:r>
    </w:p>
    <w:p w:rsidR="00000000" w:rsidDel="00000000" w:rsidP="00000000" w:rsidRDefault="00000000" w:rsidRPr="00000000" w14:paraId="00000720">
      <w:pPr>
        <w:numPr>
          <w:ilvl w:val="0"/>
          <w:numId w:val="3"/>
        </w:numPr>
        <w:spacing w:line="240" w:lineRule="auto"/>
        <w:ind w:left="720" w:hanging="360"/>
      </w:pPr>
      <w:r w:rsidDel="00000000" w:rsidR="00000000" w:rsidRPr="00000000">
        <w:rPr>
          <w:rtl w:val="0"/>
        </w:rPr>
        <w:t xml:space="preserve">CT chest q6 mo x2y, then annually. PET/CT should not be used as a surveillance tool [</w:t>
      </w:r>
      <w:hyperlink w:anchor="x0pt4mmhjq2i">
        <w:r w:rsidDel="00000000" w:rsidR="00000000" w:rsidRPr="00000000">
          <w:rPr>
            <w:rtl w:val="0"/>
          </w:rPr>
          <w:t xml:space="preserve">ASCO Guidelines '19</w:t>
        </w:r>
      </w:hyperlink>
      <w:r w:rsidDel="00000000" w:rsidR="00000000" w:rsidRPr="00000000">
        <w:rPr>
          <w:rtl w:val="0"/>
        </w:rPr>
        <w:t xml:space="preserve">]</w:t>
      </w:r>
    </w:p>
    <w:p w:rsidR="00000000" w:rsidDel="00000000" w:rsidP="00000000" w:rsidRDefault="00000000" w:rsidRPr="00000000" w14:paraId="00000721">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I/II/IIIA/IIIB/IV 75→ 50→ 20-25→ 15-20→ 5%.</w:t>
      </w:r>
    </w:p>
    <w:p w:rsidR="00000000" w:rsidDel="00000000" w:rsidP="00000000" w:rsidRDefault="00000000" w:rsidRPr="00000000" w14:paraId="00000722">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 in untreated cancer:</w:t>
      </w:r>
    </w:p>
    <w:p w:rsidR="00000000" w:rsidDel="00000000" w:rsidP="00000000" w:rsidRDefault="00000000" w:rsidRPr="00000000" w14:paraId="00000723">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[Calif Ca registry] OS(CSS) MS IA 13m (25m), IB 8m (10m). </w:t>
      </w:r>
    </w:p>
    <w:p w:rsidR="00000000" w:rsidDel="00000000" w:rsidP="00000000" w:rsidRDefault="00000000" w:rsidRPr="00000000" w14:paraId="00000724">
      <w:pPr>
        <w:numPr>
          <w:ilvl w:val="2"/>
          <w:numId w:val="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OS IA 9% (23%), 5y OS IB 5% (12%). </w:t>
      </w:r>
    </w:p>
    <w:p w:rsidR="00000000" w:rsidDel="00000000" w:rsidP="00000000" w:rsidRDefault="00000000" w:rsidRPr="00000000" w14:paraId="00000725">
      <w:pPr>
        <w:numPr>
          <w:ilvl w:val="1"/>
          <w:numId w:val="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[SEER] Median OS with RT 1.7y, w/o RT =1.2y.</w:t>
      </w:r>
    </w:p>
    <w:p w:rsidR="00000000" w:rsidDel="00000000" w:rsidP="00000000" w:rsidRDefault="00000000" w:rsidRPr="00000000" w14:paraId="00000726">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H&amp;P, CT chest ± contrast q3m x3y then q6m. LDCT yearly after 5 years.</w:t>
      </w:r>
    </w:p>
    <w:p w:rsidR="00000000" w:rsidDel="00000000" w:rsidP="00000000" w:rsidRDefault="00000000" w:rsidRPr="00000000" w14:paraId="00000727">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Smoking cessation.</w:t>
      </w:r>
    </w:p>
    <w:p w:rsidR="00000000" w:rsidDel="00000000" w:rsidP="00000000" w:rsidRDefault="00000000" w:rsidRPr="00000000" w14:paraId="00000728">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PET/CT only if abnormal CT.</w:t>
      </w:r>
    </w:p>
    <w:p w:rsidR="00000000" w:rsidDel="00000000" w:rsidP="00000000" w:rsidRDefault="00000000" w:rsidRPr="00000000" w14:paraId="00000729">
      <w:pPr>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Vaccinations: Influenza, pneumovax.</w:t>
      </w:r>
    </w:p>
    <w:p w:rsidR="00000000" w:rsidDel="00000000" w:rsidP="00000000" w:rsidRDefault="00000000" w:rsidRPr="00000000" w14:paraId="0000072A">
      <w:pPr>
        <w:spacing w:line="240" w:lineRule="auto"/>
        <w:rPr/>
      </w:pPr>
      <w:r w:rsidDel="00000000" w:rsidR="00000000" w:rsidRPr="00000000">
        <w:rPr>
          <w:rtl w:val="0"/>
        </w:rPr>
      </w:r>
    </w:p>
    <w:p w:rsidR="00000000" w:rsidDel="00000000" w:rsidP="00000000" w:rsidRDefault="00000000" w:rsidRPr="00000000" w14:paraId="0000072B">
      <w:pPr>
        <w:pStyle w:val="Heading1"/>
        <w:rPr/>
        <w:sectPr>
          <w:type w:val="nextPage"/>
          <w:pgSz w:h="15840" w:w="12240"/>
          <w:pgMar w:bottom="720" w:top="720" w:left="720" w:right="720" w:header="720" w:footer="720"/>
          <w:cols w:equalWidth="0"/>
        </w:sectPr>
      </w:pPr>
      <w:bookmarkStart w:colFirst="0" w:colLast="0" w:name="_5zhznjsmsi4n" w:id="117"/>
      <w:bookmarkEnd w:id="117"/>
      <w:r w:rsidDel="00000000" w:rsidR="00000000" w:rsidRPr="00000000">
        <w:rPr>
          <w:rtl w:val="0"/>
        </w:rPr>
      </w:r>
    </w:p>
    <w:p w:rsidR="00000000" w:rsidDel="00000000" w:rsidP="00000000" w:rsidRDefault="00000000" w:rsidRPr="00000000" w14:paraId="0000072C">
      <w:pPr>
        <w:pStyle w:val="Heading1"/>
        <w:rPr>
          <w:color w:val="000000"/>
        </w:rPr>
      </w:pPr>
      <w:bookmarkStart w:colFirst="0" w:colLast="0" w:name="_4f6vjyau5afh" w:id="118"/>
      <w:bookmarkEnd w:id="118"/>
      <w:hyperlink w:anchor="_lx2epxcmsg6">
        <w:r w:rsidDel="00000000" w:rsidR="00000000" w:rsidRPr="00000000">
          <w:rPr>
            <w:color w:val="000000"/>
            <w:rtl w:val="0"/>
          </w:rPr>
          <w:t xml:space="preserve">Oligo and Metastatic NSCLC</w:t>
        </w:r>
      </w:hyperlink>
      <w:r w:rsidDel="00000000" w:rsidR="00000000" w:rsidRPr="00000000">
        <w:rPr>
          <w:rtl w:val="0"/>
        </w:rPr>
      </w:r>
    </w:p>
    <w:p w:rsidR="00000000" w:rsidDel="00000000" w:rsidP="00000000" w:rsidRDefault="00000000" w:rsidRPr="00000000" w14:paraId="0000072D">
      <w:pPr>
        <w:spacing w:line="240" w:lineRule="auto"/>
        <w:rPr/>
      </w:pPr>
      <w:r w:rsidDel="00000000" w:rsidR="00000000" w:rsidRPr="00000000">
        <w:rPr>
          <w:rtl w:val="0"/>
        </w:rPr>
      </w:r>
    </w:p>
    <w:p w:rsidR="00000000" w:rsidDel="00000000" w:rsidP="00000000" w:rsidRDefault="00000000" w:rsidRPr="00000000" w14:paraId="0000072E">
      <w:pPr>
        <w:spacing w:line="240" w:lineRule="auto"/>
        <w:rPr/>
      </w:pPr>
      <w:r w:rsidDel="00000000" w:rsidR="00000000" w:rsidRPr="00000000">
        <w:rPr>
          <w:rtl w:val="0"/>
        </w:rPr>
        <w:t xml:space="preserve">See the [</w:t>
      </w:r>
      <w:hyperlink r:id="rId480">
        <w:r w:rsidDel="00000000" w:rsidR="00000000" w:rsidRPr="00000000">
          <w:rPr>
            <w:rtl w:val="0"/>
          </w:rPr>
          <w:t xml:space="preserve">Oligometastases</w:t>
        </w:r>
      </w:hyperlink>
      <w:r w:rsidDel="00000000" w:rsidR="00000000" w:rsidRPr="00000000">
        <w:rPr>
          <w:rtl w:val="0"/>
        </w:rPr>
        <w:t xml:space="preserve">] section and [</w:t>
      </w:r>
      <w:hyperlink r:id="rId481">
        <w:r w:rsidDel="00000000" w:rsidR="00000000" w:rsidRPr="00000000">
          <w:rPr>
            <w:rtl w:val="0"/>
          </w:rPr>
          <w:t xml:space="preserve">Current multidisciplinary management of brain mets</w:t>
        </w:r>
      </w:hyperlink>
      <w:r w:rsidDel="00000000" w:rsidR="00000000" w:rsidRPr="00000000">
        <w:rPr>
          <w:rtl w:val="0"/>
        </w:rPr>
        <w:t xml:space="preserve">] for more information.</w:t>
      </w:r>
    </w:p>
    <w:p w:rsidR="00000000" w:rsidDel="00000000" w:rsidP="00000000" w:rsidRDefault="00000000" w:rsidRPr="00000000" w14:paraId="0000072F">
      <w:pPr>
        <w:spacing w:line="240" w:lineRule="auto"/>
        <w:ind w:left="0" w:firstLine="0"/>
        <w:rPr/>
      </w:pPr>
      <w:r w:rsidDel="00000000" w:rsidR="00000000" w:rsidRPr="00000000">
        <w:rPr>
          <w:rtl w:val="0"/>
        </w:rPr>
        <w:t xml:space="preserve">See NCTN Trial Portfolios by Disease Site: [</w:t>
      </w:r>
      <w:hyperlink r:id="rId482">
        <w:r w:rsidDel="00000000" w:rsidR="00000000" w:rsidRPr="00000000">
          <w:rPr>
            <w:rtl w:val="0"/>
          </w:rPr>
          <w:t xml:space="preserve">Thorax</w:t>
        </w:r>
      </w:hyperlink>
      <w:r w:rsidDel="00000000" w:rsidR="00000000" w:rsidRPr="00000000">
        <w:rPr>
          <w:rtl w:val="0"/>
        </w:rPr>
        <w:t xml:space="preserve">] and the [</w:t>
      </w:r>
      <w:hyperlink w:anchor="_g18j10rquitr">
        <w:r w:rsidDel="00000000" w:rsidR="00000000" w:rsidRPr="00000000">
          <w:rPr>
            <w:rtl w:val="0"/>
          </w:rPr>
          <w:t xml:space="preserve">Future Directions</w:t>
        </w:r>
      </w:hyperlink>
      <w:r w:rsidDel="00000000" w:rsidR="00000000" w:rsidRPr="00000000">
        <w:rPr>
          <w:rtl w:val="0"/>
        </w:rPr>
        <w:t xml:space="preserve">] for NSCLC section for more.</w:t>
      </w:r>
    </w:p>
    <w:p w:rsidR="00000000" w:rsidDel="00000000" w:rsidP="00000000" w:rsidRDefault="00000000" w:rsidRPr="00000000" w14:paraId="00000730">
      <w:pPr>
        <w:spacing w:line="240" w:lineRule="auto"/>
        <w:rPr/>
      </w:pPr>
      <w:r w:rsidDel="00000000" w:rsidR="00000000" w:rsidRPr="00000000">
        <w:rPr>
          <w:rtl w:val="0"/>
        </w:rPr>
        <w:t xml:space="preserve">Curing Metastatic Disease with Ablative RT: Separating Truth from Wish [</w:t>
      </w:r>
      <w:hyperlink r:id="rId483">
        <w:r w:rsidDel="00000000" w:rsidR="00000000" w:rsidRPr="00000000">
          <w:rPr>
            <w:rtl w:val="0"/>
          </w:rPr>
          <w:t xml:space="preserve">Kamran and Zietman IJROBP '20</w:t>
        </w:r>
      </w:hyperlink>
      <w:r w:rsidDel="00000000" w:rsidR="00000000" w:rsidRPr="00000000">
        <w:rPr>
          <w:rtl w:val="0"/>
        </w:rPr>
        <w:t xml:space="preserve">].</w:t>
      </w:r>
    </w:p>
    <w:p w:rsidR="00000000" w:rsidDel="00000000" w:rsidP="00000000" w:rsidRDefault="00000000" w:rsidRPr="00000000" w14:paraId="00000731">
      <w:pPr>
        <w:spacing w:line="240" w:lineRule="auto"/>
        <w:rPr/>
      </w:pPr>
      <w:r w:rsidDel="00000000" w:rsidR="00000000" w:rsidRPr="00000000">
        <w:rPr>
          <w:rtl w:val="0"/>
        </w:rPr>
        <w:t xml:space="preserve">Curing Metastatic Disease with RT: Myth or Reality? Arguing for Reality [</w:t>
      </w:r>
      <w:hyperlink r:id="rId484">
        <w:r w:rsidDel="00000000" w:rsidR="00000000" w:rsidRPr="00000000">
          <w:rPr>
            <w:rtl w:val="0"/>
          </w:rPr>
          <w:t xml:space="preserve">Rahimi and Timmerman IJROBP '20</w:t>
        </w:r>
      </w:hyperlink>
      <w:r w:rsidDel="00000000" w:rsidR="00000000" w:rsidRPr="00000000">
        <w:rPr>
          <w:rtl w:val="0"/>
        </w:rPr>
        <w:t xml:space="preserve">].</w:t>
      </w:r>
    </w:p>
    <w:p w:rsidR="00000000" w:rsidDel="00000000" w:rsidP="00000000" w:rsidRDefault="00000000" w:rsidRPr="00000000" w14:paraId="00000732">
      <w:pPr>
        <w:spacing w:line="240" w:lineRule="auto"/>
        <w:ind w:left="0" w:firstLine="0"/>
        <w:rPr/>
      </w:pP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33">
            <w:pPr>
              <w:spacing w:line="240" w:lineRule="auto"/>
              <w:ind w:left="0" w:firstLine="0"/>
              <w:rPr/>
            </w:pPr>
            <w:r w:rsidDel="00000000" w:rsidR="00000000" w:rsidRPr="00000000">
              <w:rPr>
                <w:b w:val="1"/>
                <w:rtl w:val="0"/>
              </w:rPr>
              <w:t xml:space="preserve">Oligo Review of NSCLC Oligometastases </w:t>
            </w:r>
            <w:r w:rsidDel="00000000" w:rsidR="00000000" w:rsidRPr="00000000">
              <w:rPr>
                <w:rtl w:val="0"/>
              </w:rPr>
              <w:t xml:space="preserve">[</w:t>
            </w:r>
            <w:hyperlink r:id="rId485">
              <w:r w:rsidDel="00000000" w:rsidR="00000000" w:rsidRPr="00000000">
                <w:rPr>
                  <w:rtl w:val="0"/>
                </w:rPr>
                <w:t xml:space="preserve">Giulani IJROBP '20</w:t>
              </w:r>
            </w:hyperlink>
            <w:r w:rsidDel="00000000" w:rsidR="00000000" w:rsidRPr="00000000">
              <w:rPr>
                <w:rtl w:val="0"/>
              </w:rPr>
              <w:t xml:space="preserve">]: No study below is in the era of immunotherapy.</w:t>
            </w:r>
          </w:p>
          <w:p w:rsidR="00000000" w:rsidDel="00000000" w:rsidP="00000000" w:rsidRDefault="00000000" w:rsidRPr="00000000" w14:paraId="00000734">
            <w:pPr>
              <w:numPr>
                <w:ilvl w:val="0"/>
                <w:numId w:val="17"/>
              </w:numPr>
              <w:spacing w:line="240" w:lineRule="auto"/>
              <w:ind w:left="720" w:hanging="360"/>
            </w:pPr>
            <w:r w:rsidDel="00000000" w:rsidR="00000000" w:rsidRPr="00000000">
              <w:rPr>
                <w:rtl w:val="0"/>
              </w:rPr>
              <w:t xml:space="preserve">"Oligomez" was a phase II trial of patients with 1-3 NSCLC mets treated with initial systemic therapy without progression at 3 mo. PFS was tripled with LCT, and OS was at least doubled (caution interpreting OS results). Treatment of lung primary for oligo persistent disease (counted as "0 mets") was allowed. Unlike SABR-COMET, crossover was allowed. There appeared to be a detriment in OS for delayed LCT  </w:t>
            </w:r>
            <w:hyperlink w:anchor="riv6fmqaercy">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735">
            <w:pPr>
              <w:numPr>
                <w:ilvl w:val="0"/>
                <w:numId w:val="17"/>
              </w:numPr>
              <w:spacing w:line="240" w:lineRule="auto"/>
              <w:ind w:left="720" w:hanging="360"/>
            </w:pPr>
            <w:r w:rsidDel="00000000" w:rsidR="00000000" w:rsidRPr="00000000">
              <w:rPr>
                <w:rtl w:val="0"/>
              </w:rPr>
              <w:t xml:space="preserve">Iyengar was a phase II trial from UTSW of patients with mostly 1-3 NSCLC mets treated with initial systemic therapy without progression after around 3 months. PFS and OS were (caution interpreting OS results) more than doubled with SBRT. </w:t>
            </w:r>
            <w:hyperlink w:anchor="okay236kleuw">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736">
            <w:pPr>
              <w:numPr>
                <w:ilvl w:val="0"/>
                <w:numId w:val="17"/>
              </w:numPr>
              <w:spacing w:line="240" w:lineRule="auto"/>
              <w:ind w:left="720" w:hanging="360"/>
            </w:pPr>
            <w:r w:rsidDel="00000000" w:rsidR="00000000" w:rsidRPr="00000000">
              <w:rPr>
                <w:rFonts w:ascii="Cardo" w:cs="Cardo" w:eastAsia="Cardo" w:hAnsi="Cardo"/>
                <w:rtl w:val="0"/>
              </w:rPr>
              <w:t xml:space="preserve">SABR-COMET was a phase II trial of patients with mostly 1-3 mets from various solid tumors treated with initial systemic therapy without primary progression at 3 mo. PFS was doubled with SBRT, with near-significant improvement in OS (caution interpreting results). Patients with prostate cancer were heavily randomized to the SBRT arm (6→ 21%), which may have influenced results favorably towards the SBRT arm. Subgroup analyses excluded prostate cancer patients, and results remained favorable.  </w:t>
            </w:r>
            <w:hyperlink r:id="rId486">
              <w:r w:rsidDel="00000000" w:rsidR="00000000" w:rsidRPr="00000000">
                <w:rPr>
                  <w:vertAlign w:val="superscript"/>
                  <w:rtl w:val="0"/>
                </w:rPr>
                <w:t xml:space="preserve">RoR</w:t>
              </w:r>
            </w:hyperlink>
            <w:r w:rsidDel="00000000" w:rsidR="00000000" w:rsidRPr="00000000">
              <w:rPr>
                <w:rtl w:val="0"/>
              </w:rPr>
            </w:r>
          </w:p>
        </w:tc>
      </w:tr>
    </w:tbl>
    <w:p w:rsidR="00000000" w:rsidDel="00000000" w:rsidP="00000000" w:rsidRDefault="00000000" w:rsidRPr="00000000" w14:paraId="00000737">
      <w:pPr>
        <w:spacing w:line="240" w:lineRule="auto"/>
        <w:ind w:left="0" w:firstLine="0"/>
        <w:rPr/>
      </w:pPr>
      <w:r w:rsidDel="00000000" w:rsidR="00000000" w:rsidRPr="00000000">
        <w:rPr>
          <w:rtl w:val="0"/>
        </w:rPr>
      </w:r>
    </w:p>
    <w:p w:rsidR="00000000" w:rsidDel="00000000" w:rsidP="00000000" w:rsidRDefault="00000000" w:rsidRPr="00000000" w14:paraId="00000738">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M1a with contralateral solitary nodules, treat as two primary lung tumors (NCCN).</w:t>
      </w:r>
    </w:p>
    <w:p w:rsidR="00000000" w:rsidDel="00000000" w:rsidP="00000000" w:rsidRDefault="00000000" w:rsidRPr="00000000" w14:paraId="00000739">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Standard of care: 4-6c plt-doublet (or immunotherapy) ± maintenance therapy if non-targetable. </w:t>
      </w:r>
    </w:p>
    <w:p w:rsidR="00000000" w:rsidDel="00000000" w:rsidP="00000000" w:rsidRDefault="00000000" w:rsidRPr="00000000" w14:paraId="0000073A">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MS ~12 mo. Around 70% will achieve partial response or stable disease to first line systemic treatment.</w:t>
      </w:r>
      <w:r w:rsidDel="00000000" w:rsidR="00000000" w:rsidRPr="00000000">
        <w:rPr>
          <w:rtl w:val="0"/>
        </w:rPr>
      </w:r>
    </w:p>
    <w:p w:rsidR="00000000" w:rsidDel="00000000" w:rsidP="00000000" w:rsidRDefault="00000000" w:rsidRPr="00000000" w14:paraId="0000073B">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RPA for Oligometastatic NSCLC </w:t>
      </w:r>
      <w:r w:rsidDel="00000000" w:rsidR="00000000" w:rsidRPr="00000000">
        <w:rPr>
          <w:rFonts w:ascii="Times New Roman" w:cs="Times New Roman" w:eastAsia="Times New Roman" w:hAnsi="Times New Roman"/>
          <w:sz w:val="20"/>
          <w:szCs w:val="20"/>
          <w:rtl w:val="0"/>
        </w:rPr>
        <w:t xml:space="preserve">[</w:t>
      </w:r>
      <w:hyperlink r:id="rId487">
        <w:r w:rsidDel="00000000" w:rsidR="00000000" w:rsidRPr="00000000">
          <w:rPr>
            <w:rFonts w:ascii="Times New Roman" w:cs="Times New Roman" w:eastAsia="Times New Roman" w:hAnsi="Times New Roman"/>
            <w:sz w:val="20"/>
            <w:szCs w:val="20"/>
            <w:rtl w:val="0"/>
          </w:rPr>
          <w:t xml:space="preserve">Ashworth CLC '14</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Metachronous vs. Synchronous, N0 vs. Synchronous, 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3C">
      <w:pPr>
        <w:spacing w:line="240" w:lineRule="auto"/>
        <w:ind w:left="720" w:firstLine="0"/>
        <w:rPr/>
      </w:pPr>
      <w:r w:rsidDel="00000000" w:rsidR="00000000" w:rsidRPr="00000000">
        <w:rPr>
          <w:rFonts w:ascii="Times New Roman" w:cs="Times New Roman" w:eastAsia="Times New Roman" w:hAnsi="Times New Roman"/>
          <w:sz w:val="20"/>
          <w:szCs w:val="20"/>
          <w:rtl w:val="0"/>
        </w:rPr>
        <w:t xml:space="preserve">Groups above are defined as LR, IR, and HR, respectively.</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Around 30% of patients with oligometastatic disease will have durable long term survival</w:t>
      </w:r>
      <w:r w:rsidDel="00000000" w:rsidR="00000000" w:rsidRPr="00000000">
        <w:rPr>
          <w:rtl w:val="0"/>
        </w:rPr>
        <w:t xml:space="preserve">… This was the impetus for Iyengar, Gomez and SABR-COMET!</w:t>
      </w:r>
    </w:p>
    <w:p w:rsidR="00000000" w:rsidDel="00000000" w:rsidP="00000000" w:rsidRDefault="00000000" w:rsidRPr="00000000" w14:paraId="0000073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757 NSCLC pts with 1-5 synchronous or metachronous mets treated with LCT.</w:t>
      </w:r>
    </w:p>
    <w:p w:rsidR="00000000" w:rsidDel="00000000" w:rsidP="00000000" w:rsidRDefault="00000000" w:rsidRPr="00000000" w14:paraId="0000073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26 mo. OS at 1 / 5y of 70→ 29%.</w:t>
      </w:r>
    </w:p>
    <w:p w:rsidR="00000000" w:rsidDel="00000000" w:rsidP="00000000" w:rsidRDefault="00000000" w:rsidRPr="00000000" w14:paraId="0000073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1y OS of 88→ 76→ 54%.</w:t>
      </w:r>
    </w:p>
    <w:p w:rsidR="00000000" w:rsidDel="00000000" w:rsidP="00000000" w:rsidRDefault="00000000" w:rsidRPr="00000000" w14:paraId="00000740">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of 52→ 29→ 12%.</w:t>
      </w:r>
    </w:p>
    <w:p w:rsidR="00000000" w:rsidDel="00000000" w:rsidP="00000000" w:rsidRDefault="00000000" w:rsidRPr="00000000" w14:paraId="00000741">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Definition of synchronous oligo-metastatic NSCLC </w:t>
      </w:r>
      <w:r w:rsidDel="00000000" w:rsidR="00000000" w:rsidRPr="00000000">
        <w:rPr>
          <w:rFonts w:ascii="Times New Roman" w:cs="Times New Roman" w:eastAsia="Times New Roman" w:hAnsi="Times New Roman"/>
          <w:sz w:val="20"/>
          <w:szCs w:val="20"/>
          <w:rtl w:val="0"/>
        </w:rPr>
        <w:t xml:space="preserve">[</w:t>
      </w:r>
      <w:hyperlink r:id="rId488">
        <w:r w:rsidDel="00000000" w:rsidR="00000000" w:rsidRPr="00000000">
          <w:rPr>
            <w:rFonts w:ascii="Times New Roman" w:cs="Times New Roman" w:eastAsia="Times New Roman" w:hAnsi="Times New Roman"/>
            <w:sz w:val="20"/>
            <w:szCs w:val="20"/>
            <w:rtl w:val="0"/>
          </w:rPr>
          <w:t xml:space="preserve">Dingemans JTO '19</w:t>
        </w:r>
      </w:hyperlink>
      <w:r w:rsidDel="00000000" w:rsidR="00000000" w:rsidRPr="00000000">
        <w:rPr>
          <w:rFonts w:ascii="Times New Roman" w:cs="Times New Roman" w:eastAsia="Times New Roman" w:hAnsi="Times New Roman"/>
          <w:sz w:val="20"/>
          <w:szCs w:val="20"/>
          <w:rtl w:val="0"/>
        </w:rPr>
        <w:t xml:space="preserve">]:</w:t>
        <w:br w:type="textWrapping"/>
        <w:t xml:space="preserve">Patients with NSCLC with 5 or fewer metastases in 3 or fewer organs can be considered oligometastatic after staging with PET/CT and MRI brain.</w:t>
      </w:r>
      <w:r w:rsidDel="00000000" w:rsidR="00000000" w:rsidRPr="00000000">
        <w:rPr>
          <w:rtl w:val="0"/>
        </w:rPr>
        <w:t xml:space="preserve"> TBL</w:t>
      </w:r>
      <w:r w:rsidDel="00000000" w:rsidR="00000000" w:rsidRPr="00000000">
        <w:rPr>
          <w:rFonts w:ascii="Times New Roman" w:cs="Times New Roman" w:eastAsia="Times New Roman" w:hAnsi="Times New Roman"/>
          <w:sz w:val="20"/>
          <w:szCs w:val="20"/>
          <w:rtl w:val="0"/>
        </w:rPr>
        <w:t xml:space="preserve"> </w:t>
      </w:r>
      <w:hyperlink r:id="rId489">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A European consensus statement on the definition of synchronous oligometastatic NSCLC has been created, which will potentially inform future clinical trial design, appropriate patient selection for local therapy, and (when we get American definitions) payer coverage.</w:t>
      </w:r>
    </w:p>
    <w:p w:rsidR="00000000" w:rsidDel="00000000" w:rsidP="00000000" w:rsidRDefault="00000000" w:rsidRPr="00000000" w14:paraId="00000742">
      <w:pPr>
        <w:numPr>
          <w:ilvl w:val="0"/>
          <w:numId w:val="1"/>
        </w:numPr>
        <w:spacing w:line="240" w:lineRule="auto"/>
        <w:ind w:left="720" w:hanging="360"/>
        <w:rPr>
          <w:u w:val="none"/>
        </w:rPr>
      </w:pPr>
      <w:r w:rsidDel="00000000" w:rsidR="00000000" w:rsidRPr="00000000">
        <w:rPr>
          <w:b w:val="1"/>
          <w:rtl w:val="0"/>
        </w:rPr>
        <w:t xml:space="preserve">SBRT for extra-CNS oligoprogressive disease</w:t>
      </w:r>
      <w:r w:rsidDel="00000000" w:rsidR="00000000" w:rsidRPr="00000000">
        <w:rPr>
          <w:rtl w:val="0"/>
        </w:rPr>
        <w:t xml:space="preserve"> [</w:t>
      </w:r>
      <w:hyperlink r:id="rId490">
        <w:r w:rsidDel="00000000" w:rsidR="00000000" w:rsidRPr="00000000">
          <w:rPr>
            <w:rtl w:val="0"/>
          </w:rPr>
          <w:t xml:space="preserve">Gan IJROBP '14</w:t>
        </w:r>
      </w:hyperlink>
      <w:r w:rsidDel="00000000" w:rsidR="00000000" w:rsidRPr="00000000">
        <w:rPr>
          <w:rtl w:val="0"/>
        </w:rPr>
        <w:t xml:space="preserve">]: </w:t>
      </w:r>
      <w:r w:rsidDel="00000000" w:rsidR="00000000" w:rsidRPr="00000000">
        <w:rPr>
          <w:b w:val="1"/>
          <w:rtl w:val="0"/>
        </w:rPr>
        <w:t xml:space="preserve">ALK positive, Crizotinib + SBRT</w:t>
      </w:r>
      <w:r w:rsidDel="00000000" w:rsidR="00000000" w:rsidRPr="00000000">
        <w:rPr>
          <w:rtl w:val="0"/>
        </w:rPr>
        <w:t xml:space="preserve">.</w:t>
      </w:r>
    </w:p>
    <w:p w:rsidR="00000000" w:rsidDel="00000000" w:rsidP="00000000" w:rsidRDefault="00000000" w:rsidRPr="00000000" w14:paraId="00000743">
      <w:pPr>
        <w:spacing w:line="240" w:lineRule="auto"/>
        <w:ind w:left="720" w:firstLine="0"/>
        <w:rPr/>
      </w:pPr>
      <w:r w:rsidDel="00000000" w:rsidR="00000000" w:rsidRPr="00000000">
        <w:rPr>
          <w:rtl w:val="0"/>
        </w:rPr>
        <w:t xml:space="preserve">When patients are not denied the value of systemic therapy, SBRT may serve to prolong overall survival and the duration of which patients receive systemic therapy before moving to subsequent therapy.</w:t>
      </w:r>
    </w:p>
    <w:p w:rsidR="00000000" w:rsidDel="00000000" w:rsidP="00000000" w:rsidRDefault="00000000" w:rsidRPr="00000000" w14:paraId="00000744">
      <w:pPr>
        <w:numPr>
          <w:ilvl w:val="1"/>
          <w:numId w:val="1"/>
        </w:numPr>
        <w:spacing w:line="240" w:lineRule="auto"/>
        <w:ind w:left="1440" w:hanging="360"/>
        <w:rPr>
          <w:u w:val="none"/>
        </w:rPr>
      </w:pPr>
      <w:r w:rsidDel="00000000" w:rsidR="00000000" w:rsidRPr="00000000">
        <w:rPr>
          <w:rtl w:val="0"/>
        </w:rPr>
        <w:t xml:space="preserve">38 pts on crizotinib (ALK+). 33 progressed, of these, 14 extra-CNS progression (eCNSP). </w:t>
      </w:r>
    </w:p>
    <w:p w:rsidR="00000000" w:rsidDel="00000000" w:rsidP="00000000" w:rsidRDefault="00000000" w:rsidRPr="00000000" w14:paraId="00000745">
      <w:pPr>
        <w:numPr>
          <w:ilvl w:val="2"/>
          <w:numId w:val="1"/>
        </w:numPr>
        <w:spacing w:line="240" w:lineRule="auto"/>
        <w:ind w:left="2160" w:hanging="360"/>
        <w:rPr>
          <w:u w:val="none"/>
        </w:rPr>
      </w:pPr>
      <w:r w:rsidDel="00000000" w:rsidR="00000000" w:rsidRPr="00000000">
        <w:rPr>
          <w:rtl w:val="0"/>
        </w:rPr>
        <w:t xml:space="preserve">eCNS OPD received 1-3 courses of local ablative therapy with RT. </w:t>
      </w:r>
    </w:p>
    <w:p w:rsidR="00000000" w:rsidDel="00000000" w:rsidP="00000000" w:rsidRDefault="00000000" w:rsidRPr="00000000" w14:paraId="00000746">
      <w:pPr>
        <w:numPr>
          <w:ilvl w:val="1"/>
          <w:numId w:val="1"/>
        </w:numPr>
        <w:spacing w:line="240" w:lineRule="auto"/>
        <w:ind w:left="1440" w:hanging="360"/>
        <w:rPr>
          <w:u w:val="none"/>
        </w:rPr>
      </w:pPr>
      <w:r w:rsidDel="00000000" w:rsidR="00000000" w:rsidRPr="00000000">
        <w:rPr>
          <w:rFonts w:ascii="Cardo" w:cs="Cardo" w:eastAsia="Cardo" w:hAnsi="Cardo"/>
          <w:rtl w:val="0"/>
        </w:rPr>
        <w:t xml:space="preserve">LC at 6 / 12 mo of 100→ 86%.</w:t>
      </w:r>
    </w:p>
    <w:p w:rsidR="00000000" w:rsidDel="00000000" w:rsidP="00000000" w:rsidRDefault="00000000" w:rsidRPr="00000000" w14:paraId="00000747">
      <w:pPr>
        <w:numPr>
          <w:ilvl w:val="1"/>
          <w:numId w:val="1"/>
        </w:numPr>
        <w:spacing w:line="240" w:lineRule="auto"/>
        <w:ind w:left="1440" w:hanging="360"/>
        <w:rPr>
          <w:u w:val="none"/>
        </w:rPr>
      </w:pPr>
      <w:r w:rsidDel="00000000" w:rsidR="00000000" w:rsidRPr="00000000">
        <w:rPr>
          <w:rFonts w:ascii="Cardo" w:cs="Cardo" w:eastAsia="Cardo" w:hAnsi="Cardo"/>
          <w:rtl w:val="0"/>
        </w:rPr>
        <w:t xml:space="preserve">1y LC for SRS-equivalent dose ± 25 Gy of 60→ 100%. </w:t>
      </w:r>
    </w:p>
    <w:p w:rsidR="00000000" w:rsidDel="00000000" w:rsidP="00000000" w:rsidRDefault="00000000" w:rsidRPr="00000000" w14:paraId="00000748">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Median time taking crizotinib for ± SBRT of 10→ 28 mo. </w:t>
      </w:r>
    </w:p>
    <w:p w:rsidR="00000000" w:rsidDel="00000000" w:rsidP="00000000" w:rsidRDefault="00000000" w:rsidRPr="00000000" w14:paraId="00000749">
      <w:pPr>
        <w:numPr>
          <w:ilvl w:val="1"/>
          <w:numId w:val="1"/>
        </w:numPr>
        <w:spacing w:line="240" w:lineRule="auto"/>
        <w:ind w:left="1440" w:hanging="360"/>
        <w:rPr>
          <w:u w:val="none"/>
        </w:rPr>
      </w:pPr>
      <w:r w:rsidDel="00000000" w:rsidR="00000000" w:rsidRPr="00000000">
        <w:rPr>
          <w:rFonts w:ascii="Cardo" w:cs="Cardo" w:eastAsia="Cardo" w:hAnsi="Cardo"/>
          <w:rtl w:val="0"/>
        </w:rPr>
        <w:t xml:space="preserve">2y OS for patients continuing to take crizotinib ± 12 mo of 12→ 72%.</w:t>
      </w:r>
    </w:p>
    <w:bookmarkStart w:colFirst="0" w:colLast="0" w:name="riv6fmqaercy" w:id="119"/>
    <w:bookmarkEnd w:id="119"/>
    <w:p w:rsidR="00000000" w:rsidDel="00000000" w:rsidP="00000000" w:rsidRDefault="00000000" w:rsidRPr="00000000" w14:paraId="0000074A">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Gomez </w:t>
      </w:r>
      <w:r w:rsidDel="00000000" w:rsidR="00000000" w:rsidRPr="00000000">
        <w:rPr>
          <w:sz w:val="20"/>
          <w:szCs w:val="20"/>
          <w:rtl w:val="0"/>
        </w:rPr>
        <w:t xml:space="preserve">(2012-2016) </w:t>
      </w:r>
      <w:r w:rsidDel="00000000" w:rsidR="00000000" w:rsidRPr="00000000">
        <w:rPr>
          <w:rFonts w:ascii="Times New Roman" w:cs="Times New Roman" w:eastAsia="Times New Roman" w:hAnsi="Times New Roman"/>
          <w:sz w:val="20"/>
          <w:szCs w:val="20"/>
          <w:rtl w:val="0"/>
        </w:rPr>
        <w:t xml:space="preserve">[</w:t>
      </w:r>
      <w:hyperlink r:id="rId491">
        <w:r w:rsidDel="00000000" w:rsidR="00000000" w:rsidRPr="00000000">
          <w:rPr>
            <w:rFonts w:ascii="Times New Roman" w:cs="Times New Roman" w:eastAsia="Times New Roman" w:hAnsi="Times New Roman"/>
            <w:sz w:val="20"/>
            <w:szCs w:val="20"/>
            <w:rtl w:val="0"/>
          </w:rPr>
          <w:t xml:space="preserve">Lancet '16</w:t>
        </w:r>
      </w:hyperlink>
      <w:r w:rsidDel="00000000" w:rsidR="00000000" w:rsidRPr="00000000">
        <w:rPr>
          <w:rFonts w:ascii="Times New Roman" w:cs="Times New Roman" w:eastAsia="Times New Roman" w:hAnsi="Times New Roman"/>
          <w:sz w:val="20"/>
          <w:szCs w:val="20"/>
          <w:rtl w:val="0"/>
        </w:rPr>
        <w:t xml:space="preserve">, </w:t>
      </w:r>
      <w:hyperlink r:id="rId492">
        <w:r w:rsidDel="00000000" w:rsidR="00000000" w:rsidRPr="00000000">
          <w:rPr>
            <w:rFonts w:ascii="Times New Roman" w:cs="Times New Roman" w:eastAsia="Times New Roman" w:hAnsi="Times New Roman"/>
            <w:sz w:val="20"/>
            <w:szCs w:val="20"/>
            <w:rtl w:val="0"/>
          </w:rPr>
          <w:t xml:space="preserve">JCO '19</w:t>
        </w:r>
      </w:hyperlink>
      <w:r w:rsidDel="00000000" w:rsidR="00000000" w:rsidRPr="00000000">
        <w:rPr>
          <w:rFonts w:ascii="Times New Roman" w:cs="Times New Roman" w:eastAsia="Times New Roman" w:hAnsi="Times New Roman"/>
          <w:sz w:val="20"/>
          <w:szCs w:val="20"/>
          <w:rtl w:val="0"/>
        </w:rPr>
        <w:t xml:space="preserve">]: Phase</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II.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b w:val="1"/>
          <w:rtl w:val="0"/>
        </w:rPr>
        <w:t xml:space="preserve">T</w:t>
      </w:r>
      <w:r w:rsidDel="00000000" w:rsidR="00000000" w:rsidRPr="00000000">
        <w:rPr>
          <w:rFonts w:ascii="Times New Roman" w:cs="Times New Roman" w:eastAsia="Times New Roman" w:hAnsi="Times New Roman"/>
          <w:b w:val="1"/>
          <w:sz w:val="20"/>
          <w:szCs w:val="20"/>
          <w:rtl w:val="0"/>
        </w:rPr>
        <w:t xml:space="preserve">/O vs. Local Consolidative Therapy</w:t>
      </w:r>
      <w:r w:rsidDel="00000000" w:rsidR="00000000" w:rsidRPr="00000000">
        <w:rPr>
          <w:rFonts w:ascii="Times New Roman" w:cs="Times New Roman" w:eastAsia="Times New Roman" w:hAnsi="Times New Roman"/>
          <w:sz w:val="20"/>
          <w:szCs w:val="20"/>
          <w:rtl w:val="0"/>
        </w:rPr>
        <w:t xml:space="preserve"> (Surgery, RT or CMT).</w:t>
        <w:br w:type="textWrapping"/>
        <w:t xml:space="preserve">Protocol available in supplement of the 2019 publication.</w:t>
      </w:r>
    </w:p>
    <w:p w:rsidR="00000000" w:rsidDel="00000000" w:rsidP="00000000" w:rsidRDefault="00000000" w:rsidRPr="00000000" w14:paraId="0000074B">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493">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Low-volume de novo genuin</w:t>
      </w:r>
      <w:r w:rsidDel="00000000" w:rsidR="00000000" w:rsidRPr="00000000">
        <w:rPr>
          <w:rtl w:val="0"/>
        </w:rPr>
        <w:t xml:space="preserve">e oligo</w:t>
      </w:r>
      <w:r w:rsidDel="00000000" w:rsidR="00000000" w:rsidRPr="00000000">
        <w:rPr>
          <w:rFonts w:ascii="Times New Roman" w:cs="Times New Roman" w:eastAsia="Times New Roman" w:hAnsi="Times New Roman"/>
          <w:sz w:val="20"/>
          <w:szCs w:val="20"/>
          <w:rtl w:val="0"/>
        </w:rPr>
        <w:t xml:space="preserve">metastatic NSCLC that passes the stress test of not progressing on initial systemic therapy deserves consolidative treatment, and that might include conventional treatment of the primary lung disease.</w:t>
      </w:r>
    </w:p>
    <w:p w:rsidR="00000000" w:rsidDel="00000000" w:rsidP="00000000" w:rsidRDefault="00000000" w:rsidRPr="00000000" w14:paraId="0000074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trial closed early due to PFS benefit with LCT.</w:t>
      </w:r>
      <w:r w:rsidDel="00000000" w:rsidR="00000000" w:rsidRPr="00000000">
        <w:rPr>
          <w:rFonts w:ascii="Times New Roman" w:cs="Times New Roman" w:eastAsia="Times New Roman" w:hAnsi="Times New Roman"/>
          <w:i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There </w:t>
      </w:r>
      <w:r w:rsidDel="00000000" w:rsidR="00000000" w:rsidRPr="00000000">
        <w:rPr>
          <w:rtl w:val="0"/>
        </w:rPr>
        <w:t xml:space="preserve">is a suggestion</w:t>
      </w:r>
      <w:r w:rsidDel="00000000" w:rsidR="00000000" w:rsidRPr="00000000">
        <w:rPr>
          <w:rFonts w:ascii="Times New Roman" w:cs="Times New Roman" w:eastAsia="Times New Roman" w:hAnsi="Times New Roman"/>
          <w:sz w:val="20"/>
          <w:szCs w:val="20"/>
          <w:rtl w:val="0"/>
        </w:rPr>
        <w:t xml:space="preserve"> of inferior OS with delayed LCT in those who crossed over. </w:t>
      </w:r>
      <w:r w:rsidDel="00000000" w:rsidR="00000000" w:rsidRPr="00000000">
        <w:rPr>
          <w:rFonts w:ascii="Times New Roman" w:cs="Times New Roman" w:eastAsia="Times New Roman" w:hAnsi="Times New Roman"/>
          <w:sz w:val="20"/>
          <w:szCs w:val="20"/>
          <w:rtl w:val="0"/>
        </w:rPr>
        <w:t xml:space="preserve">Delay to LCT appears detrimental.</w:t>
      </w:r>
    </w:p>
    <w:p w:rsidR="00000000" w:rsidDel="00000000" w:rsidP="00000000" w:rsidRDefault="00000000" w:rsidRPr="00000000" w14:paraId="0000074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caution / take a huge grain of salt when interpreting OS advantage with LCT, as this is a phase II trial.</w:t>
        <w:br w:type="textWrapping"/>
        <w:t xml:space="preserve">OS </w:t>
      </w:r>
      <w:r w:rsidDel="00000000" w:rsidR="00000000" w:rsidRPr="00000000">
        <w:rPr>
          <w:rtl w:val="0"/>
        </w:rPr>
        <w:t xml:space="preserve">results are not</w:t>
      </w:r>
      <w:r w:rsidDel="00000000" w:rsidR="00000000" w:rsidRPr="00000000">
        <w:rPr>
          <w:rFonts w:ascii="Times New Roman" w:cs="Times New Roman" w:eastAsia="Times New Roman" w:hAnsi="Times New Roman"/>
          <w:sz w:val="20"/>
          <w:szCs w:val="20"/>
          <w:rtl w:val="0"/>
        </w:rPr>
        <w:t xml:space="preserve"> definitive. Is the PFS benefit enough to treat?</w:t>
      </w:r>
    </w:p>
    <w:p w:rsidR="00000000" w:rsidDel="00000000" w:rsidP="00000000" w:rsidRDefault="00000000" w:rsidRPr="00000000" w14:paraId="0000074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49 pts. Stage IV NSCLC with ≤ 3 mets after front line chemo. ECOG 0-2. Primary endpoint PFS. MFU 39 mo.</w:t>
      </w:r>
    </w:p>
    <w:p w:rsidR="00000000" w:rsidDel="00000000" w:rsidP="00000000" w:rsidRDefault="00000000" w:rsidRPr="00000000" w14:paraId="0000074F">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Front line chemo: 4c plt doublet chemo or 3 mo EGFR/ALK targeted therapy. Pre-immunotherapy era.</w:t>
      </w:r>
    </w:p>
    <w:p w:rsidR="00000000" w:rsidDel="00000000" w:rsidP="00000000" w:rsidRDefault="00000000" w:rsidRPr="00000000" w14:paraId="00000750">
      <w:pPr>
        <w:numPr>
          <w:ilvl w:val="3"/>
          <w:numId w:val="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Required no progression after at least 4c of front line chemo.</w:t>
      </w:r>
    </w:p>
    <w:p w:rsidR="00000000" w:rsidDel="00000000" w:rsidP="00000000" w:rsidRDefault="00000000" w:rsidRPr="00000000" w14:paraId="00000751">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MT/O: Standard maintenance tx or surveillance.</w:t>
      </w:r>
      <w:r w:rsidDel="00000000" w:rsidR="00000000" w:rsidRPr="00000000">
        <w:rPr>
          <w:rFonts w:ascii="Times New Roman" w:cs="Times New Roman" w:eastAsia="Times New Roman" w:hAnsi="Times New Roman"/>
          <w:b w:val="1"/>
          <w:sz w:val="20"/>
          <w:szCs w:val="20"/>
          <w:rtl w:val="0"/>
        </w:rPr>
        <w:t xml:space="preserve"> Crossover allowed </w:t>
      </w:r>
      <w:r w:rsidDel="00000000" w:rsidR="00000000" w:rsidRPr="00000000">
        <w:rPr>
          <w:rtl w:val="0"/>
        </w:rPr>
        <w:t xml:space="preserve">at the time</w:t>
      </w:r>
      <w:r w:rsidDel="00000000" w:rsidR="00000000" w:rsidRPr="00000000">
        <w:rPr>
          <w:rFonts w:ascii="Times New Roman" w:cs="Times New Roman" w:eastAsia="Times New Roman" w:hAnsi="Times New Roman"/>
          <w:sz w:val="20"/>
          <w:szCs w:val="20"/>
          <w:rtl w:val="0"/>
        </w:rPr>
        <w:t xml:space="preserve"> of progression in MT/O group. </w:t>
      </w:r>
    </w:p>
    <w:p w:rsidR="00000000" w:rsidDel="00000000" w:rsidP="00000000" w:rsidRDefault="00000000" w:rsidRPr="00000000" w14:paraId="00000752">
      <w:pPr>
        <w:numPr>
          <w:ilvl w:val="2"/>
          <w:numId w:val="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LCT: Patients with a CR in metastatic sites and a persistent primary were allowed in the study (0 mets).</w:t>
      </w:r>
    </w:p>
    <w:p w:rsidR="00000000" w:rsidDel="00000000" w:rsidP="00000000" w:rsidRDefault="00000000" w:rsidRPr="00000000" w14:paraId="00000753">
      <w:pPr>
        <w:numPr>
          <w:ilvl w:val="3"/>
          <w:numId w:val="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Treatment of lung primary (n=18): CCRT (n=6, 60-66 Gy), 45-60/15 (n=7), Surgery (n=3, two rec'd PORT), 70/10 (n=1), 67.5/27 (n=1). </w:t>
      </w:r>
    </w:p>
    <w:p w:rsidR="00000000" w:rsidDel="00000000" w:rsidP="00000000" w:rsidRDefault="00000000" w:rsidRPr="00000000" w14:paraId="00000754">
      <w:pPr>
        <w:numPr>
          <w:ilvl w:val="3"/>
          <w:numId w:val="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Breakdown of all patients: Surgery (n=7, two rec'd PORT), CCRT to primary (n=6, one conventional RT alone), SBRT (n=13), moderate hypofractionation (n=11), SRS (n=7, one post-op), 30/10 (n=3).</w:t>
      </w:r>
    </w:p>
    <w:p w:rsidR="00000000" w:rsidDel="00000000" w:rsidP="00000000" w:rsidRDefault="00000000" w:rsidRPr="00000000" w14:paraId="00000755">
      <w:pPr>
        <w:numPr>
          <w:ilvl w:val="2"/>
          <w:numId w:val="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Patient characteristics: Around 2/3 had 0-1 sites of metastasis. Nearly all synchronous. Few CNS or EGFR.</w:t>
      </w:r>
    </w:p>
    <w:p w:rsidR="00000000" w:rsidDel="00000000" w:rsidP="00000000" w:rsidRDefault="00000000" w:rsidRPr="00000000" w14:paraId="0000075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4→ 14 mo. MTT new lesions of ~6→ 14 mo (p=0.11). MS 17→ 41 mo.</w:t>
      </w:r>
    </w:p>
    <w:p w:rsidR="00000000" w:rsidDel="00000000" w:rsidP="00000000" w:rsidRDefault="00000000" w:rsidRPr="00000000" w14:paraId="00000757">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Survival after progression 9→ 38 mo.</w:t>
      </w:r>
    </w:p>
    <w:p w:rsidR="00000000" w:rsidDel="00000000" w:rsidP="00000000" w:rsidRDefault="00000000" w:rsidRPr="00000000" w14:paraId="00000758">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Of the 20 pts who experienced progression in MT/O, 9 rec'd LCT to all lesions after progression w MS 17 mo.</w:t>
      </w:r>
    </w:p>
    <w:p w:rsidR="00000000" w:rsidDel="00000000" w:rsidP="00000000" w:rsidRDefault="00000000" w:rsidRPr="00000000" w14:paraId="00000759">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Suggestion of inf OS with crossover to complete LCT after PD/toxicity with standard maintenance.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tl w:val="0"/>
        </w:rPr>
      </w:r>
    </w:p>
    <w:p w:rsidR="00000000" w:rsidDel="00000000" w:rsidP="00000000" w:rsidRDefault="00000000" w:rsidRPr="00000000" w14:paraId="0000075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additional G3+ in either arm!</w:t>
      </w:r>
    </w:p>
    <w:bookmarkStart w:colFirst="0" w:colLast="0" w:name="okay236kleuw" w:id="120"/>
    <w:bookmarkEnd w:id="120"/>
    <w:p w:rsidR="00000000" w:rsidDel="00000000" w:rsidP="00000000" w:rsidRDefault="00000000" w:rsidRPr="00000000" w14:paraId="0000075B">
      <w:pPr>
        <w:numPr>
          <w:ilvl w:val="0"/>
          <w:numId w:val="1"/>
        </w:numPr>
        <w:spacing w:line="240" w:lineRule="auto"/>
        <w:ind w:left="720" w:hanging="360"/>
        <w:rPr>
          <w:u w:val="none"/>
        </w:rPr>
      </w:pPr>
      <w:r w:rsidDel="00000000" w:rsidR="00000000" w:rsidRPr="00000000">
        <w:rPr>
          <w:b w:val="1"/>
          <w:rtl w:val="0"/>
        </w:rPr>
        <w:t xml:space="preserve">UT</w:t>
      </w:r>
      <w:r w:rsidDel="00000000" w:rsidR="00000000" w:rsidRPr="00000000">
        <w:rPr>
          <w:b w:val="1"/>
          <w:rtl w:val="0"/>
        </w:rPr>
        <w:t xml:space="preserve">SW</w:t>
      </w:r>
      <w:r w:rsidDel="00000000" w:rsidR="00000000" w:rsidRPr="00000000">
        <w:rPr>
          <w:rtl w:val="0"/>
        </w:rPr>
        <w:t xml:space="preserve"> (2014-2016) [</w:t>
      </w:r>
      <w:hyperlink r:id="rId494">
        <w:r w:rsidDel="00000000" w:rsidR="00000000" w:rsidRPr="00000000">
          <w:rPr>
            <w:rtl w:val="0"/>
          </w:rPr>
          <w:t xml:space="preserve">Protocol (Supplement) Iyengar JAMA Onc '18</w:t>
        </w:r>
      </w:hyperlink>
      <w:r w:rsidDel="00000000" w:rsidR="00000000" w:rsidRPr="00000000">
        <w:rPr>
          <w:rtl w:val="0"/>
        </w:rPr>
        <w:t xml:space="preserve">]: Ph</w:t>
      </w:r>
      <w:r w:rsidDel="00000000" w:rsidR="00000000" w:rsidRPr="00000000">
        <w:rPr>
          <w:rtl w:val="0"/>
        </w:rPr>
        <w:t xml:space="preserve">ase II.</w:t>
      </w:r>
      <w:r w:rsidDel="00000000" w:rsidR="00000000" w:rsidRPr="00000000">
        <w:rPr>
          <w:b w:val="1"/>
          <w:rtl w:val="0"/>
        </w:rPr>
        <w:t xml:space="preserve"> Maintenance chemotherapy ± SABR</w:t>
      </w:r>
      <w:r w:rsidDel="00000000" w:rsidR="00000000" w:rsidRPr="00000000">
        <w:rPr>
          <w:rtl w:val="0"/>
        </w:rPr>
        <w:t xml:space="preserve">.</w:t>
      </w:r>
    </w:p>
    <w:p w:rsidR="00000000" w:rsidDel="00000000" w:rsidP="00000000" w:rsidRDefault="00000000" w:rsidRPr="00000000" w14:paraId="0000075C">
      <w:pPr>
        <w:numPr>
          <w:ilvl w:val="1"/>
          <w:numId w:val="1"/>
        </w:numPr>
        <w:spacing w:line="240" w:lineRule="auto"/>
        <w:ind w:left="1440" w:hanging="360"/>
        <w:rPr>
          <w:u w:val="none"/>
        </w:rPr>
      </w:pPr>
      <w:r w:rsidDel="00000000" w:rsidR="00000000" w:rsidRPr="00000000">
        <w:rPr>
          <w:rtl w:val="0"/>
        </w:rPr>
        <w:t xml:space="preserve">29 pts. Oligometastatic NSCLC (primary + up to 5 mets) s/p induction chemo x4-6c with PR or SD. </w:t>
      </w:r>
    </w:p>
    <w:p w:rsidR="00000000" w:rsidDel="00000000" w:rsidP="00000000" w:rsidRDefault="00000000" w:rsidRPr="00000000" w14:paraId="0000075D">
      <w:pPr>
        <w:numPr>
          <w:ilvl w:val="2"/>
          <w:numId w:val="1"/>
        </w:numPr>
        <w:spacing w:line="240" w:lineRule="auto"/>
        <w:ind w:left="2160" w:hanging="360"/>
        <w:rPr>
          <w:u w:val="none"/>
        </w:rPr>
      </w:pPr>
      <w:r w:rsidDel="00000000" w:rsidR="00000000" w:rsidRPr="00000000">
        <w:rPr>
          <w:rtl w:val="0"/>
        </w:rPr>
        <w:t xml:space="preserve">RT: 21-27/1, 26.5-33/3, 30-37.5/5. Tumors not amenable could receive 45/15.</w:t>
      </w:r>
    </w:p>
    <w:p w:rsidR="00000000" w:rsidDel="00000000" w:rsidP="00000000" w:rsidRDefault="00000000" w:rsidRPr="00000000" w14:paraId="0000075E">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MPFS 4→ 10 mo. PFS in the control group is similar to more widely metastatic patients.</w:t>
      </w:r>
    </w:p>
    <w:p w:rsidR="00000000" w:rsidDel="00000000" w:rsidP="00000000" w:rsidRDefault="00000000" w:rsidRPr="00000000" w14:paraId="0000075F">
      <w:pPr>
        <w:numPr>
          <w:ilvl w:val="1"/>
          <w:numId w:val="1"/>
        </w:numPr>
        <w:spacing w:line="240" w:lineRule="auto"/>
        <w:ind w:left="1440" w:hanging="360"/>
        <w:rPr>
          <w:u w:val="none"/>
        </w:rPr>
      </w:pPr>
      <w:r w:rsidDel="00000000" w:rsidR="00000000" w:rsidRPr="00000000">
        <w:rPr>
          <w:rtl w:val="0"/>
        </w:rPr>
        <w:t xml:space="preserve">Toxic effects similar in both arms.</w:t>
      </w:r>
    </w:p>
    <w:p w:rsidR="00000000" w:rsidDel="00000000" w:rsidP="00000000" w:rsidRDefault="00000000" w:rsidRPr="00000000" w14:paraId="00000760">
      <w:pPr>
        <w:numPr>
          <w:ilvl w:val="1"/>
          <w:numId w:val="1"/>
        </w:numPr>
        <w:spacing w:line="240" w:lineRule="auto"/>
        <w:ind w:left="1440" w:hanging="360"/>
        <w:rPr>
          <w:u w:val="none"/>
        </w:rPr>
      </w:pPr>
      <w:r w:rsidDel="00000000" w:rsidR="00000000" w:rsidRPr="00000000">
        <w:rPr>
          <w:rtl w:val="0"/>
        </w:rPr>
        <w:t xml:space="preserve">No IFF and fewer overall recurrences in SABR arm.</w:t>
      </w:r>
    </w:p>
    <w:p w:rsidR="00000000" w:rsidDel="00000000" w:rsidP="00000000" w:rsidRDefault="00000000" w:rsidRPr="00000000" w14:paraId="00000761">
      <w:pPr>
        <w:numPr>
          <w:ilvl w:val="0"/>
          <w:numId w:val="1"/>
        </w:numPr>
        <w:spacing w:line="240" w:lineRule="auto"/>
        <w:ind w:left="720" w:hanging="360"/>
      </w:pPr>
      <w:r w:rsidDel="00000000" w:rsidR="00000000" w:rsidRPr="00000000">
        <w:rPr>
          <w:rtl w:val="0"/>
        </w:rPr>
        <w:t xml:space="preserve">See [</w:t>
      </w:r>
      <w:hyperlink r:id="rId495">
        <w:r w:rsidDel="00000000" w:rsidR="00000000" w:rsidRPr="00000000">
          <w:rPr>
            <w:b w:val="1"/>
            <w:rtl w:val="0"/>
          </w:rPr>
          <w:t xml:space="preserve">SABR-COMET</w:t>
        </w:r>
      </w:hyperlink>
      <w:r w:rsidDel="00000000" w:rsidR="00000000" w:rsidRPr="00000000">
        <w:rPr>
          <w:rtl w:val="0"/>
        </w:rPr>
        <w:t xml:space="preserve">] (2012-2016) in the Oligometastases section [</w:t>
      </w:r>
      <w:hyperlink r:id="rId496">
        <w:r w:rsidDel="00000000" w:rsidR="00000000" w:rsidRPr="00000000">
          <w:rPr>
            <w:rtl w:val="0"/>
          </w:rPr>
          <w:t xml:space="preserve">Protocol (Supplement) Palma Lancet '19</w:t>
        </w:r>
      </w:hyperlink>
      <w:r w:rsidDel="00000000" w:rsidR="00000000" w:rsidRPr="00000000">
        <w:rPr>
          <w:rtl w:val="0"/>
        </w:rPr>
        <w:t xml:space="preserve">]. Prostate cancer patients were heavily randomized to the SABR arm on this trial. Doubling of PFS with SBRT in the setting of controlled primary x 3 months. Mostly 3 sites of disease. No crossover allowed (unlike Gomez). No treatment of primary allowed (unlike Gomez).</w:t>
      </w:r>
      <w:r w:rsidDel="00000000" w:rsidR="00000000" w:rsidRPr="00000000">
        <w:rPr>
          <w:rtl w:val="0"/>
        </w:rPr>
      </w:r>
    </w:p>
    <w:p w:rsidR="00000000" w:rsidDel="00000000" w:rsidP="00000000" w:rsidRDefault="00000000" w:rsidRPr="00000000" w14:paraId="00000762">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UPenn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497">
        <w:r w:rsidDel="00000000" w:rsidR="00000000" w:rsidRPr="00000000">
          <w:rPr>
            <w:rFonts w:ascii="Times New Roman" w:cs="Times New Roman" w:eastAsia="Times New Roman" w:hAnsi="Times New Roman"/>
            <w:sz w:val="20"/>
            <w:szCs w:val="20"/>
            <w:rtl w:val="0"/>
          </w:rPr>
          <w:t xml:space="preserve">Bauml JAMA Onc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Local ablative therapy→ Pembro </w:t>
      </w:r>
      <w:r w:rsidDel="00000000" w:rsidR="00000000" w:rsidRPr="00000000">
        <w:rPr>
          <w:rFonts w:ascii="Times New Roman" w:cs="Times New Roman" w:eastAsia="Times New Roman" w:hAnsi="Times New Roman"/>
          <w:sz w:val="20"/>
          <w:szCs w:val="20"/>
          <w:rtl w:val="0"/>
        </w:rPr>
        <w:t xml:space="preserve">x16c.</w:t>
      </w:r>
    </w:p>
    <w:p w:rsidR="00000000" w:rsidDel="00000000" w:rsidP="00000000" w:rsidRDefault="00000000" w:rsidRPr="00000000" w14:paraId="00000763">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51 NSCLC pts with ≤ 4 sites of </w:t>
      </w:r>
      <w:r w:rsidDel="00000000" w:rsidR="00000000" w:rsidRPr="00000000">
        <w:rPr>
          <w:rtl w:val="0"/>
        </w:rPr>
        <w:t xml:space="preserve">mets</w:t>
      </w:r>
      <w:r w:rsidDel="00000000" w:rsidR="00000000" w:rsidRPr="00000000">
        <w:rPr>
          <w:rFonts w:ascii="Times New Roman" w:cs="Times New Roman" w:eastAsia="Times New Roman" w:hAnsi="Times New Roman"/>
          <w:sz w:val="20"/>
          <w:szCs w:val="20"/>
          <w:rtl w:val="0"/>
        </w:rPr>
        <w:t xml:space="preserve"> treated with SBRT to all known sites of disease. 2015-2017. </w:t>
      </w:r>
    </w:p>
    <w:p w:rsidR="00000000" w:rsidDel="00000000" w:rsidP="00000000" w:rsidRDefault="00000000" w:rsidRPr="00000000" w14:paraId="00000764">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MPFS 19 mo, which is greater </w:t>
      </w:r>
      <w:r w:rsidDel="00000000" w:rsidR="00000000" w:rsidRPr="00000000">
        <w:rPr>
          <w:rtl w:val="0"/>
        </w:rPr>
        <w:t xml:space="preserve">than the historical</w:t>
      </w:r>
      <w:r w:rsidDel="00000000" w:rsidR="00000000" w:rsidRPr="00000000">
        <w:rPr>
          <w:rFonts w:ascii="Times New Roman" w:cs="Times New Roman" w:eastAsia="Times New Roman" w:hAnsi="Times New Roman"/>
          <w:sz w:val="20"/>
          <w:szCs w:val="20"/>
          <w:rtl w:val="0"/>
        </w:rPr>
        <w:t xml:space="preserve"> median of 7 mo. </w:t>
      </w:r>
    </w:p>
    <w:p w:rsidR="00000000" w:rsidDel="00000000" w:rsidP="00000000" w:rsidRDefault="00000000" w:rsidRPr="00000000" w14:paraId="00000765">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OS at 1 / 2y of 91→ 78%. </w:t>
      </w:r>
    </w:p>
    <w:p w:rsidR="00000000" w:rsidDel="00000000" w:rsidP="00000000" w:rsidRDefault="00000000" w:rsidRPr="00000000" w14:paraId="00000766">
      <w:pPr>
        <w:numPr>
          <w:ilvl w:val="0"/>
          <w:numId w:val="1"/>
        </w:numPr>
        <w:spacing w:line="240" w:lineRule="auto"/>
        <w:ind w:left="720" w:hanging="360"/>
        <w:rPr/>
      </w:pPr>
      <w:r w:rsidDel="00000000" w:rsidR="00000000" w:rsidRPr="00000000">
        <w:rPr>
          <w:b w:val="1"/>
          <w:rtl w:val="0"/>
        </w:rPr>
        <w:t xml:space="preserve">SINDAS </w:t>
      </w:r>
      <w:r w:rsidDel="00000000" w:rsidR="00000000" w:rsidRPr="00000000">
        <w:rPr>
          <w:rtl w:val="0"/>
        </w:rPr>
        <w:t xml:space="preserve">(2016-2019) [</w:t>
      </w:r>
      <w:hyperlink r:id="rId498">
        <w:r w:rsidDel="00000000" w:rsidR="00000000" w:rsidRPr="00000000">
          <w:rPr>
            <w:rtl w:val="0"/>
          </w:rPr>
          <w:t xml:space="preserve">Wang ASCO '20</w:t>
        </w:r>
      </w:hyperlink>
      <w:r w:rsidDel="00000000" w:rsidR="00000000" w:rsidRPr="00000000">
        <w:rPr>
          <w:rtl w:val="0"/>
        </w:rPr>
        <w:t xml:space="preserve">]: </w:t>
      </w:r>
      <w:r w:rsidDel="00000000" w:rsidR="00000000" w:rsidRPr="00000000">
        <w:rPr>
          <w:rtl w:val="0"/>
        </w:rPr>
        <w:t xml:space="preserve">Phase III. </w:t>
      </w:r>
      <w:r w:rsidDel="00000000" w:rsidR="00000000" w:rsidRPr="00000000">
        <w:rPr>
          <w:b w:val="1"/>
          <w:rtl w:val="0"/>
        </w:rPr>
        <w:t xml:space="preserve">TKI ± up-front SBRT to all sites of disease</w:t>
      </w:r>
      <w:r w:rsidDel="00000000" w:rsidR="00000000" w:rsidRPr="00000000">
        <w:rPr>
          <w:rtl w:val="0"/>
        </w:rPr>
        <w:t xml:space="preserve">.</w:t>
      </w:r>
    </w:p>
    <w:p w:rsidR="00000000" w:rsidDel="00000000" w:rsidP="00000000" w:rsidRDefault="00000000" w:rsidRPr="00000000" w14:paraId="00000767">
      <w:pPr>
        <w:spacing w:line="240" w:lineRule="auto"/>
        <w:ind w:left="720" w:firstLine="0"/>
        <w:rPr/>
      </w:pPr>
      <w:r w:rsidDel="00000000" w:rsidR="00000000" w:rsidRPr="00000000">
        <w:rPr>
          <w:rFonts w:ascii="Gungsuh" w:cs="Gungsuh" w:eastAsia="Gungsuh" w:hAnsi="Gungsuh"/>
          <w:rtl w:val="0"/>
        </w:rPr>
        <w:t xml:space="preserve">The SINDAS trial for EGFRmt NSCLC suggests an overall survival benefit of 9 months for up-front SBRT to ≤ 5 oligo sites in addition to a TKI! Too bad OS wasn't doubled as suggested in OligoGomez, but hey, Phase III data is always nice!</w:t>
      </w:r>
    </w:p>
    <w:p w:rsidR="00000000" w:rsidDel="00000000" w:rsidP="00000000" w:rsidRDefault="00000000" w:rsidRPr="00000000" w14:paraId="00000768">
      <w:pPr>
        <w:spacing w:line="240" w:lineRule="auto"/>
        <w:ind w:left="720" w:firstLine="0"/>
        <w:rPr/>
      </w:pPr>
      <w:r w:rsidDel="00000000" w:rsidR="00000000" w:rsidRPr="00000000">
        <w:rPr>
          <w:rtl w:val="0"/>
        </w:rPr>
        <w:t xml:space="preserve">TBL </w:t>
      </w:r>
      <w:commentRangeStart w:id="0"/>
      <w:r w:rsidDel="00000000" w:rsidR="00000000" w:rsidRPr="00000000">
        <w:rPr>
          <w:vertAlign w:val="superscript"/>
          <w:rtl w:val="0"/>
        </w:rPr>
        <w:t xml:space="preserve">QS</w:t>
      </w:r>
      <w:commentRangeEnd w:id="0"/>
      <w:r w:rsidDel="00000000" w:rsidR="00000000" w:rsidRPr="00000000">
        <w:commentReference w:id="0"/>
      </w:r>
      <w:r w:rsidDel="00000000" w:rsidR="00000000" w:rsidRPr="00000000">
        <w:rPr>
          <w:rtl w:val="0"/>
        </w:rPr>
        <w:t xml:space="preserve">: While we await details of the full pub, this preliminary reporting adds significant fuel to the excitement of upfront consolidative therapy for oligometastatic EGFR-mutated NSCLC—even in the era of TKIs.</w:t>
      </w:r>
    </w:p>
    <w:p w:rsidR="00000000" w:rsidDel="00000000" w:rsidP="00000000" w:rsidRDefault="00000000" w:rsidRPr="00000000" w14:paraId="00000769">
      <w:pPr>
        <w:numPr>
          <w:ilvl w:val="1"/>
          <w:numId w:val="1"/>
        </w:numPr>
        <w:spacing w:line="240" w:lineRule="auto"/>
        <w:ind w:left="1440" w:hanging="360"/>
        <w:rPr>
          <w:u w:val="none"/>
        </w:rPr>
      </w:pPr>
      <w:r w:rsidDel="00000000" w:rsidR="00000000" w:rsidRPr="00000000">
        <w:rPr>
          <w:rFonts w:ascii="Gungsuh" w:cs="Gungsuh" w:eastAsia="Gungsuh" w:hAnsi="Gungsuh"/>
          <w:rtl w:val="0"/>
        </w:rPr>
        <w:t xml:space="preserve">133 pts. EGFRmt. ≤ 5 metastatic sites. Systemic therapy naive. No brain mets. MFU 1.5y.</w:t>
      </w:r>
    </w:p>
    <w:p w:rsidR="00000000" w:rsidDel="00000000" w:rsidP="00000000" w:rsidRDefault="00000000" w:rsidRPr="00000000" w14:paraId="0000076A">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MPFS 13→ 20 mo. </w:t>
      </w:r>
    </w:p>
    <w:p w:rsidR="00000000" w:rsidDel="00000000" w:rsidP="00000000" w:rsidRDefault="00000000" w:rsidRPr="00000000" w14:paraId="0000076B">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MS 17→ 26 mo. </w:t>
      </w:r>
    </w:p>
    <w:p w:rsidR="00000000" w:rsidDel="00000000" w:rsidP="00000000" w:rsidRDefault="00000000" w:rsidRPr="00000000" w14:paraId="0000076C">
      <w:pPr>
        <w:numPr>
          <w:ilvl w:val="1"/>
          <w:numId w:val="1"/>
        </w:numPr>
        <w:spacing w:line="240" w:lineRule="auto"/>
        <w:ind w:left="1440" w:hanging="360"/>
        <w:rPr>
          <w:u w:val="none"/>
        </w:rPr>
      </w:pPr>
      <w:r w:rsidDel="00000000" w:rsidR="00000000" w:rsidRPr="00000000">
        <w:rPr>
          <w:rFonts w:ascii="Cardo" w:cs="Cardo" w:eastAsia="Cardo" w:hAnsi="Cardo"/>
          <w:rtl w:val="0"/>
        </w:rPr>
        <w:t xml:space="preserve">G3-4 RP ~3→ 7% (p &gt; 0.05), G3-4 esophagitis ~4%.</w:t>
      </w:r>
    </w:p>
    <w:p w:rsidR="00000000" w:rsidDel="00000000" w:rsidP="00000000" w:rsidRDefault="00000000" w:rsidRPr="00000000" w14:paraId="0000076D">
      <w:pPr>
        <w:numPr>
          <w:ilvl w:val="0"/>
          <w:numId w:val="1"/>
        </w:numPr>
        <w:spacing w:line="240" w:lineRule="auto"/>
        <w:ind w:left="720" w:hanging="360"/>
        <w:rPr/>
      </w:pPr>
      <w:r w:rsidDel="00000000" w:rsidR="00000000" w:rsidRPr="00000000">
        <w:rPr>
          <w:b w:val="1"/>
          <w:rtl w:val="0"/>
        </w:rPr>
        <w:t xml:space="preserve">UC-Denver Patterns of Failure after first-line systemic therapy for mNSCLC</w:t>
      </w:r>
      <w:r w:rsidDel="00000000" w:rsidR="00000000" w:rsidRPr="00000000">
        <w:rPr>
          <w:rtl w:val="0"/>
        </w:rPr>
        <w:t xml:space="preserve"> [</w:t>
      </w:r>
      <w:hyperlink r:id="rId499">
        <w:r w:rsidDel="00000000" w:rsidR="00000000" w:rsidRPr="00000000">
          <w:rPr>
            <w:rtl w:val="0"/>
          </w:rPr>
          <w:t xml:space="preserve">Rusthoven Acta Oncol '09</w:t>
        </w:r>
      </w:hyperlink>
      <w:r w:rsidDel="00000000" w:rsidR="00000000" w:rsidRPr="00000000">
        <w:rPr>
          <w:rtl w:val="0"/>
        </w:rPr>
        <w:t xml:space="preserve">]: Retro.</w:t>
      </w:r>
    </w:p>
    <w:p w:rsidR="00000000" w:rsidDel="00000000" w:rsidP="00000000" w:rsidRDefault="00000000" w:rsidRPr="00000000" w14:paraId="0000076E">
      <w:pPr>
        <w:spacing w:line="240" w:lineRule="auto"/>
        <w:ind w:left="720" w:firstLine="0"/>
        <w:rPr/>
      </w:pPr>
      <w:r w:rsidDel="00000000" w:rsidR="00000000" w:rsidRPr="00000000">
        <w:rPr>
          <w:rtl w:val="0"/>
        </w:rPr>
        <w:t xml:space="preserve">The predominant pattern of failure after first-line systemic therapy for mNSCLC involves local progression in ~90% of pts.</w:t>
      </w:r>
    </w:p>
    <w:p w:rsidR="00000000" w:rsidDel="00000000" w:rsidP="00000000" w:rsidRDefault="00000000" w:rsidRPr="00000000" w14:paraId="0000076F">
      <w:pPr>
        <w:numPr>
          <w:ilvl w:val="1"/>
          <w:numId w:val="1"/>
        </w:numPr>
        <w:spacing w:line="240" w:lineRule="auto"/>
        <w:ind w:left="1440" w:hanging="360"/>
        <w:rPr>
          <w:u w:val="none"/>
        </w:rPr>
      </w:pPr>
      <w:r w:rsidDel="00000000" w:rsidR="00000000" w:rsidRPr="00000000">
        <w:rPr>
          <w:rtl w:val="0"/>
        </w:rPr>
        <w:t xml:space="preserve">387 patients screened, 64 met eligibility criteria and 34 were SBRT-eligible. 2005-2008.</w:t>
      </w:r>
    </w:p>
    <w:p w:rsidR="00000000" w:rsidDel="00000000" w:rsidP="00000000" w:rsidRDefault="00000000" w:rsidRPr="00000000" w14:paraId="00000770">
      <w:pPr>
        <w:numPr>
          <w:ilvl w:val="1"/>
          <w:numId w:val="1"/>
        </w:numPr>
        <w:spacing w:line="240" w:lineRule="auto"/>
        <w:ind w:left="1440" w:hanging="360"/>
        <w:rPr>
          <w:u w:val="none"/>
        </w:rPr>
      </w:pPr>
      <w:r w:rsidDel="00000000" w:rsidR="00000000" w:rsidRPr="00000000">
        <w:rPr>
          <w:rFonts w:ascii="Cardo" w:cs="Cardo" w:eastAsia="Cardo" w:hAnsi="Cardo"/>
          <w:rtl w:val="0"/>
        </w:rPr>
        <w:t xml:space="preserve">First extra-cranial progression iDM / iLF ± DM of 9→ 64→ 91%. </w:t>
      </w:r>
    </w:p>
    <w:p w:rsidR="00000000" w:rsidDel="00000000" w:rsidP="00000000" w:rsidRDefault="00000000" w:rsidRPr="00000000" w14:paraId="00000771">
      <w:pPr>
        <w:numPr>
          <w:ilvl w:val="1"/>
          <w:numId w:val="1"/>
        </w:numPr>
        <w:spacing w:line="240" w:lineRule="auto"/>
        <w:ind w:left="1440" w:hanging="360"/>
        <w:rPr>
          <w:u w:val="none"/>
        </w:rPr>
      </w:pPr>
      <w:r w:rsidDel="00000000" w:rsidR="00000000" w:rsidRPr="00000000">
        <w:rPr>
          <w:rFonts w:ascii="Cardo" w:cs="Cardo" w:eastAsia="Cardo" w:hAnsi="Cardo"/>
          <w:rtl w:val="0"/>
        </w:rPr>
        <w:t xml:space="preserve">Among SBRT-eligible patients, first extra-cranial progression iDM / iLF ± DM of 14→ 68→ 86%.</w:t>
      </w:r>
    </w:p>
    <w:p w:rsidR="00000000" w:rsidDel="00000000" w:rsidP="00000000" w:rsidRDefault="00000000" w:rsidRPr="00000000" w14:paraId="00000772">
      <w:pPr>
        <w:numPr>
          <w:ilvl w:val="0"/>
          <w:numId w:val="1"/>
        </w:numPr>
        <w:spacing w:line="240" w:lineRule="auto"/>
        <w:ind w:left="720" w:hanging="360"/>
        <w:rPr/>
      </w:pPr>
      <w:r w:rsidDel="00000000" w:rsidR="00000000" w:rsidRPr="00000000">
        <w:rPr>
          <w:rtl w:val="0"/>
        </w:rPr>
        <w:t xml:space="preserve">There are many open multi-institutional trials looks into local consolidative therapy in oligometastatic disease: NRG-LU002 (up to 3 mets), SABR-COMET 3 (up to 3 lesions), NORTHSTAR (up to 5 lesions) and SABR-COMET 10 (up to 10 lesions). </w:t>
      </w:r>
      <w:r w:rsidDel="00000000" w:rsidR="00000000" w:rsidRPr="00000000">
        <w:rPr>
          <w:rtl w:val="0"/>
        </w:rPr>
        <w:t xml:space="preserve">See NCTN Trial Portfolios by Disease Site: [</w:t>
      </w:r>
      <w:hyperlink r:id="rId500">
        <w:r w:rsidDel="00000000" w:rsidR="00000000" w:rsidRPr="00000000">
          <w:rPr>
            <w:rtl w:val="0"/>
          </w:rPr>
          <w:t xml:space="preserve">Thorax</w:t>
        </w:r>
      </w:hyperlink>
      <w:r w:rsidDel="00000000" w:rsidR="00000000" w:rsidRPr="00000000">
        <w:rPr>
          <w:rtl w:val="0"/>
        </w:rPr>
        <w:t xml:space="preserve">] and the [</w:t>
      </w:r>
      <w:hyperlink w:anchor="_g18j10rquitr">
        <w:r w:rsidDel="00000000" w:rsidR="00000000" w:rsidRPr="00000000">
          <w:rPr>
            <w:rtl w:val="0"/>
          </w:rPr>
          <w:t xml:space="preserve">Future Directions</w:t>
        </w:r>
      </w:hyperlink>
      <w:r w:rsidDel="00000000" w:rsidR="00000000" w:rsidRPr="00000000">
        <w:rPr>
          <w:rtl w:val="0"/>
        </w:rPr>
        <w:t xml:space="preserve">] for NSCLC section for more.</w:t>
      </w:r>
    </w:p>
    <w:p w:rsidR="00000000" w:rsidDel="00000000" w:rsidP="00000000" w:rsidRDefault="00000000" w:rsidRPr="00000000" w14:paraId="00000773">
      <w:pPr>
        <w:spacing w:line="240" w:lineRule="auto"/>
        <w:ind w:left="0" w:firstLine="0"/>
        <w:rPr/>
      </w:pPr>
      <w:r w:rsidDel="00000000" w:rsidR="00000000" w:rsidRPr="00000000">
        <w:rPr>
          <w:rtl w:val="0"/>
        </w:rPr>
      </w:r>
    </w:p>
    <w:p w:rsidR="00000000" w:rsidDel="00000000" w:rsidP="00000000" w:rsidRDefault="00000000" w:rsidRPr="00000000" w14:paraId="00000774">
      <w:pPr>
        <w:pStyle w:val="Heading1"/>
        <w:rPr/>
      </w:pPr>
      <w:bookmarkStart w:colFirst="0" w:colLast="0" w:name="_aa99sfghnkqx" w:id="121"/>
      <w:bookmarkEnd w:id="121"/>
      <w:r w:rsidDel="00000000" w:rsidR="00000000" w:rsidRPr="00000000">
        <w:rPr>
          <w:rtl w:val="0"/>
        </w:rPr>
      </w:r>
    </w:p>
    <w:p w:rsidR="00000000" w:rsidDel="00000000" w:rsidP="00000000" w:rsidRDefault="00000000" w:rsidRPr="00000000" w14:paraId="00000775">
      <w:pPr>
        <w:pStyle w:val="Heading1"/>
        <w:rPr/>
        <w:sectPr>
          <w:type w:val="nextPage"/>
          <w:pgSz w:h="15840" w:w="12240"/>
          <w:pgMar w:bottom="720" w:top="720" w:left="720" w:right="720" w:header="720" w:footer="720"/>
          <w:cols w:equalWidth="0"/>
        </w:sectPr>
      </w:pPr>
      <w:bookmarkStart w:colFirst="0" w:colLast="0" w:name="_r61a3gtuybfo" w:id="122"/>
      <w:bookmarkEnd w:id="122"/>
      <w:r w:rsidDel="00000000" w:rsidR="00000000" w:rsidRPr="00000000">
        <w:rPr>
          <w:rtl w:val="0"/>
        </w:rPr>
      </w:r>
    </w:p>
    <w:p w:rsidR="00000000" w:rsidDel="00000000" w:rsidP="00000000" w:rsidRDefault="00000000" w:rsidRPr="00000000" w14:paraId="00000776">
      <w:pPr>
        <w:pStyle w:val="Heading1"/>
        <w:rPr/>
      </w:pPr>
      <w:bookmarkStart w:colFirst="0" w:colLast="0" w:name="_wp55nx1rut9o" w:id="123"/>
      <w:bookmarkEnd w:id="123"/>
      <w:hyperlink w:anchor="_lx2epxcmsg6">
        <w:r w:rsidDel="00000000" w:rsidR="00000000" w:rsidRPr="00000000">
          <w:rPr>
            <w:color w:val="000000"/>
            <w:rtl w:val="0"/>
          </w:rPr>
          <w:t xml:space="preserve">Systemic therapy for NSCLC</w:t>
        </w:r>
      </w:hyperlink>
      <w:r w:rsidDel="00000000" w:rsidR="00000000" w:rsidRPr="00000000">
        <w:rPr>
          <w:rtl w:val="0"/>
        </w:rPr>
      </w:r>
    </w:p>
    <w:p w:rsidR="00000000" w:rsidDel="00000000" w:rsidP="00000000" w:rsidRDefault="00000000" w:rsidRPr="00000000" w14:paraId="00000777">
      <w:pPr>
        <w:spacing w:line="240" w:lineRule="auto"/>
        <w:rPr/>
      </w:pPr>
      <w:r w:rsidDel="00000000" w:rsidR="00000000" w:rsidRPr="00000000">
        <w:rPr>
          <w:rtl w:val="0"/>
        </w:rPr>
        <w:t xml:space="preserve">Around 1/3 of pts are diagnosed at stage III. </w:t>
      </w: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trHeight w:val="101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numPr>
                <w:ilvl w:val="0"/>
                <w:numId w:val="64"/>
              </w:numPr>
              <w:spacing w:line="240" w:lineRule="auto"/>
              <w:ind w:left="720" w:hanging="360"/>
              <w:rPr/>
            </w:pPr>
            <w:r w:rsidDel="00000000" w:rsidR="00000000" w:rsidRPr="00000000">
              <w:rPr>
                <w:rFonts w:ascii="Gungsuh" w:cs="Gungsuh" w:eastAsia="Gungsuh" w:hAnsi="Gungsuh"/>
                <w:rtl w:val="0"/>
              </w:rPr>
              <w:t xml:space="preserve">Consider adjuvant systemic treatment for lesions ≥ 4 cm per exploratory analysis on [</w:t>
            </w:r>
            <w:hyperlink w:anchor="9jpqanq3igxt">
              <w:r w:rsidDel="00000000" w:rsidR="00000000" w:rsidRPr="00000000">
                <w:rPr>
                  <w:rtl w:val="0"/>
                </w:rPr>
                <w:t xml:space="preserve">CALGB 9633</w:t>
              </w:r>
            </w:hyperlink>
            <w:r w:rsidDel="00000000" w:rsidR="00000000" w:rsidRPr="00000000">
              <w:rPr>
                <w:rtl w:val="0"/>
              </w:rPr>
              <w:t xml:space="preserve">].</w:t>
            </w:r>
          </w:p>
          <w:p w:rsidR="00000000" w:rsidDel="00000000" w:rsidP="00000000" w:rsidRDefault="00000000" w:rsidRPr="00000000" w14:paraId="00000779">
            <w:pPr>
              <w:numPr>
                <w:ilvl w:val="0"/>
                <w:numId w:val="64"/>
              </w:numPr>
              <w:spacing w:line="240" w:lineRule="auto"/>
              <w:ind w:left="720" w:hanging="360"/>
              <w:rPr/>
            </w:pPr>
            <w:r w:rsidDel="00000000" w:rsidR="00000000" w:rsidRPr="00000000">
              <w:rPr>
                <w:rtl w:val="0"/>
              </w:rPr>
              <w:t xml:space="preserve">Give Durvalumab consolidation for IIIA/B unresectable treated definitively with CCRT [</w:t>
            </w:r>
            <w:hyperlink w:anchor="kix.8o8cpe3mdnov">
              <w:r w:rsidDel="00000000" w:rsidR="00000000" w:rsidRPr="00000000">
                <w:rPr>
                  <w:rtl w:val="0"/>
                </w:rPr>
                <w:t xml:space="preserve">PACIFIC</w:t>
              </w:r>
            </w:hyperlink>
            <w:r w:rsidDel="00000000" w:rsidR="00000000" w:rsidRPr="00000000">
              <w:rPr>
                <w:rtl w:val="0"/>
              </w:rPr>
              <w:t xml:space="preserve">].</w:t>
            </w:r>
          </w:p>
          <w:p w:rsidR="00000000" w:rsidDel="00000000" w:rsidP="00000000" w:rsidRDefault="00000000" w:rsidRPr="00000000" w14:paraId="0000077A">
            <w:pPr>
              <w:numPr>
                <w:ilvl w:val="0"/>
                <w:numId w:val="64"/>
              </w:numPr>
              <w:spacing w:line="240" w:lineRule="auto"/>
              <w:ind w:left="720" w:hanging="360"/>
              <w:rPr/>
            </w:pPr>
            <w:r w:rsidDel="00000000" w:rsidR="00000000" w:rsidRPr="00000000">
              <w:rPr>
                <w:rtl w:val="0"/>
              </w:rPr>
              <w:t xml:space="preserve">Progression on the first line EGFR and T790M should receive Osimertinib; if T790M negative then chemotherapy.</w:t>
            </w:r>
            <w:r w:rsidDel="00000000" w:rsidR="00000000" w:rsidRPr="00000000">
              <w:rPr>
                <w:rtl w:val="0"/>
              </w:rPr>
            </w:r>
          </w:p>
          <w:bookmarkStart w:colFirst="0" w:colLast="0" w:name="xjv5dd9pjsex" w:id="124"/>
          <w:bookmarkEnd w:id="124"/>
          <w:p w:rsidR="00000000" w:rsidDel="00000000" w:rsidP="00000000" w:rsidRDefault="00000000" w:rsidRPr="00000000" w14:paraId="0000077B">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501">
              <w:r w:rsidDel="00000000" w:rsidR="00000000" w:rsidRPr="00000000">
                <w:rPr>
                  <w:rFonts w:ascii="Times New Roman" w:cs="Times New Roman" w:eastAsia="Times New Roman" w:hAnsi="Times New Roman"/>
                  <w:b w:val="1"/>
                  <w:sz w:val="20"/>
                  <w:szCs w:val="20"/>
                  <w:rtl w:val="0"/>
                </w:rPr>
                <w:t xml:space="preserve">Therapy for Stage IV Non–Small-Cell Lung C</w:t>
              </w:r>
            </w:hyperlink>
            <w:hyperlink r:id="rId502">
              <w:r w:rsidDel="00000000" w:rsidR="00000000" w:rsidRPr="00000000">
                <w:rPr>
                  <w:b w:val="1"/>
                  <w:rtl w:val="0"/>
                </w:rPr>
                <w:t xml:space="preserve">ancer without Driver Alterations </w:t>
              </w:r>
            </w:hyperlink>
            <w:r w:rsidDel="00000000" w:rsidR="00000000" w:rsidRPr="00000000">
              <w:rPr>
                <w:i w:val="1"/>
                <w:rtl w:val="0"/>
              </w:rPr>
              <w:t xml:space="preserve">January 28, 2020</w:t>
            </w:r>
            <w:r w:rsidDel="00000000" w:rsidR="00000000" w:rsidRPr="00000000">
              <w:rPr>
                <w:rtl w:val="0"/>
              </w:rPr>
            </w:r>
          </w:p>
          <w:p w:rsidR="00000000" w:rsidDel="00000000" w:rsidP="00000000" w:rsidRDefault="00000000" w:rsidRPr="00000000" w14:paraId="0000077C">
            <w:pPr>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High PD-L1 ( &gt; 50%) AC or SqCC should receive Pembro alone</w:t>
            </w:r>
            <w:r w:rsidDel="00000000" w:rsidR="00000000" w:rsidRPr="00000000">
              <w:rPr>
                <w:rtl w:val="0"/>
              </w:rPr>
              <w:t xml:space="preserve"> ± </w:t>
            </w:r>
            <w:r w:rsidDel="00000000" w:rsidR="00000000" w:rsidRPr="00000000">
              <w:rPr>
                <w:rFonts w:ascii="Times New Roman" w:cs="Times New Roman" w:eastAsia="Times New Roman" w:hAnsi="Times New Roman"/>
                <w:sz w:val="20"/>
                <w:szCs w:val="20"/>
                <w:rtl w:val="0"/>
              </w:rPr>
              <w:t xml:space="preserve">standard chemotherapy </w:t>
            </w:r>
            <w:hyperlink w:anchor="5cpp9ixd4clc">
              <w:r w:rsidDel="00000000" w:rsidR="00000000" w:rsidRPr="00000000">
                <w:rPr>
                  <w:rtl w:val="0"/>
                </w:rPr>
                <w:t xml:space="preserve">[KEYNOTE 024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7D">
            <w:pPr>
              <w:spacing w:line="240" w:lineRule="auto"/>
              <w:ind w:left="0" w:firstLine="0"/>
              <w:rPr/>
            </w:pPr>
            <w:r w:rsidDel="00000000" w:rsidR="00000000" w:rsidRPr="00000000">
              <w:rPr>
                <w:rtl w:val="0"/>
              </w:rPr>
              <w:t xml:space="preserve">PD-L1 (0-49%) AC should receive Pembro/Carboplatin/Pemetrexed </w:t>
            </w:r>
            <w:r w:rsidDel="00000000" w:rsidR="00000000" w:rsidRPr="00000000">
              <w:rPr>
                <w:rtl w:val="0"/>
              </w:rPr>
              <w:t xml:space="preserve">[</w:t>
            </w:r>
            <w:hyperlink w:anchor="cny0ar61pzpf">
              <w:r w:rsidDel="00000000" w:rsidR="00000000" w:rsidRPr="00000000">
                <w:rPr>
                  <w:rtl w:val="0"/>
                </w:rPr>
                <w:t xml:space="preserve">KEYNOTE 407</w:t>
              </w:r>
            </w:hyperlink>
            <w:r w:rsidDel="00000000" w:rsidR="00000000" w:rsidRPr="00000000">
              <w:rPr>
                <w:rtl w:val="0"/>
              </w:rPr>
              <w:t xml:space="preserve">, </w:t>
            </w:r>
            <w:hyperlink w:anchor="bgimj6grw2xo">
              <w:r w:rsidDel="00000000" w:rsidR="00000000" w:rsidRPr="00000000">
                <w:rPr>
                  <w:rtl w:val="0"/>
                </w:rPr>
                <w:t xml:space="preserve">189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7E">
            <w:pPr>
              <w:spacing w:line="240" w:lineRule="auto"/>
              <w:ind w:left="0" w:firstLine="0"/>
              <w:rPr/>
            </w:pPr>
            <w:r w:rsidDel="00000000" w:rsidR="00000000" w:rsidRPr="00000000">
              <w:rPr>
                <w:rtl w:val="0"/>
              </w:rPr>
              <w:t xml:space="preserve">PD-L1 (0-49%) SqCC should receive Pembro/Carbo/(paclitaxel or nab-paclitaxel). No pemetrexed per [</w:t>
            </w:r>
            <w:hyperlink w:anchor="qun6lvau5o4o">
              <w:r w:rsidDel="00000000" w:rsidR="00000000" w:rsidRPr="00000000">
                <w:rPr>
                  <w:rtl w:val="0"/>
                </w:rPr>
                <w:t xml:space="preserve">Scagliotti</w:t>
              </w:r>
            </w:hyperlink>
            <w:r w:rsidDel="00000000" w:rsidR="00000000" w:rsidRPr="00000000">
              <w:rPr>
                <w:rtl w:val="0"/>
              </w:rPr>
              <w:t xml:space="preserve">].</w:t>
            </w:r>
          </w:p>
          <w:p w:rsidR="00000000" w:rsidDel="00000000" w:rsidP="00000000" w:rsidRDefault="00000000" w:rsidRPr="00000000" w14:paraId="0000077F">
            <w:pPr>
              <w:spacing w:line="240" w:lineRule="auto"/>
              <w:ind w:left="0" w:firstLine="0"/>
              <w:rPr/>
            </w:pPr>
            <w:r w:rsidDel="00000000" w:rsidR="00000000" w:rsidRPr="00000000">
              <w:rPr>
                <w:rtl w:val="0"/>
              </w:rPr>
              <w:t xml:space="preserve">Single-agent Pembro is an option for low-positive (e.g. 1-49%) PD-L1 [</w:t>
            </w:r>
            <w:hyperlink w:anchor="6ty86d8r8zr0">
              <w:r w:rsidDel="00000000" w:rsidR="00000000" w:rsidRPr="00000000">
                <w:rPr>
                  <w:rtl w:val="0"/>
                </w:rPr>
                <w:t xml:space="preserve">KEYNOTE 42</w:t>
              </w:r>
            </w:hyperlink>
            <w:r w:rsidDel="00000000" w:rsidR="00000000" w:rsidRPr="00000000">
              <w:rPr>
                <w:rtl w:val="0"/>
              </w:rPr>
              <w:t xml:space="preserve">].</w:t>
            </w:r>
          </w:p>
          <w:p w:rsidR="00000000" w:rsidDel="00000000" w:rsidP="00000000" w:rsidRDefault="00000000" w:rsidRPr="00000000" w14:paraId="00000780">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Immune naive, PD-L1 positive pts may use </w:t>
            </w:r>
            <w:r w:rsidDel="00000000" w:rsidR="00000000" w:rsidRPr="00000000">
              <w:rPr>
                <w:rtl w:val="0"/>
              </w:rPr>
              <w:t xml:space="preserve">Nivo</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t xml:space="preserve"> pembro </w:t>
            </w:r>
            <w:r w:rsidDel="00000000" w:rsidR="00000000" w:rsidRPr="00000000">
              <w:rPr>
                <w:rFonts w:ascii="Times New Roman" w:cs="Times New Roman" w:eastAsia="Times New Roman" w:hAnsi="Times New Roman"/>
                <w:sz w:val="20"/>
                <w:szCs w:val="20"/>
                <w:rtl w:val="0"/>
              </w:rPr>
              <w:t xml:space="preserve">or </w:t>
            </w:r>
            <w:r w:rsidDel="00000000" w:rsidR="00000000" w:rsidRPr="00000000">
              <w:rPr>
                <w:rtl w:val="0"/>
              </w:rPr>
              <w:t xml:space="preserve">atez</w:t>
            </w:r>
            <w:r w:rsidDel="00000000" w:rsidR="00000000" w:rsidRPr="00000000">
              <w:rPr>
                <w:rFonts w:ascii="Times New Roman" w:cs="Times New Roman" w:eastAsia="Times New Roman" w:hAnsi="Times New Roman"/>
                <w:sz w:val="20"/>
                <w:szCs w:val="20"/>
                <w:rtl w:val="0"/>
              </w:rPr>
              <w:t xml:space="preserve">. No </w:t>
            </w:r>
            <w:r w:rsidDel="00000000" w:rsidR="00000000" w:rsidRPr="00000000">
              <w:rPr>
                <w:rtl w:val="0"/>
              </w:rPr>
              <w:t xml:space="preserve">Pembro for PD-L1 0%, as it has not been tested.</w:t>
            </w:r>
            <w:r w:rsidDel="00000000" w:rsidR="00000000" w:rsidRPr="00000000">
              <w:rPr>
                <w:rtl w:val="0"/>
              </w:rPr>
            </w:r>
          </w:p>
          <w:p w:rsidR="00000000" w:rsidDel="00000000" w:rsidP="00000000" w:rsidRDefault="00000000" w:rsidRPr="00000000" w14:paraId="00000781">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Immune naive, PD-L1 negative/unknown may use nivolumab</w:t>
            </w:r>
            <w:r w:rsidDel="00000000" w:rsidR="00000000" w:rsidRPr="00000000">
              <w:rPr>
                <w:color w:val="cccccc"/>
                <w:rtl w:val="0"/>
              </w:rPr>
              <w:t xml:space="preserve"> </w:t>
            </w:r>
            <w:r w:rsidDel="00000000" w:rsidR="00000000" w:rsidRPr="00000000">
              <w:rPr>
                <w:rtl w:val="0"/>
              </w:rPr>
              <w:t xml:space="preserve">[</w:t>
            </w:r>
            <w:hyperlink w:anchor="qyvf65ur47xl">
              <w:r w:rsidDel="00000000" w:rsidR="00000000" w:rsidRPr="00000000">
                <w:rPr>
                  <w:rtl w:val="0"/>
                </w:rPr>
                <w:t xml:space="preserve">CheckMate 057, 017</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or atezolizumab</w:t>
            </w:r>
            <w:r w:rsidDel="00000000" w:rsidR="00000000" w:rsidRPr="00000000">
              <w:rPr>
                <w:rtl w:val="0"/>
              </w:rPr>
              <w:t xml:space="preserve"> </w:t>
            </w:r>
            <w:r w:rsidDel="00000000" w:rsidR="00000000" w:rsidRPr="00000000">
              <w:rPr>
                <w:rtl w:val="0"/>
              </w:rPr>
              <w:t xml:space="preserve">[</w:t>
            </w:r>
            <w:hyperlink w:anchor="6qiwjejnict">
              <w:r w:rsidDel="00000000" w:rsidR="00000000" w:rsidRPr="00000000">
                <w:rPr>
                  <w:rtl w:val="0"/>
                </w:rPr>
                <w:t xml:space="preserve">POPLAR</w:t>
              </w:r>
            </w:hyperlink>
            <w:r w:rsidDel="00000000" w:rsidR="00000000" w:rsidRPr="00000000">
              <w:rPr>
                <w:rtl w:val="0"/>
              </w:rPr>
              <w:t xml:space="preserve">, </w:t>
            </w:r>
            <w:hyperlink w:anchor="2jav53yyg0w9">
              <w:r w:rsidDel="00000000" w:rsidR="00000000" w:rsidRPr="00000000">
                <w:rPr>
                  <w:rtl w:val="0"/>
                </w:rPr>
                <w:t xml:space="preserve">OAK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82">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Pts who cannot receive immunotherapy after chemotherapy should receive docetaxel.</w:t>
            </w:r>
          </w:p>
          <w:p w:rsidR="00000000" w:rsidDel="00000000" w:rsidP="00000000" w:rsidRDefault="00000000" w:rsidRPr="00000000" w14:paraId="00000783">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Pemetrexed recommended for non-squamous histology </w:t>
            </w:r>
            <w:r w:rsidDel="00000000" w:rsidR="00000000" w:rsidRPr="00000000">
              <w:rPr>
                <w:rtl w:val="0"/>
              </w:rPr>
              <w:t xml:space="preserve">[</w:t>
            </w:r>
            <w:hyperlink w:anchor="qun6lvau5o4o">
              <w:r w:rsidDel="00000000" w:rsidR="00000000" w:rsidRPr="00000000">
                <w:rPr>
                  <w:rtl w:val="0"/>
                </w:rPr>
                <w:t xml:space="preserve">Scagliotti</w:t>
              </w:r>
            </w:hyperlink>
            <w:r w:rsidDel="00000000" w:rsidR="00000000" w:rsidRPr="00000000">
              <w:rPr>
                <w:rtl w:val="0"/>
              </w:rPr>
              <w:t xml:space="preserve">].</w:t>
            </w:r>
          </w:p>
          <w:p w:rsidR="00000000" w:rsidDel="00000000" w:rsidP="00000000" w:rsidRDefault="00000000" w:rsidRPr="00000000" w14:paraId="00000784">
            <w:pPr>
              <w:numPr>
                <w:ilvl w:val="0"/>
                <w:numId w:val="64"/>
              </w:numPr>
              <w:spacing w:line="240" w:lineRule="auto"/>
              <w:ind w:left="720" w:hanging="360"/>
              <w:rPr>
                <w:u w:val="none"/>
              </w:rPr>
            </w:pPr>
            <w:r w:rsidDel="00000000" w:rsidR="00000000" w:rsidRPr="00000000">
              <w:rPr>
                <w:rtl w:val="0"/>
              </w:rPr>
              <w:t xml:space="preserve">Pemetrexed (survival detriment) and bevacizumab (hemorrhages) are contraindicated in SqCC [</w:t>
            </w:r>
            <w:hyperlink w:anchor="qun6lvau5o4o">
              <w:r w:rsidDel="00000000" w:rsidR="00000000" w:rsidRPr="00000000">
                <w:rPr>
                  <w:rtl w:val="0"/>
                </w:rPr>
                <w:t xml:space="preserve">Scagliotti</w:t>
              </w:r>
            </w:hyperlink>
            <w:r w:rsidDel="00000000" w:rsidR="00000000" w:rsidRPr="00000000">
              <w:rPr>
                <w:rtl w:val="0"/>
              </w:rPr>
              <w:t xml:space="preserve">, </w:t>
            </w:r>
            <w:hyperlink w:anchor="tvuswbsnh3c5">
              <w:r w:rsidDel="00000000" w:rsidR="00000000" w:rsidRPr="00000000">
                <w:rPr>
                  <w:rtl w:val="0"/>
                </w:rPr>
                <w:t xml:space="preserve">Johnson</w:t>
              </w:r>
            </w:hyperlink>
            <w:r w:rsidDel="00000000" w:rsidR="00000000" w:rsidRPr="00000000">
              <w:rPr>
                <w:rtl w:val="0"/>
              </w:rPr>
              <w:t xml:space="preserve">].</w:t>
            </w:r>
          </w:p>
          <w:p w:rsidR="00000000" w:rsidDel="00000000" w:rsidP="00000000" w:rsidRDefault="00000000" w:rsidRPr="00000000" w14:paraId="00000785">
            <w:pPr>
              <w:numPr>
                <w:ilvl w:val="0"/>
                <w:numId w:val="64"/>
              </w:numPr>
              <w:spacing w:line="240" w:lineRule="auto"/>
              <w:ind w:left="720" w:hanging="360"/>
            </w:pPr>
            <w:r w:rsidDel="00000000" w:rsidR="00000000" w:rsidRPr="00000000">
              <w:rPr>
                <w:rtl w:val="0"/>
              </w:rPr>
              <w:t xml:space="preserve">Progression on the first line EGFR and T790M should receive Osimertinib; if T790M negative then chemotherapy.</w:t>
            </w:r>
          </w:p>
          <w:p w:rsidR="00000000" w:rsidDel="00000000" w:rsidP="00000000" w:rsidRDefault="00000000" w:rsidRPr="00000000" w14:paraId="00000786">
            <w:pPr>
              <w:numPr>
                <w:ilvl w:val="0"/>
                <w:numId w:val="64"/>
              </w:numPr>
              <w:spacing w:line="240" w:lineRule="auto"/>
              <w:ind w:left="720" w:hanging="360"/>
              <w:rPr>
                <w:u w:val="none"/>
              </w:rPr>
            </w:pPr>
            <w:r w:rsidDel="00000000" w:rsidR="00000000" w:rsidRPr="00000000">
              <w:rPr>
                <w:rtl w:val="0"/>
              </w:rPr>
              <w:t xml:space="preserve">Carbopatin and pemetrexed is preferred over docetaxel for eldery with AC [</w:t>
            </w:r>
            <w:hyperlink r:id="rId503">
              <w:r w:rsidDel="00000000" w:rsidR="00000000" w:rsidRPr="00000000">
                <w:rPr>
                  <w:rtl w:val="0"/>
                </w:rPr>
                <w:t xml:space="preserve">Okamoto JAMA Onc '20</w:t>
              </w:r>
            </w:hyperlink>
            <w:r w:rsidDel="00000000" w:rsidR="00000000" w:rsidRPr="00000000">
              <w:rPr>
                <w:rtl w:val="0"/>
              </w:rPr>
              <w:t xml:space="preserve">].</w:t>
            </w:r>
          </w:p>
          <w:p w:rsidR="00000000" w:rsidDel="00000000" w:rsidP="00000000" w:rsidRDefault="00000000" w:rsidRPr="00000000" w14:paraId="00000787">
            <w:pPr>
              <w:spacing w:line="240" w:lineRule="auto"/>
              <w:ind w:left="720" w:firstLine="0"/>
              <w:rPr/>
            </w:pPr>
            <w:r w:rsidDel="00000000" w:rsidR="00000000" w:rsidRPr="00000000">
              <w:rPr>
                <w:rtl w:val="0"/>
              </w:rPr>
              <w:t xml:space="preserve">TBL </w:t>
            </w:r>
            <w:hyperlink r:id="rId504">
              <w:r w:rsidDel="00000000" w:rsidR="00000000" w:rsidRPr="00000000">
                <w:rPr>
                  <w:vertAlign w:val="superscript"/>
                  <w:rtl w:val="0"/>
                </w:rPr>
                <w:t xml:space="preserve">QS</w:t>
              </w:r>
            </w:hyperlink>
            <w:r w:rsidDel="00000000" w:rsidR="00000000" w:rsidRPr="00000000">
              <w:rPr>
                <w:rFonts w:ascii="Gungsuh" w:cs="Gungsuh" w:eastAsia="Gungsuh" w:hAnsi="Gungsuh"/>
                <w:rtl w:val="0"/>
              </w:rPr>
              <w:t xml:space="preserve">: For patients ≥75 years old, carboplatin and pemetrexed is currently the cytotoxic chemo of choice.</w:t>
            </w:r>
          </w:p>
          <w:p w:rsidR="00000000" w:rsidDel="00000000" w:rsidP="00000000" w:rsidRDefault="00000000" w:rsidRPr="00000000" w14:paraId="00000788">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505">
              <w:r w:rsidDel="00000000" w:rsidR="00000000" w:rsidRPr="00000000">
                <w:rPr>
                  <w:rFonts w:ascii="Times New Roman" w:cs="Times New Roman" w:eastAsia="Times New Roman" w:hAnsi="Times New Roman"/>
                  <w:b w:val="1"/>
                  <w:sz w:val="20"/>
                  <w:szCs w:val="20"/>
                  <w:rtl w:val="0"/>
                </w:rPr>
                <w:t xml:space="preserve">Molecular Testing for Selection of Pts w Lung Cancer for Tx w Targeted TKIs </w:t>
              </w:r>
            </w:hyperlink>
            <w:r w:rsidDel="00000000" w:rsidR="00000000" w:rsidRPr="00000000">
              <w:rPr>
                <w:rFonts w:ascii="Times New Roman" w:cs="Times New Roman" w:eastAsia="Times New Roman" w:hAnsi="Times New Roman"/>
                <w:i w:val="1"/>
                <w:sz w:val="20"/>
                <w:szCs w:val="20"/>
                <w:rtl w:val="0"/>
              </w:rPr>
              <w:t xml:space="preserve">February 5, 2018</w:t>
            </w:r>
          </w:p>
          <w:p w:rsidR="00000000" w:rsidDel="00000000" w:rsidP="00000000" w:rsidRDefault="00000000" w:rsidRPr="00000000" w14:paraId="00000789">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Confirms CAP/IASLC/AMP guidelines [</w:t>
            </w:r>
            <w:hyperlink r:id="rId506">
              <w:r w:rsidDel="00000000" w:rsidR="00000000" w:rsidRPr="00000000">
                <w:rPr>
                  <w:rFonts w:ascii="Times New Roman" w:cs="Times New Roman" w:eastAsia="Times New Roman" w:hAnsi="Times New Roman"/>
                  <w:sz w:val="20"/>
                  <w:szCs w:val="20"/>
                  <w:rtl w:val="0"/>
                </w:rPr>
                <w:t xml:space="preserve">JTO '18</w:t>
              </w:r>
            </w:hyperlink>
            <w:r w:rsidDel="00000000" w:rsidR="00000000" w:rsidRPr="00000000">
              <w:rPr>
                <w:rFonts w:ascii="Times New Roman" w:cs="Times New Roman" w:eastAsia="Times New Roman" w:hAnsi="Times New Roman"/>
                <w:sz w:val="20"/>
                <w:szCs w:val="20"/>
                <w:rtl w:val="0"/>
              </w:rPr>
              <w:t xml:space="preserve">] req's analytical methods to be able to detect mutations in a sample w as little as 20% cancer cells. </w:t>
            </w:r>
          </w:p>
          <w:p w:rsidR="00000000" w:rsidDel="00000000" w:rsidP="00000000" w:rsidRDefault="00000000" w:rsidRPr="00000000" w14:paraId="0000078A">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IHC testing of </w:t>
            </w:r>
            <w:r w:rsidDel="00000000" w:rsidR="00000000" w:rsidRPr="00000000">
              <w:rPr>
                <w:rtl w:val="0"/>
              </w:rPr>
              <w:t xml:space="preserve">EGFR is strongly</w:t>
            </w:r>
            <w:r w:rsidDel="00000000" w:rsidR="00000000" w:rsidRPr="00000000">
              <w:rPr>
                <w:rFonts w:ascii="Times New Roman" w:cs="Times New Roman" w:eastAsia="Times New Roman" w:hAnsi="Times New Roman"/>
                <w:sz w:val="20"/>
                <w:szCs w:val="20"/>
                <w:rtl w:val="0"/>
              </w:rPr>
              <w:t xml:space="preserve"> discouraged. IHC may </w:t>
            </w:r>
            <w:r w:rsidDel="00000000" w:rsidR="00000000" w:rsidRPr="00000000">
              <w:rPr>
                <w:rtl w:val="0"/>
              </w:rPr>
              <w:t xml:space="preserve">be an alternative</w:t>
            </w:r>
            <w:r w:rsidDel="00000000" w:rsidR="00000000" w:rsidRPr="00000000">
              <w:rPr>
                <w:rFonts w:ascii="Times New Roman" w:cs="Times New Roman" w:eastAsia="Times New Roman" w:hAnsi="Times New Roman"/>
                <w:sz w:val="20"/>
                <w:szCs w:val="20"/>
                <w:rtl w:val="0"/>
              </w:rPr>
              <w:t xml:space="preserve"> to FISH testing for ROS1 and ALK.</w:t>
            </w:r>
          </w:p>
          <w:p w:rsidR="00000000" w:rsidDel="00000000" w:rsidP="00000000" w:rsidRDefault="00000000" w:rsidRPr="00000000" w14:paraId="0000078B">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 in 2017: ROS1 recommended for AC pts. Next gen labs also get ERBB2, MET, BRAF, KRAS, RET.</w:t>
            </w:r>
          </w:p>
          <w:p w:rsidR="00000000" w:rsidDel="00000000" w:rsidP="00000000" w:rsidRDefault="00000000" w:rsidRPr="00000000" w14:paraId="0000078C">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give recs for non-AC NSCLC, targeted pts who relapsed on targeted therapy, and testing for CTCs.</w:t>
            </w:r>
          </w:p>
          <w:p w:rsidR="00000000" w:rsidDel="00000000" w:rsidP="00000000" w:rsidRDefault="00000000" w:rsidRPr="00000000" w14:paraId="0000078D">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5% sensitivity analysis for EGFR T790Mmt in pts w secondary resistance to EGFR inhibition.</w:t>
            </w:r>
          </w:p>
          <w:p w:rsidR="00000000" w:rsidDel="00000000" w:rsidP="00000000" w:rsidRDefault="00000000" w:rsidRPr="00000000" w14:paraId="0000078E">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Cell-free DNA may be used to "rule in" targetable mutations when tissue is limited or hard to obtain.</w:t>
            </w:r>
            <w:r w:rsidDel="00000000" w:rsidR="00000000" w:rsidRPr="00000000">
              <w:rPr>
                <w:rtl w:val="0"/>
              </w:rPr>
            </w:r>
          </w:p>
          <w:p w:rsidR="00000000" w:rsidDel="00000000" w:rsidP="00000000" w:rsidRDefault="00000000" w:rsidRPr="00000000" w14:paraId="0000078F">
            <w:pPr>
              <w:numPr>
                <w:ilvl w:val="0"/>
                <w:numId w:val="64"/>
              </w:numPr>
              <w:spacing w:line="240" w:lineRule="auto"/>
              <w:ind w:left="720" w:hanging="360"/>
            </w:pPr>
            <w:r w:rsidDel="00000000" w:rsidR="00000000" w:rsidRPr="00000000">
              <w:rPr>
                <w:rtl w:val="0"/>
              </w:rPr>
              <w:t xml:space="preserve">Now, Osimertinib NCCN Cat </w:t>
            </w:r>
            <w:r w:rsidDel="00000000" w:rsidR="00000000" w:rsidRPr="00000000">
              <w:rPr>
                <w:rtl w:val="0"/>
              </w:rPr>
              <w:t xml:space="preserve">1 preferred</w:t>
            </w:r>
            <w:r w:rsidDel="00000000" w:rsidR="00000000" w:rsidRPr="00000000">
              <w:rPr>
                <w:rtl w:val="0"/>
              </w:rPr>
              <w:t xml:space="preserve"> as of 2018. ORR in the brain 90%, including 2x ORR if RT 6 mo prior </w:t>
            </w:r>
            <w:hyperlink r:id="rId507">
              <w:r w:rsidDel="00000000" w:rsidR="00000000" w:rsidRPr="00000000">
                <w:rPr>
                  <w:vertAlign w:val="superscript"/>
                  <w:rtl w:val="0"/>
                </w:rPr>
                <w:t xml:space="preserve">QS</w:t>
              </w:r>
            </w:hyperlink>
            <w:r w:rsidDel="00000000" w:rsidR="00000000" w:rsidRPr="00000000">
              <w:rPr>
                <w:rtl w:val="0"/>
              </w:rPr>
              <w:t xml:space="preserve">.</w:t>
            </w:r>
          </w:p>
          <w:p w:rsidR="00000000" w:rsidDel="00000000" w:rsidP="00000000" w:rsidRDefault="00000000" w:rsidRPr="00000000" w14:paraId="00000790">
            <w:pPr>
              <w:numPr>
                <w:ilvl w:val="0"/>
                <w:numId w:val="64"/>
              </w:numPr>
              <w:spacing w:line="240" w:lineRule="auto"/>
              <w:ind w:left="720" w:hanging="360"/>
            </w:pPr>
            <w:r w:rsidDel="00000000" w:rsidR="00000000" w:rsidRPr="00000000">
              <w:rPr>
                <w:rtl w:val="0"/>
              </w:rPr>
              <w:t xml:space="preserve">ROS1 rearrangement should receive Crizotinib, and if previously received crizotinib, then offer chemo.</w:t>
            </w:r>
          </w:p>
          <w:p w:rsidR="00000000" w:rsidDel="00000000" w:rsidP="00000000" w:rsidRDefault="00000000" w:rsidRPr="00000000" w14:paraId="00000791">
            <w:pPr>
              <w:spacing w:line="240" w:lineRule="auto"/>
              <w:ind w:left="0" w:firstLine="0"/>
              <w:rPr/>
            </w:pPr>
            <w:r w:rsidDel="00000000" w:rsidR="00000000" w:rsidRPr="00000000">
              <w:rPr>
                <w:b w:val="1"/>
                <w:rtl w:val="0"/>
              </w:rPr>
              <w:t xml:space="preserve">First line</w:t>
            </w:r>
            <w:r w:rsidDel="00000000" w:rsidR="00000000" w:rsidRPr="00000000">
              <w:rPr>
                <w:rtl w:val="0"/>
              </w:rPr>
              <w:t xml:space="preserve">: Targetable mutations, if present (Adenocarcinoma only).</w:t>
            </w:r>
          </w:p>
          <w:p w:rsidR="00000000" w:rsidDel="00000000" w:rsidP="00000000" w:rsidRDefault="00000000" w:rsidRPr="00000000" w14:paraId="00000792">
            <w:pPr>
              <w:numPr>
                <w:ilvl w:val="0"/>
                <w:numId w:val="64"/>
              </w:numPr>
              <w:spacing w:line="240" w:lineRule="auto"/>
              <w:ind w:left="720" w:hanging="360"/>
            </w:pPr>
            <w:r w:rsidDel="00000000" w:rsidR="00000000" w:rsidRPr="00000000">
              <w:rPr>
                <w:rtl w:val="0"/>
              </w:rPr>
              <w:t xml:space="preserve">KRAS 20-25%, EGFR 15%, ALK 5%, ROS1 1-2%.</w:t>
            </w:r>
          </w:p>
          <w:p w:rsidR="00000000" w:rsidDel="00000000" w:rsidP="00000000" w:rsidRDefault="00000000" w:rsidRPr="00000000" w14:paraId="00000793">
            <w:pPr>
              <w:numPr>
                <w:ilvl w:val="0"/>
                <w:numId w:val="64"/>
              </w:numPr>
              <w:spacing w:line="240" w:lineRule="auto"/>
              <w:ind w:left="720" w:hanging="360"/>
            </w:pPr>
            <w:r w:rsidDel="00000000" w:rsidR="00000000" w:rsidRPr="00000000">
              <w:rPr>
                <w:u w:val="single"/>
                <w:rtl w:val="0"/>
              </w:rPr>
              <w:t xml:space="preserve">KRAS</w:t>
            </w:r>
            <w:r w:rsidDel="00000000" w:rsidR="00000000" w:rsidRPr="00000000">
              <w:rPr>
                <w:rtl w:val="0"/>
              </w:rPr>
              <w:t xml:space="preserve"> mutation is associated with lack of sensitivity for EGFR inhibitors.</w:t>
            </w:r>
          </w:p>
          <w:p w:rsidR="00000000" w:rsidDel="00000000" w:rsidP="00000000" w:rsidRDefault="00000000" w:rsidRPr="00000000" w14:paraId="00000794">
            <w:pPr>
              <w:numPr>
                <w:ilvl w:val="0"/>
                <w:numId w:val="64"/>
              </w:numPr>
              <w:spacing w:line="240" w:lineRule="auto"/>
              <w:ind w:left="720" w:hanging="360"/>
            </w:pPr>
            <w:r w:rsidDel="00000000" w:rsidR="00000000" w:rsidRPr="00000000">
              <w:rPr>
                <w:u w:val="single"/>
                <w:rtl w:val="0"/>
              </w:rPr>
              <w:t xml:space="preserve">EGFR</w:t>
            </w:r>
            <w:r w:rsidDel="00000000" w:rsidR="00000000" w:rsidRPr="00000000">
              <w:rPr>
                <w:rtl w:val="0"/>
              </w:rPr>
              <w:t xml:space="preserve"> in 25%: Osimertinib first line </w:t>
            </w:r>
            <w:hyperlink r:id="rId508">
              <w:r w:rsidDel="00000000" w:rsidR="00000000" w:rsidRPr="00000000">
                <w:rPr>
                  <w:vertAlign w:val="superscript"/>
                  <w:rtl w:val="0"/>
                </w:rPr>
                <w:t xml:space="preserve">QS</w:t>
              </w:r>
            </w:hyperlink>
            <w:r w:rsidDel="00000000" w:rsidR="00000000" w:rsidRPr="00000000">
              <w:rPr>
                <w:rtl w:val="0"/>
              </w:rPr>
              <w:t xml:space="preserve">.</w:t>
            </w:r>
          </w:p>
          <w:p w:rsidR="00000000" w:rsidDel="00000000" w:rsidP="00000000" w:rsidRDefault="00000000" w:rsidRPr="00000000" w14:paraId="00000795">
            <w:pPr>
              <w:numPr>
                <w:ilvl w:val="0"/>
                <w:numId w:val="64"/>
              </w:numPr>
              <w:spacing w:line="240" w:lineRule="auto"/>
              <w:ind w:left="720" w:hanging="360"/>
            </w:pPr>
            <w:r w:rsidDel="00000000" w:rsidR="00000000" w:rsidRPr="00000000">
              <w:rPr>
                <w:u w:val="single"/>
                <w:rtl w:val="0"/>
              </w:rPr>
              <w:t xml:space="preserve">Alk</w:t>
            </w:r>
            <w:r w:rsidDel="00000000" w:rsidR="00000000" w:rsidRPr="00000000">
              <w:rPr>
                <w:rFonts w:ascii="Cardo" w:cs="Cardo" w:eastAsia="Cardo" w:hAnsi="Cardo"/>
                <w:rtl w:val="0"/>
              </w:rPr>
              <w:t xml:space="preserve"> in 2-7%. Crizotinib→ ceritinib or alectinib before non-targeted therapy.</w:t>
            </w:r>
          </w:p>
          <w:p w:rsidR="00000000" w:rsidDel="00000000" w:rsidP="00000000" w:rsidRDefault="00000000" w:rsidRPr="00000000" w14:paraId="00000796">
            <w:pPr>
              <w:numPr>
                <w:ilvl w:val="1"/>
                <w:numId w:val="64"/>
              </w:numPr>
              <w:spacing w:line="240" w:lineRule="auto"/>
              <w:ind w:left="1440" w:hanging="360"/>
            </w:pPr>
            <w:r w:rsidDel="00000000" w:rsidR="00000000" w:rsidRPr="00000000">
              <w:rPr>
                <w:rtl w:val="0"/>
              </w:rPr>
              <w:t xml:space="preserve">Alectinib now first line over any other ALK agent </w:t>
            </w:r>
            <w:hyperlink r:id="rId509">
              <w:r w:rsidDel="00000000" w:rsidR="00000000" w:rsidRPr="00000000">
                <w:rPr>
                  <w:vertAlign w:val="superscript"/>
                  <w:rtl w:val="0"/>
                </w:rPr>
                <w:t xml:space="preserve">QS</w:t>
              </w:r>
            </w:hyperlink>
            <w:r w:rsidDel="00000000" w:rsidR="00000000" w:rsidRPr="00000000">
              <w:rPr>
                <w:rtl w:val="0"/>
              </w:rPr>
              <w:t xml:space="preserve">.</w:t>
            </w:r>
          </w:p>
          <w:p w:rsidR="00000000" w:rsidDel="00000000" w:rsidP="00000000" w:rsidRDefault="00000000" w:rsidRPr="00000000" w14:paraId="00000797">
            <w:pPr>
              <w:numPr>
                <w:ilvl w:val="0"/>
                <w:numId w:val="64"/>
              </w:numPr>
              <w:spacing w:line="240" w:lineRule="auto"/>
              <w:ind w:left="720" w:hanging="360"/>
            </w:pPr>
            <w:r w:rsidDel="00000000" w:rsidR="00000000" w:rsidRPr="00000000">
              <w:rPr>
                <w:u w:val="single"/>
                <w:rtl w:val="0"/>
              </w:rPr>
              <w:t xml:space="preserve">ROS1</w:t>
            </w:r>
            <w:r w:rsidDel="00000000" w:rsidR="00000000" w:rsidRPr="00000000">
              <w:rPr>
                <w:rtl w:val="0"/>
              </w:rPr>
              <w:t xml:space="preserve"> (1-2%): crizotinib (and ALK), ceritinib second line.</w:t>
            </w:r>
            <w:r w:rsidDel="00000000" w:rsidR="00000000" w:rsidRPr="00000000">
              <w:rPr>
                <w:rtl w:val="0"/>
              </w:rPr>
            </w:r>
          </w:p>
          <w:p w:rsidR="00000000" w:rsidDel="00000000" w:rsidP="00000000" w:rsidRDefault="00000000" w:rsidRPr="00000000" w14:paraId="00000798">
            <w:pPr>
              <w:spacing w:line="240" w:lineRule="auto"/>
              <w:ind w:left="0" w:firstLine="0"/>
              <w:rPr/>
            </w:pPr>
            <w:r w:rsidDel="00000000" w:rsidR="00000000" w:rsidRPr="00000000">
              <w:rPr>
                <w:b w:val="1"/>
                <w:rtl w:val="0"/>
              </w:rPr>
              <w:t xml:space="preserve">First line for non-targetable/Second line for targetable</w:t>
            </w:r>
            <w:r w:rsidDel="00000000" w:rsidR="00000000" w:rsidRPr="00000000">
              <w:rPr>
                <w:rtl w:val="0"/>
              </w:rPr>
              <w:t xml:space="preserve">: </w:t>
            </w:r>
          </w:p>
          <w:p w:rsidR="00000000" w:rsidDel="00000000" w:rsidP="00000000" w:rsidRDefault="00000000" w:rsidRPr="00000000" w14:paraId="00000799">
            <w:pPr>
              <w:spacing w:line="240" w:lineRule="auto"/>
              <w:ind w:left="0" w:firstLine="0"/>
              <w:rPr/>
            </w:pPr>
            <w:r w:rsidDel="00000000" w:rsidR="00000000" w:rsidRPr="00000000">
              <w:rPr>
                <w:rFonts w:ascii="Gungsuh" w:cs="Gungsuh" w:eastAsia="Gungsuh" w:hAnsi="Gungsuh"/>
                <w:rtl w:val="0"/>
              </w:rPr>
              <w:t xml:space="preserve">Pembrolizumab alone for PD-L1 ≥ 50%, or platinum doublet with pembrolizumab for unknown or PD-L1 &lt; 50%.</w:t>
            </w:r>
          </w:p>
          <w:p w:rsidR="00000000" w:rsidDel="00000000" w:rsidP="00000000" w:rsidRDefault="00000000" w:rsidRPr="00000000" w14:paraId="0000079A">
            <w:pPr>
              <w:numPr>
                <w:ilvl w:val="0"/>
                <w:numId w:val="64"/>
              </w:numPr>
              <w:spacing w:line="240" w:lineRule="auto"/>
              <w:ind w:left="720" w:hanging="360"/>
            </w:pPr>
            <w:r w:rsidDel="00000000" w:rsidR="00000000" w:rsidRPr="00000000">
              <w:rPr>
                <w:rtl w:val="0"/>
              </w:rPr>
              <w:t xml:space="preserve">AC: Platinum doublet (may include pemetrexed) ± bevacizumab with maintenance.</w:t>
            </w:r>
          </w:p>
          <w:p w:rsidR="00000000" w:rsidDel="00000000" w:rsidP="00000000" w:rsidRDefault="00000000" w:rsidRPr="00000000" w14:paraId="0000079B">
            <w:pPr>
              <w:numPr>
                <w:ilvl w:val="0"/>
                <w:numId w:val="64"/>
              </w:numPr>
              <w:spacing w:line="240" w:lineRule="auto"/>
              <w:ind w:left="720" w:hanging="360"/>
            </w:pPr>
            <w:r w:rsidDel="00000000" w:rsidR="00000000" w:rsidRPr="00000000">
              <w:rPr>
                <w:rtl w:val="0"/>
              </w:rPr>
              <w:t xml:space="preserve">SqCC: Platinum doublet (no pemetrexed) without maintenance. </w:t>
            </w:r>
            <w:r w:rsidDel="00000000" w:rsidR="00000000" w:rsidRPr="00000000">
              <w:rPr>
                <w:rtl w:val="0"/>
              </w:rPr>
            </w:r>
          </w:p>
          <w:p w:rsidR="00000000" w:rsidDel="00000000" w:rsidP="00000000" w:rsidRDefault="00000000" w:rsidRPr="00000000" w14:paraId="0000079C">
            <w:pPr>
              <w:spacing w:line="240" w:lineRule="auto"/>
              <w:ind w:left="0" w:firstLine="0"/>
              <w:rPr/>
            </w:pPr>
            <w:r w:rsidDel="00000000" w:rsidR="00000000" w:rsidRPr="00000000">
              <w:rPr>
                <w:b w:val="1"/>
                <w:rtl w:val="0"/>
              </w:rPr>
              <w:t xml:space="preserve">Third line</w:t>
            </w:r>
            <w:r w:rsidDel="00000000" w:rsidR="00000000" w:rsidRPr="00000000">
              <w:rPr>
                <w:rtl w:val="0"/>
              </w:rPr>
              <w:t xml:space="preserve">: Nivolumab or Pembrolizumab vs. Docetaxel ± ramucirumab (VEGFR2).</w:t>
            </w:r>
          </w:p>
          <w:p w:rsidR="00000000" w:rsidDel="00000000" w:rsidP="00000000" w:rsidRDefault="00000000" w:rsidRPr="00000000" w14:paraId="0000079D">
            <w:pPr>
              <w:numPr>
                <w:ilvl w:val="0"/>
                <w:numId w:val="64"/>
              </w:numPr>
              <w:spacing w:line="240" w:lineRule="auto"/>
              <w:ind w:left="720" w:hanging="360"/>
            </w:pPr>
            <w:r w:rsidDel="00000000" w:rsidR="00000000" w:rsidRPr="00000000">
              <w:rPr>
                <w:rtl w:val="0"/>
              </w:rPr>
              <w:t xml:space="preserve">Nivo or Pembro adds 3 mo to OS vs. docetaxel alone </w:t>
            </w:r>
            <w:r w:rsidDel="00000000" w:rsidR="00000000" w:rsidRPr="00000000">
              <w:rPr>
                <w:color w:val="cccccc"/>
                <w:rtl w:val="0"/>
              </w:rPr>
              <w:t xml:space="preserve">[KEYNOTE 010, </w:t>
            </w:r>
            <w:hyperlink w:anchor="qyvf65ur47xl">
              <w:r w:rsidDel="00000000" w:rsidR="00000000" w:rsidRPr="00000000">
                <w:rPr>
                  <w:color w:val="cccccc"/>
                  <w:rtl w:val="0"/>
                </w:rPr>
                <w:t xml:space="preserve">CheckMate 057, 017</w:t>
              </w:r>
            </w:hyperlink>
            <w:r w:rsidDel="00000000" w:rsidR="00000000" w:rsidRPr="00000000">
              <w:rPr>
                <w:color w:val="cccccc"/>
                <w:rtl w:val="0"/>
              </w:rPr>
              <w:t xml:space="preserve">].</w:t>
            </w:r>
          </w:p>
          <w:p w:rsidR="00000000" w:rsidDel="00000000" w:rsidP="00000000" w:rsidRDefault="00000000" w:rsidRPr="00000000" w14:paraId="0000079E">
            <w:pPr>
              <w:numPr>
                <w:ilvl w:val="0"/>
                <w:numId w:val="64"/>
              </w:numPr>
              <w:spacing w:line="240" w:lineRule="auto"/>
              <w:ind w:left="720" w:hanging="360"/>
            </w:pPr>
            <w:r w:rsidDel="00000000" w:rsidR="00000000" w:rsidRPr="00000000">
              <w:rPr>
                <w:rtl w:val="0"/>
              </w:rPr>
              <w:t xml:space="preserve">Ramucirumab adds 1 mo to OS when added to docetaxel </w:t>
            </w:r>
            <w:r w:rsidDel="00000000" w:rsidR="00000000" w:rsidRPr="00000000">
              <w:rPr>
                <w:color w:val="cccccc"/>
                <w:rtl w:val="0"/>
              </w:rPr>
              <w:t xml:space="preserve">[</w:t>
            </w:r>
            <w:hyperlink r:id="rId510">
              <w:r w:rsidDel="00000000" w:rsidR="00000000" w:rsidRPr="00000000">
                <w:rPr>
                  <w:color w:val="cccccc"/>
                  <w:rtl w:val="0"/>
                </w:rPr>
                <w:t xml:space="preserve">REVEL</w:t>
              </w:r>
            </w:hyperlink>
            <w:r w:rsidDel="00000000" w:rsidR="00000000" w:rsidRPr="00000000">
              <w:rPr>
                <w:color w:val="cccccc"/>
                <w:rtl w:val="0"/>
              </w:rPr>
              <w:t xml:space="preserve">].</w:t>
            </w:r>
          </w:p>
          <w:p w:rsidR="00000000" w:rsidDel="00000000" w:rsidP="00000000" w:rsidRDefault="00000000" w:rsidRPr="00000000" w14:paraId="0000079F">
            <w:pPr>
              <w:spacing w:line="240" w:lineRule="auto"/>
              <w:ind w:left="0" w:firstLine="0"/>
              <w:rPr/>
            </w:pPr>
            <w:r w:rsidDel="00000000" w:rsidR="00000000" w:rsidRPr="00000000">
              <w:rPr>
                <w:b w:val="1"/>
                <w:rtl w:val="0"/>
              </w:rPr>
              <w:t xml:space="preserve">Metastatic disease</w:t>
            </w:r>
            <w:r w:rsidDel="00000000" w:rsidR="00000000" w:rsidRPr="00000000">
              <w:rPr>
                <w:rtl w:val="0"/>
              </w:rPr>
              <w:t xml:space="preserve">: </w:t>
            </w:r>
          </w:p>
          <w:p w:rsidR="00000000" w:rsidDel="00000000" w:rsidP="00000000" w:rsidRDefault="00000000" w:rsidRPr="00000000" w14:paraId="000007A0">
            <w:pPr>
              <w:spacing w:line="240" w:lineRule="auto"/>
              <w:ind w:left="0" w:firstLine="0"/>
              <w:rPr/>
            </w:pPr>
            <w:r w:rsidDel="00000000" w:rsidR="00000000" w:rsidRPr="00000000">
              <w:rPr>
                <w:rFonts w:ascii="Cardo" w:cs="Cardo" w:eastAsia="Cardo" w:hAnsi="Cardo"/>
                <w:rtl w:val="0"/>
              </w:rPr>
              <w:t xml:space="preserve">Like Nivo/Ipi→ Nivo or BRAF/MEKi for melanoma, there is a ~50% intracranial response rate for asymptomatic BM.</w:t>
            </w:r>
          </w:p>
          <w:p w:rsidR="00000000" w:rsidDel="00000000" w:rsidP="00000000" w:rsidRDefault="00000000" w:rsidRPr="00000000" w14:paraId="000007A1">
            <w:pPr>
              <w:spacing w:line="240" w:lineRule="auto"/>
              <w:ind w:left="0" w:firstLine="0"/>
              <w:rPr/>
            </w:pPr>
            <w:r w:rsidDel="00000000" w:rsidR="00000000" w:rsidRPr="00000000">
              <w:rPr>
                <w:rtl w:val="0"/>
              </w:rPr>
              <w:t xml:space="preserve">Cut this number in half for PD-1 inhibition alone </w:t>
            </w:r>
            <w:hyperlink r:id="rId511">
              <w:r w:rsidDel="00000000" w:rsidR="00000000" w:rsidRPr="00000000">
                <w:rPr>
                  <w:vertAlign w:val="superscript"/>
                  <w:rtl w:val="0"/>
                </w:rPr>
                <w:t xml:space="preserve">QS</w:t>
              </w:r>
            </w:hyperlink>
            <w:r w:rsidDel="00000000" w:rsidR="00000000" w:rsidRPr="00000000">
              <w:rPr>
                <w:rtl w:val="0"/>
              </w:rPr>
              <w:t xml:space="preserve"> [</w:t>
            </w:r>
            <w:hyperlink r:id="rId512">
              <w:r w:rsidDel="00000000" w:rsidR="00000000" w:rsidRPr="00000000">
                <w:rPr>
                  <w:rtl w:val="0"/>
                </w:rPr>
                <w:t xml:space="preserve">Goldberg Lanc Onc '20</w:t>
              </w:r>
            </w:hyperlink>
            <w:r w:rsidDel="00000000" w:rsidR="00000000" w:rsidRPr="00000000">
              <w:rPr>
                <w:rtl w:val="0"/>
              </w:rPr>
              <w:t xml:space="preserve">]. See [</w:t>
            </w:r>
            <w:hyperlink r:id="rId513">
              <w:r w:rsidDel="00000000" w:rsidR="00000000" w:rsidRPr="00000000">
                <w:rPr>
                  <w:rtl w:val="0"/>
                </w:rPr>
                <w:t xml:space="preserve">Omission of RT</w:t>
              </w:r>
            </w:hyperlink>
            <w:r w:rsidDel="00000000" w:rsidR="00000000" w:rsidRPr="00000000">
              <w:rPr>
                <w:rtl w:val="0"/>
              </w:rPr>
              <w:t xml:space="preserve">] in the Brain Mets section.</w:t>
            </w:r>
            <w:r w:rsidDel="00000000" w:rsidR="00000000" w:rsidRPr="00000000">
              <w:rPr>
                <w:rtl w:val="0"/>
              </w:rPr>
            </w:r>
          </w:p>
          <w:p w:rsidR="00000000" w:rsidDel="00000000" w:rsidP="00000000" w:rsidRDefault="00000000" w:rsidRPr="00000000" w14:paraId="000007A2">
            <w:pPr>
              <w:numPr>
                <w:ilvl w:val="0"/>
                <w:numId w:val="64"/>
              </w:numPr>
              <w:spacing w:line="240" w:lineRule="auto"/>
              <w:ind w:left="720" w:hanging="360"/>
            </w:pPr>
            <w:r w:rsidDel="00000000" w:rsidR="00000000" w:rsidRPr="00000000">
              <w:rPr>
                <w:rtl w:val="0"/>
              </w:rPr>
              <w:t xml:space="preserve">Second line: </w:t>
            </w:r>
            <w:r w:rsidDel="00000000" w:rsidR="00000000" w:rsidRPr="00000000">
              <w:rPr>
                <w:b w:val="1"/>
                <w:rtl w:val="0"/>
              </w:rPr>
              <w:t xml:space="preserve">Nivolumab </w:t>
            </w:r>
            <w:r w:rsidDel="00000000" w:rsidR="00000000" w:rsidRPr="00000000">
              <w:rPr>
                <w:rtl w:val="0"/>
              </w:rPr>
              <w:t xml:space="preserve">(PD-1) or </w:t>
            </w:r>
            <w:r w:rsidDel="00000000" w:rsidR="00000000" w:rsidRPr="00000000">
              <w:rPr>
                <w:b w:val="1"/>
                <w:rtl w:val="0"/>
              </w:rPr>
              <w:t xml:space="preserve">Atezolizumab </w:t>
            </w:r>
            <w:r w:rsidDel="00000000" w:rsidR="00000000" w:rsidRPr="00000000">
              <w:rPr>
                <w:rtl w:val="0"/>
              </w:rPr>
              <w:t xml:space="preserve">(PD-L1).</w:t>
            </w:r>
          </w:p>
          <w:p w:rsidR="00000000" w:rsidDel="00000000" w:rsidP="00000000" w:rsidRDefault="00000000" w:rsidRPr="00000000" w14:paraId="000007A3">
            <w:pPr>
              <w:numPr>
                <w:ilvl w:val="1"/>
                <w:numId w:val="64"/>
              </w:numPr>
              <w:spacing w:line="240" w:lineRule="auto"/>
              <w:ind w:left="1440" w:hanging="360"/>
            </w:pPr>
            <w:r w:rsidDel="00000000" w:rsidR="00000000" w:rsidRPr="00000000">
              <w:rPr>
                <w:rtl w:val="0"/>
              </w:rPr>
              <w:t xml:space="preserve">Nivolumab alone</w:t>
            </w:r>
            <w:r w:rsidDel="00000000" w:rsidR="00000000" w:rsidRPr="00000000">
              <w:rPr>
                <w:rFonts w:ascii="Gungsuh" w:cs="Gungsuh" w:eastAsia="Gungsuh" w:hAnsi="Gungsuh"/>
                <w:color w:val="cccccc"/>
                <w:rtl w:val="0"/>
              </w:rPr>
              <w:t xml:space="preserve">. Previously Pembro alone second line ≥ 1% per </w:t>
            </w:r>
            <w:hyperlink w:anchor="68ukthy4bysa">
              <w:r w:rsidDel="00000000" w:rsidR="00000000" w:rsidRPr="00000000">
                <w:rPr>
                  <w:color w:val="cccccc"/>
                  <w:rtl w:val="0"/>
                </w:rPr>
                <w:t xml:space="preserve">010</w:t>
              </w:r>
            </w:hyperlink>
            <w:r w:rsidDel="00000000" w:rsidR="00000000" w:rsidRPr="00000000">
              <w:rPr>
                <w:color w:val="cccccc"/>
                <w:rtl w:val="0"/>
              </w:rPr>
              <w:t xml:space="preserve">.</w:t>
            </w:r>
          </w:p>
          <w:p w:rsidR="00000000" w:rsidDel="00000000" w:rsidP="00000000" w:rsidRDefault="00000000" w:rsidRPr="00000000" w14:paraId="000007A4">
            <w:pPr>
              <w:numPr>
                <w:ilvl w:val="1"/>
                <w:numId w:val="64"/>
              </w:numPr>
              <w:spacing w:line="240" w:lineRule="auto"/>
              <w:ind w:left="1440" w:hanging="360"/>
            </w:pPr>
            <w:r w:rsidDel="00000000" w:rsidR="00000000" w:rsidRPr="00000000">
              <w:rPr>
                <w:rtl w:val="0"/>
              </w:rPr>
              <w:t xml:space="preserve">Atezolizumab alone</w:t>
            </w:r>
            <w:r w:rsidDel="00000000" w:rsidR="00000000" w:rsidRPr="00000000">
              <w:rPr>
                <w:color w:val="cccccc"/>
                <w:rtl w:val="0"/>
              </w:rPr>
              <w:t xml:space="preserve"> </w:t>
            </w:r>
            <w:r w:rsidDel="00000000" w:rsidR="00000000" w:rsidRPr="00000000">
              <w:rPr>
                <w:rtl w:val="0"/>
              </w:rPr>
            </w:r>
          </w:p>
        </w:tc>
      </w:tr>
    </w:tbl>
    <w:p w:rsidR="00000000" w:rsidDel="00000000" w:rsidP="00000000" w:rsidRDefault="00000000" w:rsidRPr="00000000" w14:paraId="000007A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6">
      <w:pPr>
        <w:pStyle w:val="Heading2"/>
        <w:rPr/>
      </w:pPr>
      <w:bookmarkStart w:colFirst="0" w:colLast="0" w:name="_iwtyyd6s6gm9" w:id="125"/>
      <w:bookmarkEnd w:id="125"/>
      <w:hyperlink w:anchor="_wp55nx1rut9o">
        <w:r w:rsidDel="00000000" w:rsidR="00000000" w:rsidRPr="00000000">
          <w:rPr>
            <w:rtl w:val="0"/>
          </w:rPr>
          <w:t xml:space="preserve">Targeted therapy</w:t>
        </w:r>
      </w:hyperlink>
      <w:r w:rsidDel="00000000" w:rsidR="00000000" w:rsidRPr="00000000">
        <w:rPr>
          <w:rtl w:val="0"/>
        </w:rPr>
      </w:r>
    </w:p>
    <w:p w:rsidR="00000000" w:rsidDel="00000000" w:rsidP="00000000" w:rsidRDefault="00000000" w:rsidRPr="00000000" w14:paraId="000007A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50% &gt; 35% SqCC &gt; Large cell = SCLC 15-20%.</w:t>
      </w:r>
    </w:p>
    <w:p w:rsidR="00000000" w:rsidDel="00000000" w:rsidP="00000000" w:rsidRDefault="00000000" w:rsidRPr="00000000" w14:paraId="000007A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can transform to SCLC 5% of the time.</w:t>
      </w:r>
    </w:p>
    <w:p w:rsidR="00000000" w:rsidDel="00000000" w:rsidP="00000000" w:rsidRDefault="00000000" w:rsidRPr="00000000" w14:paraId="000007A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Targetable mutations in ~20% of all NSCLC, vast majority AC.</w:t>
      </w:r>
    </w:p>
    <w:p w:rsidR="00000000" w:rsidDel="00000000" w:rsidP="00000000" w:rsidRDefault="00000000" w:rsidRPr="00000000" w14:paraId="000007A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Frequency</w:t>
      </w:r>
      <w:r w:rsidDel="00000000" w:rsidR="00000000" w:rsidRPr="00000000">
        <w:rPr>
          <w:rFonts w:ascii="Times New Roman" w:cs="Times New Roman" w:eastAsia="Times New Roman" w:hAnsi="Times New Roman"/>
          <w:sz w:val="20"/>
          <w:szCs w:val="20"/>
          <w:rtl w:val="0"/>
        </w:rPr>
        <w:t xml:space="preserve">: KRAS (20-25%) &gt; EGFR (15%) &gt; ALK (5%) &gt; ROS1(1-2%).</w:t>
      </w:r>
    </w:p>
    <w:p w:rsidR="00000000" w:rsidDel="00000000" w:rsidP="00000000" w:rsidRDefault="00000000" w:rsidRPr="00000000" w14:paraId="000007A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b w:val="1"/>
          <w:sz w:val="20"/>
          <w:szCs w:val="20"/>
          <w:rtl w:val="0"/>
        </w:rPr>
        <w:t xml:space="preserve">P</w:t>
      </w:r>
      <w:r w:rsidDel="00000000" w:rsidR="00000000" w:rsidRPr="00000000">
        <w:rPr>
          <w:rFonts w:ascii="Times New Roman" w:cs="Times New Roman" w:eastAsia="Times New Roman" w:hAnsi="Times New Roman"/>
          <w:b w:val="1"/>
          <w:sz w:val="20"/>
          <w:szCs w:val="20"/>
          <w:rtl w:val="0"/>
        </w:rPr>
        <w:t xml:space="preserve">rognosis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Gungsuh" w:cs="Gungsuh" w:eastAsia="Gungsuh" w:hAnsi="Gungsuh"/>
          <w:sz w:val="20"/>
          <w:szCs w:val="20"/>
          <w:rtl w:val="0"/>
        </w:rPr>
        <w:t xml:space="preserve">EGFR ≅ ALK &gt; KRAS &gt; Wild type. </w:t>
      </w:r>
      <w:r w:rsidDel="00000000" w:rsidR="00000000" w:rsidRPr="00000000">
        <w:rPr>
          <w:rtl w:val="0"/>
        </w:rPr>
      </w:r>
    </w:p>
    <w:p w:rsidR="00000000" w:rsidDel="00000000" w:rsidP="00000000" w:rsidRDefault="00000000" w:rsidRPr="00000000" w14:paraId="000007A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KRAS </w:t>
      </w:r>
      <w:r w:rsidDel="00000000" w:rsidR="00000000" w:rsidRPr="00000000">
        <w:rPr>
          <w:rFonts w:ascii="Times New Roman" w:cs="Times New Roman" w:eastAsia="Times New Roman" w:hAnsi="Times New Roman"/>
          <w:sz w:val="20"/>
          <w:szCs w:val="20"/>
          <w:rtl w:val="0"/>
        </w:rPr>
        <w:t xml:space="preserve">(20-25%): Associated with lack of sensitivity for EGFR inhibitors.</w:t>
      </w:r>
    </w:p>
    <w:p w:rsidR="00000000" w:rsidDel="00000000" w:rsidP="00000000" w:rsidRDefault="00000000" w:rsidRPr="00000000" w14:paraId="000007AD">
      <w:pPr>
        <w:spacing w:line="240" w:lineRule="auto"/>
        <w:rPr/>
      </w:pPr>
      <w:r w:rsidDel="00000000" w:rsidR="00000000" w:rsidRPr="00000000">
        <w:rPr>
          <w:rtl w:val="0"/>
        </w:rPr>
      </w:r>
    </w:p>
    <w:tbl>
      <w:tblPr>
        <w:tblStyle w:val="Table26"/>
        <w:tblW w:w="10710.0" w:type="dxa"/>
        <w:jc w:val="left"/>
        <w:tblInd w:w="1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10"/>
        <w:tblGridChange w:id="0">
          <w:tblGrid>
            <w:gridCol w:w="10710"/>
          </w:tblGrid>
        </w:tblGridChange>
      </w:tblGrid>
      <w:tr>
        <w:tc>
          <w:tcPr>
            <w:shd w:fill="auto" w:val="clear"/>
            <w:tcMar>
              <w:top w:w="43.2" w:type="dxa"/>
              <w:left w:w="43.2" w:type="dxa"/>
              <w:bottom w:w="43.2" w:type="dxa"/>
              <w:right w:w="43.2" w:type="dxa"/>
            </w:tcMar>
            <w:vAlign w:val="top"/>
          </w:tcPr>
          <w:p w:rsidR="00000000" w:rsidDel="00000000" w:rsidP="00000000" w:rsidRDefault="00000000" w:rsidRPr="00000000" w14:paraId="000007AE">
            <w:pPr>
              <w:spacing w:line="240" w:lineRule="auto"/>
              <w:rPr/>
            </w:pPr>
            <w:r w:rsidDel="00000000" w:rsidR="00000000" w:rsidRPr="00000000">
              <w:rPr>
                <w:rtl w:val="0"/>
              </w:rPr>
              <w:t xml:space="preserve">As of 4/19/2018, </w:t>
            </w:r>
            <w:r w:rsidDel="00000000" w:rsidR="00000000" w:rsidRPr="00000000">
              <w:rPr>
                <w:b w:val="1"/>
                <w:rtl w:val="0"/>
              </w:rPr>
              <w:t xml:space="preserve">Osimertinib</w:t>
            </w:r>
            <w:r w:rsidDel="00000000" w:rsidR="00000000" w:rsidRPr="00000000">
              <w:rPr>
                <w:rtl w:val="0"/>
              </w:rPr>
              <w:t xml:space="preserve"> FDA approved and </w:t>
            </w:r>
            <w:r w:rsidDel="00000000" w:rsidR="00000000" w:rsidRPr="00000000">
              <w:rPr>
                <w:b w:val="1"/>
                <w:rtl w:val="0"/>
              </w:rPr>
              <w:t xml:space="preserve">now</w:t>
            </w:r>
            <w:r w:rsidDel="00000000" w:rsidR="00000000" w:rsidRPr="00000000">
              <w:rPr>
                <w:rtl w:val="0"/>
              </w:rPr>
              <w:t xml:space="preserve"> </w:t>
            </w:r>
            <w:r w:rsidDel="00000000" w:rsidR="00000000" w:rsidRPr="00000000">
              <w:rPr>
                <w:b w:val="1"/>
                <w:rtl w:val="0"/>
              </w:rPr>
              <w:t xml:space="preserve">NCCN first line preferred Cat 1 for EGFRm</w:t>
            </w:r>
            <w:r w:rsidDel="00000000" w:rsidR="00000000" w:rsidRPr="00000000">
              <w:rPr>
                <w:rtl w:val="0"/>
              </w:rPr>
              <w:t xml:space="preserve">!</w:t>
            </w:r>
          </w:p>
          <w:p w:rsidR="00000000" w:rsidDel="00000000" w:rsidP="00000000" w:rsidRDefault="00000000" w:rsidRPr="00000000" w14:paraId="000007AF">
            <w:pPr>
              <w:numPr>
                <w:ilvl w:val="0"/>
                <w:numId w:val="58"/>
              </w:numPr>
              <w:spacing w:line="240" w:lineRule="auto"/>
              <w:ind w:left="720" w:hanging="360"/>
            </w:pPr>
            <w:r w:rsidDel="00000000" w:rsidR="00000000" w:rsidRPr="00000000">
              <w:rPr>
                <w:rtl w:val="0"/>
              </w:rPr>
              <w:t xml:space="preserve">Osimertinib has the best penetration into the brain, though it appears to be best if rec'd prior RT within 6 mo.</w:t>
            </w:r>
          </w:p>
          <w:p w:rsidR="00000000" w:rsidDel="00000000" w:rsidP="00000000" w:rsidRDefault="00000000" w:rsidRPr="00000000" w14:paraId="000007B0">
            <w:pPr>
              <w:numPr>
                <w:ilvl w:val="0"/>
                <w:numId w:val="58"/>
              </w:numPr>
              <w:spacing w:line="240" w:lineRule="auto"/>
              <w:ind w:left="720" w:hanging="360"/>
            </w:pPr>
            <w:r w:rsidDel="00000000" w:rsidR="00000000" w:rsidRPr="00000000">
              <w:rPr>
                <w:rtl w:val="0"/>
              </w:rPr>
              <w:t xml:space="preserve">TBL </w:t>
            </w:r>
            <w:hyperlink r:id="rId514">
              <w:r w:rsidDel="00000000" w:rsidR="00000000" w:rsidRPr="00000000">
                <w:rPr>
                  <w:vertAlign w:val="superscript"/>
                  <w:rtl w:val="0"/>
                </w:rPr>
                <w:t xml:space="preserve">QS</w:t>
              </w:r>
            </w:hyperlink>
            <w:r w:rsidDel="00000000" w:rsidR="00000000" w:rsidRPr="00000000">
              <w:rPr>
                <w:rtl w:val="0"/>
              </w:rPr>
              <w:t xml:space="preserve">: Osimertinib has more intracranial activity and lower rates of intracranial progression than other EGFR-TKIs such as gefitinib and erlotinib.</w:t>
            </w:r>
          </w:p>
        </w:tc>
      </w:tr>
    </w:tbl>
    <w:p w:rsidR="00000000" w:rsidDel="00000000" w:rsidP="00000000" w:rsidRDefault="00000000" w:rsidRPr="00000000" w14:paraId="000007B1">
      <w:pPr>
        <w:spacing w:line="240" w:lineRule="auto"/>
        <w:ind w:left="0" w:firstLine="0"/>
        <w:rPr>
          <w:b w:val="1"/>
        </w:rPr>
      </w:pPr>
      <w:r w:rsidDel="00000000" w:rsidR="00000000" w:rsidRPr="00000000">
        <w:rPr>
          <w:rtl w:val="0"/>
        </w:rPr>
      </w:r>
    </w:p>
    <w:p w:rsidR="00000000" w:rsidDel="00000000" w:rsidP="00000000" w:rsidRDefault="00000000" w:rsidRPr="00000000" w14:paraId="000007B2">
      <w:pPr>
        <w:pStyle w:val="Heading3"/>
        <w:spacing w:line="240" w:lineRule="auto"/>
        <w:rPr/>
      </w:pPr>
      <w:bookmarkStart w:colFirst="0" w:colLast="0" w:name="_kgqozkr7mums" w:id="126"/>
      <w:bookmarkEnd w:id="126"/>
      <w:hyperlink w:anchor="_iwtyyd6s6gm9">
        <w:r w:rsidDel="00000000" w:rsidR="00000000" w:rsidRPr="00000000">
          <w:rPr>
            <w:u w:val="single"/>
            <w:rtl w:val="0"/>
          </w:rPr>
          <w:t xml:space="preserve">Targeted Therapy: EGFR</w:t>
        </w:r>
      </w:hyperlink>
      <w:r w:rsidDel="00000000" w:rsidR="00000000" w:rsidRPr="00000000">
        <w:rPr>
          <w:rtl w:val="0"/>
        </w:rPr>
      </w:r>
    </w:p>
    <w:p w:rsidR="00000000" w:rsidDel="00000000" w:rsidP="00000000" w:rsidRDefault="00000000" w:rsidRPr="00000000" w14:paraId="000007B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EGFR </w:t>
      </w:r>
      <w:r w:rsidDel="00000000" w:rsidR="00000000" w:rsidRPr="00000000">
        <w:rPr>
          <w:rFonts w:ascii="Cardo" w:cs="Cardo" w:eastAsia="Cardo" w:hAnsi="Cardo"/>
          <w:sz w:val="20"/>
          <w:szCs w:val="20"/>
          <w:rtl w:val="0"/>
        </w:rPr>
        <w:t xml:space="preserve">(10-15%): Erlotinib/Gefitinib→ Afatinib/dacomitinib→ </w:t>
      </w:r>
      <w:r w:rsidDel="00000000" w:rsidR="00000000" w:rsidRPr="00000000">
        <w:rPr>
          <w:rFonts w:ascii="Times New Roman" w:cs="Times New Roman" w:eastAsia="Times New Roman" w:hAnsi="Times New Roman"/>
          <w:b w:val="1"/>
          <w:sz w:val="20"/>
          <w:szCs w:val="20"/>
          <w:rtl w:val="0"/>
        </w:rPr>
        <w:t xml:space="preserve">Osimertinib</w:t>
      </w:r>
      <w:r w:rsidDel="00000000" w:rsidR="00000000" w:rsidRPr="00000000">
        <w:rPr>
          <w:rFonts w:ascii="Times New Roman" w:cs="Times New Roman" w:eastAsia="Times New Roman" w:hAnsi="Times New Roman"/>
          <w:sz w:val="20"/>
          <w:szCs w:val="20"/>
          <w:rtl w:val="0"/>
        </w:rPr>
        <w:t xml:space="preserve"> (if T790M) before non-targeted tx.</w:t>
      </w:r>
    </w:p>
    <w:p w:rsidR="00000000" w:rsidDel="00000000" w:rsidP="00000000" w:rsidRDefault="00000000" w:rsidRPr="00000000" w14:paraId="000007B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EGFR 90% exon 19/21. Exon 19 best px. Exon 21 (L858R) missense mutation, less common. </w:t>
      </w:r>
    </w:p>
    <w:p w:rsidR="00000000" w:rsidDel="00000000" w:rsidP="00000000" w:rsidRDefault="00000000" w:rsidRPr="00000000" w14:paraId="000007B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Exon 20 = T790M </w:t>
      </w:r>
      <w:r w:rsidDel="00000000" w:rsidR="00000000" w:rsidRPr="00000000">
        <w:rPr>
          <w:rFonts w:ascii="Times New Roman" w:cs="Times New Roman" w:eastAsia="Times New Roman" w:hAnsi="Times New Roman"/>
          <w:sz w:val="20"/>
          <w:szCs w:val="20"/>
          <w:rtl w:val="0"/>
        </w:rPr>
        <w:t xml:space="preserve">(Osimertinib).</w:t>
      </w:r>
    </w:p>
    <w:p w:rsidR="00000000" w:rsidDel="00000000" w:rsidP="00000000" w:rsidRDefault="00000000" w:rsidRPr="00000000" w14:paraId="000007B6">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pts progress </w:t>
      </w:r>
      <w:r w:rsidDel="00000000" w:rsidR="00000000" w:rsidRPr="00000000">
        <w:rPr>
          <w:rtl w:val="0"/>
        </w:rPr>
        <w:t xml:space="preserve">within the first</w:t>
      </w:r>
      <w:r w:rsidDel="00000000" w:rsidR="00000000" w:rsidRPr="00000000">
        <w:rPr>
          <w:rFonts w:ascii="Times New Roman" w:cs="Times New Roman" w:eastAsia="Times New Roman" w:hAnsi="Times New Roman"/>
          <w:sz w:val="20"/>
          <w:szCs w:val="20"/>
          <w:rtl w:val="0"/>
        </w:rPr>
        <w:t xml:space="preserve"> 2y. </w:t>
      </w:r>
      <w:r w:rsidDel="00000000" w:rsidR="00000000" w:rsidRPr="00000000">
        <w:rPr>
          <w:rFonts w:ascii="Times New Roman" w:cs="Times New Roman" w:eastAsia="Times New Roman" w:hAnsi="Times New Roman"/>
          <w:b w:val="1"/>
          <w:sz w:val="20"/>
          <w:szCs w:val="20"/>
          <w:rtl w:val="0"/>
        </w:rPr>
        <w:t xml:space="preserve">Of those, 50% develop T790M mutations</w:t>
      </w:r>
      <w:r w:rsidDel="00000000" w:rsidR="00000000" w:rsidRPr="00000000">
        <w:rPr>
          <w:rFonts w:ascii="Times New Roman" w:cs="Times New Roman" w:eastAsia="Times New Roman" w:hAnsi="Times New Roman"/>
          <w:sz w:val="20"/>
          <w:szCs w:val="20"/>
          <w:rtl w:val="0"/>
        </w:rPr>
        <w:t xml:space="preserve"> (rociletinib, osimertinib). They are 10x more likely to develop T790M than progress to SCLC (6%).</w:t>
      </w:r>
    </w:p>
    <w:p w:rsidR="00000000" w:rsidDel="00000000" w:rsidP="00000000" w:rsidRDefault="00000000" w:rsidRPr="00000000" w14:paraId="000007B7">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Resistance mechanisms to Osimertinib </w:t>
      </w:r>
      <w:r w:rsidDel="00000000" w:rsidR="00000000" w:rsidRPr="00000000">
        <w:rPr>
          <w:rFonts w:ascii="Times New Roman" w:cs="Times New Roman" w:eastAsia="Times New Roman" w:hAnsi="Times New Roman"/>
          <w:sz w:val="20"/>
          <w:szCs w:val="20"/>
          <w:rtl w:val="0"/>
        </w:rPr>
        <w:t xml:space="preserve">[</w:t>
      </w:r>
      <w:hyperlink r:id="rId515">
        <w:r w:rsidDel="00000000" w:rsidR="00000000" w:rsidRPr="00000000">
          <w:rPr>
            <w:rFonts w:ascii="Times New Roman" w:cs="Times New Roman" w:eastAsia="Times New Roman" w:hAnsi="Times New Roman"/>
            <w:sz w:val="20"/>
            <w:szCs w:val="20"/>
            <w:rtl w:val="0"/>
          </w:rPr>
          <w:t xml:space="preserve">Leonetti BJC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B8">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Includes MET/HER2 amplification, activation of the RAS-mitogen-activated protein kinase (MAPK) or RAS-phosphatidylinositol 3-kinase (PI3K) pathways. </w:t>
      </w:r>
    </w:p>
    <w:p w:rsidR="00000000" w:rsidDel="00000000" w:rsidP="00000000" w:rsidRDefault="00000000" w:rsidRPr="00000000" w14:paraId="000007B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AURA</w:t>
      </w:r>
      <w:r w:rsidDel="00000000" w:rsidR="00000000" w:rsidRPr="00000000">
        <w:rPr>
          <w:rFonts w:ascii="Times New Roman" w:cs="Times New Roman" w:eastAsia="Times New Roman" w:hAnsi="Times New Roman"/>
          <w:sz w:val="20"/>
          <w:szCs w:val="20"/>
          <w:rtl w:val="0"/>
        </w:rPr>
        <w:t xml:space="preserve"> [</w:t>
      </w:r>
      <w:hyperlink r:id="rId516">
        <w:r w:rsidDel="00000000" w:rsidR="00000000" w:rsidRPr="00000000">
          <w:rPr>
            <w:rFonts w:ascii="Times New Roman" w:cs="Times New Roman" w:eastAsia="Times New Roman" w:hAnsi="Times New Roman"/>
            <w:sz w:val="20"/>
            <w:szCs w:val="20"/>
            <w:rtl w:val="0"/>
          </w:rPr>
          <w:t xml:space="preserve">Ramalingam JCO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First-line Osimertinib 80 vs. 160 mg</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B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 tx-naive pts with locally advanced or metastatic EGFRm NSCLC. MFU 19 mo.</w:t>
      </w:r>
    </w:p>
    <w:p w:rsidR="00000000" w:rsidDel="00000000" w:rsidP="00000000" w:rsidRDefault="00000000" w:rsidRPr="00000000" w14:paraId="000007B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ORR 67→ 87%.</w:t>
      </w:r>
    </w:p>
    <w:p w:rsidR="00000000" w:rsidDel="00000000" w:rsidP="00000000" w:rsidRDefault="00000000" w:rsidRPr="00000000" w14:paraId="000007B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22→ 19 mo.</w:t>
      </w:r>
    </w:p>
    <w:p w:rsidR="00000000" w:rsidDel="00000000" w:rsidP="00000000" w:rsidRDefault="00000000" w:rsidRPr="00000000" w14:paraId="000007B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38 pts who had post-progression plasma samples, 50% had no ctDNA.</w:t>
      </w:r>
    </w:p>
    <w:p w:rsidR="00000000" w:rsidDel="00000000" w:rsidP="00000000" w:rsidRDefault="00000000" w:rsidRPr="00000000" w14:paraId="000007B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acquired EGFR T790M was detected.</w:t>
      </w:r>
    </w:p>
    <w:p w:rsidR="00000000" w:rsidDel="00000000" w:rsidP="00000000" w:rsidRDefault="00000000" w:rsidRPr="00000000" w14:paraId="000007B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AURA3 Brain Met subset</w:t>
      </w:r>
      <w:r w:rsidDel="00000000" w:rsidR="00000000" w:rsidRPr="00000000">
        <w:rPr>
          <w:rFonts w:ascii="Times New Roman" w:cs="Times New Roman" w:eastAsia="Times New Roman" w:hAnsi="Times New Roman"/>
          <w:sz w:val="20"/>
          <w:szCs w:val="20"/>
          <w:rtl w:val="0"/>
        </w:rPr>
        <w:t xml:space="preserve"> [</w:t>
      </w:r>
      <w:hyperlink r:id="rId517">
        <w:r w:rsidDel="00000000" w:rsidR="00000000" w:rsidRPr="00000000">
          <w:rPr>
            <w:rFonts w:ascii="Times New Roman" w:cs="Times New Roman" w:eastAsia="Times New Roman" w:hAnsi="Times New Roman"/>
            <w:sz w:val="20"/>
            <w:szCs w:val="20"/>
            <w:rtl w:val="0"/>
          </w:rPr>
          <w:t xml:space="preserve">Wu JCO '18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Plt-pemetrexed vs. osimertinib</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 asymptomatic, stable BM not on steroids.</w:t>
      </w:r>
    </w:p>
    <w:p w:rsidR="00000000" w:rsidDel="00000000" w:rsidP="00000000" w:rsidRDefault="00000000" w:rsidRPr="00000000" w14:paraId="000007C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MTT failure or death 6→ 12 mo.</w:t>
      </w:r>
    </w:p>
    <w:p w:rsidR="00000000" w:rsidDel="00000000" w:rsidP="00000000" w:rsidRDefault="00000000" w:rsidRPr="00000000" w14:paraId="000007C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CNS ORR 17→ 40% with TTR 6→ 9 mo.</w:t>
      </w:r>
    </w:p>
    <w:p w:rsidR="00000000" w:rsidDel="00000000" w:rsidP="00000000" w:rsidRDefault="00000000" w:rsidRPr="00000000" w14:paraId="000007C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There is a near doubling of ORR if the patient rec</w:t>
      </w:r>
      <w:r w:rsidDel="00000000" w:rsidR="00000000" w:rsidRPr="00000000">
        <w:rPr>
          <w:b w:val="1"/>
          <w:rtl w:val="0"/>
        </w:rPr>
        <w:t xml:space="preserve">eive</w:t>
      </w:r>
      <w:r w:rsidDel="00000000" w:rsidR="00000000" w:rsidRPr="00000000">
        <w:rPr>
          <w:rFonts w:ascii="Times New Roman" w:cs="Times New Roman" w:eastAsia="Times New Roman" w:hAnsi="Times New Roman"/>
          <w:b w:val="1"/>
          <w:sz w:val="20"/>
          <w:szCs w:val="20"/>
          <w:rtl w:val="0"/>
        </w:rPr>
        <w:t xml:space="preserve">d RT within 6 mo prior to osimertinib</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C4">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FLAURA </w:t>
      </w:r>
      <w:r w:rsidDel="00000000" w:rsidR="00000000" w:rsidRPr="00000000">
        <w:rPr>
          <w:rFonts w:ascii="Times New Roman" w:cs="Times New Roman" w:eastAsia="Times New Roman" w:hAnsi="Times New Roman"/>
          <w:sz w:val="20"/>
          <w:szCs w:val="20"/>
          <w:rtl w:val="0"/>
        </w:rPr>
        <w:t xml:space="preserve">[</w:t>
      </w:r>
      <w:hyperlink r:id="rId518">
        <w:r w:rsidDel="00000000" w:rsidR="00000000" w:rsidRPr="00000000">
          <w:rPr>
            <w:rFonts w:ascii="Times New Roman" w:cs="Times New Roman" w:eastAsia="Times New Roman" w:hAnsi="Times New Roman"/>
            <w:sz w:val="20"/>
            <w:szCs w:val="20"/>
            <w:rtl w:val="0"/>
          </w:rPr>
          <w:t xml:space="preserve">Ramalingam NEJM '20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Historical TKI vs. Osimertinib</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Osimertinib improves OS compared to first-gen EGFR-TKIs when given first-line for advanced EGFR-mutated NSCLC.</w:t>
      </w:r>
    </w:p>
    <w:p w:rsidR="00000000" w:rsidDel="00000000" w:rsidP="00000000" w:rsidRDefault="00000000" w:rsidRPr="00000000" w14:paraId="000007C5">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Three times as many patients continued on Osimertinib, and median survival is prolonged even in the context of crossover.</w:t>
      </w:r>
    </w:p>
    <w:p w:rsidR="00000000" w:rsidDel="00000000" w:rsidP="00000000" w:rsidRDefault="00000000" w:rsidRPr="00000000" w14:paraId="000007C6">
      <w:pPr>
        <w:spacing w:line="240" w:lineRule="auto"/>
        <w:ind w:left="720" w:firstLine="0"/>
        <w:rPr/>
      </w:pPr>
      <w:r w:rsidDel="00000000" w:rsidR="00000000" w:rsidRPr="00000000">
        <w:rPr>
          <w:rtl w:val="0"/>
        </w:rPr>
        <w:t xml:space="preserve">TBL</w:t>
      </w:r>
      <w:hyperlink r:id="rId519">
        <w:r w:rsidDel="00000000" w:rsidR="00000000" w:rsidRPr="00000000">
          <w:rPr>
            <w:vertAlign w:val="superscript"/>
            <w:rtl w:val="0"/>
          </w:rPr>
          <w:t xml:space="preserve">QS</w:t>
        </w:r>
      </w:hyperlink>
      <w:r w:rsidDel="00000000" w:rsidR="00000000" w:rsidRPr="00000000">
        <w:rPr>
          <w:rtl w:val="0"/>
        </w:rPr>
        <w:t xml:space="preserve">: Osimertinib, just like dacomitinib, given first-line for advanced EGFR-mutated NSCLC ineligible for definitive surgery or radiation has proven to confer superior overall survival times when compared to older-generation EGFR-TKIs.</w:t>
      </w:r>
    </w:p>
    <w:p w:rsidR="00000000" w:rsidDel="00000000" w:rsidP="00000000" w:rsidRDefault="00000000" w:rsidRPr="00000000" w14:paraId="000007C7">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556 pts. De novo advanced or metastatic NSCLC, exon 19 or 21 (L858R) EGFR. 2014-2016. </w:t>
      </w:r>
    </w:p>
    <w:p w:rsidR="00000000" w:rsidDel="00000000" w:rsidP="00000000" w:rsidRDefault="00000000" w:rsidRPr="00000000" w14:paraId="000007C8">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Osimertinib 80 qday vs. gefitinib 250 qday or erlotinib 150 qday. </w:t>
      </w:r>
    </w:p>
    <w:p w:rsidR="00000000" w:rsidDel="00000000" w:rsidP="00000000" w:rsidRDefault="00000000" w:rsidRPr="00000000" w14:paraId="000007C9">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CNS metastasis in 20% of patients.</w:t>
      </w:r>
    </w:p>
    <w:p w:rsidR="00000000" w:rsidDel="00000000" w:rsidP="00000000" w:rsidRDefault="00000000" w:rsidRPr="00000000" w14:paraId="000007CA">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Crossover eligible if progression or mutation. Around 1/3 of historical TKIs received salvage osimertinib.</w:t>
      </w:r>
    </w:p>
    <w:p w:rsidR="00000000" w:rsidDel="00000000" w:rsidP="00000000" w:rsidRDefault="00000000" w:rsidRPr="00000000" w14:paraId="000007CB">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10→ 19 mo. HR for progression or death 0.46. </w:t>
      </w:r>
    </w:p>
    <w:p w:rsidR="00000000" w:rsidDel="00000000" w:rsidP="00000000" w:rsidRDefault="00000000" w:rsidRPr="00000000" w14:paraId="000007CC">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32→ 39 mo. </w:t>
      </w:r>
    </w:p>
    <w:p w:rsidR="00000000" w:rsidDel="00000000" w:rsidP="00000000" w:rsidRDefault="00000000" w:rsidRPr="00000000" w14:paraId="000007C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Osimertinib appears to have no benefit over historical TKIs </w:t>
      </w:r>
      <w:r w:rsidDel="00000000" w:rsidR="00000000" w:rsidRPr="00000000">
        <w:rPr>
          <w:rtl w:val="0"/>
        </w:rPr>
        <w:t xml:space="preserve">in the </w:t>
      </w:r>
      <w:r w:rsidDel="00000000" w:rsidR="00000000" w:rsidRPr="00000000">
        <w:rPr>
          <w:rFonts w:ascii="Times New Roman" w:cs="Times New Roman" w:eastAsia="Times New Roman" w:hAnsi="Times New Roman"/>
          <w:sz w:val="20"/>
          <w:szCs w:val="20"/>
          <w:rtl w:val="0"/>
        </w:rPr>
        <w:t xml:space="preserve">L858R or </w:t>
      </w:r>
      <w:r w:rsidDel="00000000" w:rsidR="00000000" w:rsidRPr="00000000">
        <w:rPr>
          <w:rtl w:val="0"/>
        </w:rPr>
        <w:t xml:space="preserve">A</w:t>
      </w:r>
      <w:r w:rsidDel="00000000" w:rsidR="00000000" w:rsidRPr="00000000">
        <w:rPr>
          <w:rFonts w:ascii="Times New Roman" w:cs="Times New Roman" w:eastAsia="Times New Roman" w:hAnsi="Times New Roman"/>
          <w:sz w:val="20"/>
          <w:szCs w:val="20"/>
          <w:rtl w:val="0"/>
        </w:rPr>
        <w:t xml:space="preserve">sian subgroups. </w:t>
      </w:r>
    </w:p>
    <w:p w:rsidR="00000000" w:rsidDel="00000000" w:rsidP="00000000" w:rsidRDefault="00000000" w:rsidRPr="00000000" w14:paraId="000007CE">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3y continued EGFR of 9→ 28%. Median exposure 12→ 21 mo. </w:t>
      </w:r>
    </w:p>
    <w:p w:rsidR="00000000" w:rsidDel="00000000" w:rsidP="00000000" w:rsidRDefault="00000000" w:rsidRPr="00000000" w14:paraId="000007CF">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G3+ AE ~45%. </w:t>
      </w:r>
    </w:p>
    <w:p w:rsidR="00000000" w:rsidDel="00000000" w:rsidP="00000000" w:rsidRDefault="00000000" w:rsidRPr="00000000" w14:paraId="000007D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FLAURA Brain Met subset</w:t>
      </w:r>
      <w:r w:rsidDel="00000000" w:rsidR="00000000" w:rsidRPr="00000000">
        <w:rPr>
          <w:rFonts w:ascii="Times New Roman" w:cs="Times New Roman" w:eastAsia="Times New Roman" w:hAnsi="Times New Roman"/>
          <w:sz w:val="20"/>
          <w:szCs w:val="20"/>
          <w:rtl w:val="0"/>
        </w:rPr>
        <w:t xml:space="preserve"> [</w:t>
      </w:r>
      <w:hyperlink r:id="rId520">
        <w:r w:rsidDel="00000000" w:rsidR="00000000" w:rsidRPr="00000000">
          <w:rPr>
            <w:rFonts w:ascii="Times New Roman" w:cs="Times New Roman" w:eastAsia="Times New Roman" w:hAnsi="Times New Roman"/>
            <w:sz w:val="20"/>
            <w:szCs w:val="20"/>
            <w:rtl w:val="0"/>
          </w:rPr>
          <w:t xml:space="preserve">Reungwetwattana JCO '18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Historical TKI vs. Osimertinib</w:t>
      </w:r>
      <w:r w:rsidDel="00000000" w:rsidR="00000000" w:rsidRPr="00000000">
        <w:rPr>
          <w:rFonts w:ascii="Times New Roman" w:cs="Times New Roman" w:eastAsia="Times New Roman" w:hAnsi="Times New Roman"/>
          <w:sz w:val="20"/>
          <w:szCs w:val="20"/>
          <w:rtl w:val="0"/>
        </w:rPr>
        <w:t xml:space="preserve"> until progression or toxicity.</w:t>
      </w:r>
      <w:r w:rsidDel="00000000" w:rsidR="00000000" w:rsidRPr="00000000">
        <w:rPr>
          <w:rtl w:val="0"/>
        </w:rPr>
      </w:r>
    </w:p>
    <w:p w:rsidR="00000000" w:rsidDel="00000000" w:rsidP="00000000" w:rsidRDefault="00000000" w:rsidRPr="00000000" w14:paraId="000007D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128 asymptomatic pts, with 41 pts measurable dz (e.g. ≥ 1 cm or on two MRI slices). 25% prior RT. MFU 15 mo.</w:t>
      </w:r>
    </w:p>
    <w:p w:rsidR="00000000" w:rsidDel="00000000" w:rsidP="00000000" w:rsidRDefault="00000000" w:rsidRPr="00000000" w14:paraId="000007D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MCNSPFS</w:t>
      </w:r>
      <w:r w:rsidDel="00000000" w:rsidR="00000000" w:rsidRPr="00000000">
        <w:rPr>
          <w:rFonts w:ascii="Cardo" w:cs="Cardo" w:eastAsia="Cardo" w:hAnsi="Cardo"/>
          <w:sz w:val="20"/>
          <w:szCs w:val="20"/>
          <w:rtl w:val="0"/>
        </w:rPr>
        <w:t xml:space="preserve"> 14 mo→ NR.</w:t>
      </w:r>
    </w:p>
    <w:p w:rsidR="00000000" w:rsidDel="00000000" w:rsidP="00000000" w:rsidRDefault="00000000" w:rsidRPr="00000000" w14:paraId="000007D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CNS ORR 43→ 66%, or for measurable CNS dz 68→ 91%.</w:t>
      </w:r>
    </w:p>
    <w:p w:rsidR="00000000" w:rsidDel="00000000" w:rsidP="00000000" w:rsidRDefault="00000000" w:rsidRPr="00000000" w14:paraId="000007D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FLAURA did not mention impact on ORR if rec'd prior RT.</w:t>
      </w:r>
    </w:p>
    <w:bookmarkStart w:colFirst="0" w:colLast="0" w:name="o3habo5canjj" w:id="127"/>
    <w:bookmarkEnd w:id="127"/>
    <w:p w:rsidR="00000000" w:rsidDel="00000000" w:rsidP="00000000" w:rsidRDefault="00000000" w:rsidRPr="00000000" w14:paraId="000007D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Management of brain mets in EGFRmt, TKI-naive pts</w:t>
      </w:r>
      <w:r w:rsidDel="00000000" w:rsidR="00000000" w:rsidRPr="00000000">
        <w:rPr>
          <w:rFonts w:ascii="Times New Roman" w:cs="Times New Roman" w:eastAsia="Times New Roman" w:hAnsi="Times New Roman"/>
          <w:sz w:val="20"/>
          <w:szCs w:val="20"/>
          <w:rtl w:val="0"/>
        </w:rPr>
        <w:t xml:space="preserve"> [</w:t>
      </w:r>
      <w:hyperlink r:id="rId521">
        <w:r w:rsidDel="00000000" w:rsidR="00000000" w:rsidRPr="00000000">
          <w:rPr>
            <w:rFonts w:ascii="Times New Roman" w:cs="Times New Roman" w:eastAsia="Times New Roman" w:hAnsi="Times New Roman"/>
            <w:sz w:val="20"/>
            <w:szCs w:val="20"/>
            <w:rtl w:val="0"/>
          </w:rPr>
          <w:t xml:space="preserve">Magnuson JCO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EGFR-TKI vs. WBRT vs. SRS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D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Deferring RT is associated with inferior OS, but no Osimertinib </w:t>
      </w:r>
      <w:hyperlink r:id="rId522">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was used on this trial.</w:t>
      </w:r>
    </w:p>
    <w:p w:rsidR="00000000" w:rsidDel="00000000" w:rsidP="00000000" w:rsidRDefault="00000000" w:rsidRPr="00000000" w14:paraId="000007D7">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who received upfront WBRT were more likely to have &gt; 10 brain metastasis.</w:t>
      </w:r>
    </w:p>
    <w:p w:rsidR="00000000" w:rsidDel="00000000" w:rsidP="00000000" w:rsidRDefault="00000000" w:rsidRPr="00000000" w14:paraId="000007D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351 pts from 6 institutions developed brain mets. T790M or failure to receive TKI after WBRT/SRS excluded. </w:t>
      </w:r>
    </w:p>
    <w:p w:rsidR="00000000" w:rsidDel="00000000" w:rsidP="00000000" w:rsidRDefault="00000000" w:rsidRPr="00000000" w14:paraId="000007D9">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25→ 30→ 46 mo.</w:t>
      </w:r>
    </w:p>
    <w:p w:rsidR="00000000" w:rsidDel="00000000" w:rsidP="00000000" w:rsidRDefault="00000000" w:rsidRPr="00000000" w14:paraId="000007DA">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TTP ~17→ 23→ 24 mo. There appears to be less progression in WBRT arm vs. EGFR-TKI.</w:t>
      </w:r>
    </w:p>
    <w:p w:rsidR="00000000" w:rsidDel="00000000" w:rsidP="00000000" w:rsidRDefault="00000000" w:rsidRPr="00000000" w14:paraId="000007D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MVA with SRS or WBRT→ EGFR-TKI, ECOF, and EGFR exon 19 and absence of extracranial met with better OS.</w:t>
      </w:r>
    </w:p>
    <w:p w:rsidR="00000000" w:rsidDel="00000000" w:rsidP="00000000" w:rsidRDefault="00000000" w:rsidRPr="00000000" w14:paraId="000007D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 and EGFR-TKI cohorts share similar prognostic features, but </w:t>
      </w:r>
      <w:r w:rsidDel="00000000" w:rsidR="00000000" w:rsidRPr="00000000">
        <w:rPr>
          <w:rtl w:val="0"/>
        </w:rPr>
        <w:t xml:space="preserve">WBRT is more</w:t>
      </w:r>
      <w:r w:rsidDel="00000000" w:rsidR="00000000" w:rsidRPr="00000000">
        <w:rPr>
          <w:rFonts w:ascii="Times New Roman" w:cs="Times New Roman" w:eastAsia="Times New Roman" w:hAnsi="Times New Roman"/>
          <w:sz w:val="20"/>
          <w:szCs w:val="20"/>
          <w:rtl w:val="0"/>
        </w:rPr>
        <w:t xml:space="preserve"> likely to be less favorable.</w:t>
      </w:r>
    </w:p>
    <w:bookmarkStart w:colFirst="0" w:colLast="0" w:name="h2zb804j5h" w:id="128"/>
    <w:bookmarkEnd w:id="128"/>
    <w:p w:rsidR="00000000" w:rsidDel="00000000" w:rsidP="00000000" w:rsidRDefault="00000000" w:rsidRPr="00000000" w14:paraId="000007DD">
      <w:pPr>
        <w:numPr>
          <w:ilvl w:val="0"/>
          <w:numId w:val="25"/>
        </w:numPr>
        <w:spacing w:line="240" w:lineRule="auto"/>
        <w:ind w:left="720" w:hanging="360"/>
      </w:pPr>
      <w:r w:rsidDel="00000000" w:rsidR="00000000" w:rsidRPr="00000000">
        <w:rPr>
          <w:b w:val="1"/>
          <w:rtl w:val="0"/>
        </w:rPr>
        <w:t xml:space="preserve">Management of EGFRmt brain mets </w:t>
      </w:r>
      <w:r w:rsidDel="00000000" w:rsidR="00000000" w:rsidRPr="00000000">
        <w:rPr>
          <w:rtl w:val="0"/>
        </w:rPr>
        <w:t xml:space="preserve">[</w:t>
      </w:r>
      <w:hyperlink r:id="rId523">
        <w:r w:rsidDel="00000000" w:rsidR="00000000" w:rsidRPr="00000000">
          <w:rPr>
            <w:rtl w:val="0"/>
          </w:rPr>
          <w:t xml:space="preserve">Miyawaki IJROBP '19</w:t>
        </w:r>
      </w:hyperlink>
      <w:r w:rsidDel="00000000" w:rsidR="00000000" w:rsidRPr="00000000">
        <w:rPr>
          <w:rtl w:val="0"/>
        </w:rPr>
        <w:t xml:space="preserve">]: Retro. </w:t>
      </w:r>
      <w:r w:rsidDel="00000000" w:rsidR="00000000" w:rsidRPr="00000000">
        <w:rPr>
          <w:b w:val="1"/>
          <w:rtl w:val="0"/>
        </w:rPr>
        <w:t xml:space="preserve">EGFR-TKI vs. Local therapy</w:t>
      </w:r>
      <w:r w:rsidDel="00000000" w:rsidR="00000000" w:rsidRPr="00000000">
        <w:rPr>
          <w:rtl w:val="0"/>
        </w:rPr>
        <w:t xml:space="preserve">.</w:t>
        <w:br w:type="textWrapping"/>
        <w:t xml:space="preserve">Upfront local therapy followed by EGFR-TKI is more effective than upfront EGFR-TKI for the survival of untreated patients with 1-4 brain metastasis.</w:t>
      </w:r>
    </w:p>
    <w:p w:rsidR="00000000" w:rsidDel="00000000" w:rsidP="00000000" w:rsidRDefault="00000000" w:rsidRPr="00000000" w14:paraId="000007DE">
      <w:pPr>
        <w:numPr>
          <w:ilvl w:val="1"/>
          <w:numId w:val="25"/>
        </w:numPr>
        <w:spacing w:line="240" w:lineRule="auto"/>
        <w:ind w:left="1440" w:hanging="360"/>
      </w:pPr>
      <w:r w:rsidDel="00000000" w:rsidR="00000000" w:rsidRPr="00000000">
        <w:rPr>
          <w:rtl w:val="0"/>
        </w:rPr>
        <w:t xml:space="preserve">176 pts. Stratified by 1-4 BM and &gt; 4 BM (82% rec'd WBRT). No pts rec'd front line osimertinib.</w:t>
      </w:r>
    </w:p>
    <w:p w:rsidR="00000000" w:rsidDel="00000000" w:rsidP="00000000" w:rsidRDefault="00000000" w:rsidRPr="00000000" w14:paraId="000007DF">
      <w:pPr>
        <w:numPr>
          <w:ilvl w:val="1"/>
          <w:numId w:val="25"/>
        </w:numPr>
        <w:spacing w:line="240" w:lineRule="auto"/>
        <w:ind w:left="1440" w:hanging="360"/>
      </w:pPr>
      <w:r w:rsidDel="00000000" w:rsidR="00000000" w:rsidRPr="00000000">
        <w:rPr>
          <w:rtl w:val="0"/>
        </w:rPr>
        <w:t xml:space="preserve">MS ~25 mo.</w:t>
      </w:r>
    </w:p>
    <w:p w:rsidR="00000000" w:rsidDel="00000000" w:rsidP="00000000" w:rsidRDefault="00000000" w:rsidRPr="00000000" w14:paraId="000007E0">
      <w:pPr>
        <w:numPr>
          <w:ilvl w:val="1"/>
          <w:numId w:val="25"/>
        </w:numPr>
        <w:spacing w:line="240" w:lineRule="auto"/>
        <w:ind w:left="1440" w:hanging="360"/>
      </w:pPr>
      <w:r w:rsidDel="00000000" w:rsidR="00000000" w:rsidRPr="00000000">
        <w:rPr>
          <w:rFonts w:ascii="Cardo" w:cs="Cardo" w:eastAsia="Cardo" w:hAnsi="Cardo"/>
          <w:rtl w:val="0"/>
        </w:rPr>
        <w:t xml:space="preserve">For pts w 1-4 BM, MS 23→ 35 mo.</w:t>
      </w:r>
    </w:p>
    <w:p w:rsidR="00000000" w:rsidDel="00000000" w:rsidP="00000000" w:rsidRDefault="00000000" w:rsidRPr="00000000" w14:paraId="000007E1">
      <w:pPr>
        <w:numPr>
          <w:ilvl w:val="1"/>
          <w:numId w:val="25"/>
        </w:numPr>
        <w:spacing w:line="240" w:lineRule="auto"/>
        <w:ind w:left="1440" w:hanging="360"/>
      </w:pPr>
      <w:r w:rsidDel="00000000" w:rsidR="00000000" w:rsidRPr="00000000">
        <w:rPr>
          <w:rtl w:val="0"/>
        </w:rPr>
        <w:t xml:space="preserve">There was no difference in upfront local therapy for pts with &gt; 4 BM.</w:t>
      </w:r>
    </w:p>
    <w:p w:rsidR="00000000" w:rsidDel="00000000" w:rsidP="00000000" w:rsidRDefault="00000000" w:rsidRPr="00000000" w14:paraId="000007E2">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Rechallenging LMD </w:t>
      </w:r>
      <w:hyperlink r:id="rId524">
        <w:r w:rsidDel="00000000" w:rsidR="00000000" w:rsidRPr="00000000">
          <w:rPr>
            <w:rFonts w:ascii="Times New Roman" w:cs="Times New Roman" w:eastAsia="Times New Roman" w:hAnsi="Times New Roman"/>
            <w:sz w:val="20"/>
            <w:szCs w:val="20"/>
            <w:vertAlign w:val="superscript"/>
            <w:rtl w:val="0"/>
          </w:rPr>
          <w:t xml:space="preserve">QS</w:t>
        </w:r>
      </w:hyperlink>
      <w:hyperlink r:id="rId525">
        <w:r w:rsidDel="00000000" w:rsidR="00000000" w:rsidRPr="00000000">
          <w:rPr>
            <w:rFonts w:ascii="Times New Roman" w:cs="Times New Roman" w:eastAsia="Times New Roman" w:hAnsi="Times New Roman"/>
            <w:sz w:val="20"/>
            <w:szCs w:val="20"/>
            <w:rtl w:val="0"/>
          </w:rPr>
          <w:t xml:space="preserve"> </w:t>
        </w:r>
      </w:hyperlink>
      <w:r w:rsidDel="00000000" w:rsidR="00000000" w:rsidRPr="00000000">
        <w:rPr>
          <w:rFonts w:ascii="Times New Roman" w:cs="Times New Roman" w:eastAsia="Times New Roman" w:hAnsi="Times New Roman"/>
          <w:sz w:val="20"/>
          <w:szCs w:val="20"/>
          <w:rtl w:val="0"/>
        </w:rPr>
        <w:t xml:space="preserve">[</w:t>
      </w:r>
      <w:hyperlink r:id="rId526">
        <w:r w:rsidDel="00000000" w:rsidR="00000000" w:rsidRPr="00000000">
          <w:rPr>
            <w:rFonts w:ascii="Times New Roman" w:cs="Times New Roman" w:eastAsia="Times New Roman" w:hAnsi="Times New Roman"/>
            <w:sz w:val="20"/>
            <w:szCs w:val="20"/>
            <w:rtl w:val="0"/>
          </w:rPr>
          <w:t xml:space="preserve">Flippot JTO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Progression on EGFR rechallenged w inc dose or different EGFR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E3">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Multi institutional retrospective. 87 patients. </w:t>
      </w:r>
    </w:p>
    <w:p w:rsidR="00000000" w:rsidDel="00000000" w:rsidP="00000000" w:rsidRDefault="00000000" w:rsidRPr="00000000" w14:paraId="000007E4">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4→ 8 mo for 50 pts who were rechallenged with increased dose or different EGFRi.</w:t>
      </w:r>
    </w:p>
    <w:bookmarkStart w:colFirst="0" w:colLast="0" w:name="4lepf4qvh8sb" w:id="129"/>
    <w:bookmarkEnd w:id="129"/>
    <w:p w:rsidR="00000000" w:rsidDel="00000000" w:rsidP="00000000" w:rsidRDefault="00000000" w:rsidRPr="00000000" w14:paraId="000007E5">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BLOOM study </w:t>
      </w:r>
      <w:r w:rsidDel="00000000" w:rsidR="00000000" w:rsidRPr="00000000">
        <w:rPr>
          <w:rFonts w:ascii="Times New Roman" w:cs="Times New Roman" w:eastAsia="Times New Roman" w:hAnsi="Times New Roman"/>
          <w:sz w:val="20"/>
          <w:szCs w:val="20"/>
          <w:rtl w:val="0"/>
        </w:rPr>
        <w:t xml:space="preserve">[</w:t>
      </w:r>
      <w:hyperlink r:id="rId527">
        <w:r w:rsidDel="00000000" w:rsidR="00000000" w:rsidRPr="00000000">
          <w:rPr>
            <w:rFonts w:ascii="Times New Roman" w:cs="Times New Roman" w:eastAsia="Times New Roman" w:hAnsi="Times New Roman"/>
            <w:sz w:val="20"/>
            <w:szCs w:val="20"/>
            <w:rtl w:val="0"/>
          </w:rPr>
          <w:t xml:space="preserve">Yang JCO ‘19</w:t>
        </w:r>
      </w:hyperlink>
      <w:r w:rsidDel="00000000" w:rsidR="00000000" w:rsidRPr="00000000">
        <w:rPr>
          <w:rtl w:val="0"/>
        </w:rPr>
        <w:t xml:space="preserve">, </w:t>
      </w:r>
      <w:hyperlink r:id="rId528">
        <w:r w:rsidDel="00000000" w:rsidR="00000000" w:rsidRPr="00000000">
          <w:rPr>
            <w:rtl w:val="0"/>
          </w:rPr>
          <w:t xml:space="preserve">Clin Onc '20</w:t>
        </w:r>
      </w:hyperlink>
      <w:r w:rsidDel="00000000" w:rsidR="00000000" w:rsidRPr="00000000">
        <w:rPr>
          <w:rFonts w:ascii="Cardo" w:cs="Cardo" w:eastAsia="Cardo" w:hAnsi="Cardo"/>
          <w:sz w:val="20"/>
          <w:szCs w:val="20"/>
          <w:rtl w:val="0"/>
        </w:rPr>
        <w:t xml:space="preserve">]: Phase I. Progression on EGFR→ </w:t>
      </w:r>
      <w:r w:rsidDel="00000000" w:rsidR="00000000" w:rsidRPr="00000000">
        <w:rPr>
          <w:rFonts w:ascii="Times New Roman" w:cs="Times New Roman" w:eastAsia="Times New Roman" w:hAnsi="Times New Roman"/>
          <w:b w:val="1"/>
          <w:sz w:val="20"/>
          <w:szCs w:val="20"/>
          <w:rtl w:val="0"/>
        </w:rPr>
        <w:t xml:space="preserve">Osimertinib 160 mg </w:t>
      </w:r>
      <w:r w:rsidDel="00000000" w:rsidR="00000000" w:rsidRPr="00000000">
        <w:rPr>
          <w:rFonts w:ascii="Times New Roman" w:cs="Times New Roman" w:eastAsia="Times New Roman" w:hAnsi="Times New Roman"/>
          <w:sz w:val="20"/>
          <w:szCs w:val="20"/>
          <w:rtl w:val="0"/>
        </w:rPr>
        <w:t xml:space="preserve">po qday.</w:t>
      </w:r>
      <w:r w:rsidDel="00000000" w:rsidR="00000000" w:rsidRPr="00000000">
        <w:rPr>
          <w:rtl w:val="0"/>
        </w:rPr>
      </w:r>
    </w:p>
    <w:p w:rsidR="00000000" w:rsidDel="00000000" w:rsidP="00000000" w:rsidRDefault="00000000" w:rsidRPr="00000000" w14:paraId="000007E6">
      <w:pPr>
        <w:spacing w:line="240" w:lineRule="auto"/>
        <w:ind w:left="720" w:firstLine="0"/>
        <w:rPr/>
      </w:pPr>
      <w:r w:rsidDel="00000000" w:rsidR="00000000" w:rsidRPr="00000000">
        <w:rPr>
          <w:rtl w:val="0"/>
        </w:rPr>
        <w:t xml:space="preserve">Osimertinib may be effective for LMD, with less than half of patients responding. </w:t>
      </w:r>
    </w:p>
    <w:p w:rsidR="00000000" w:rsidDel="00000000" w:rsidP="00000000" w:rsidRDefault="00000000" w:rsidRPr="00000000" w14:paraId="000007E7">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41 pts with cytologically confirmed LMD.</w:t>
      </w:r>
    </w:p>
    <w:p w:rsidR="00000000" w:rsidDel="00000000" w:rsidP="00000000" w:rsidRDefault="00000000" w:rsidRPr="00000000" w14:paraId="000007E8">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RT: Half received prior RT (n=20), with nearly half having received WBRT (n=15). </w:t>
      </w:r>
    </w:p>
    <w:p w:rsidR="00000000" w:rsidDel="00000000" w:rsidP="00000000" w:rsidRDefault="00000000" w:rsidRPr="00000000" w14:paraId="000007E9">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Only 10 patients had received prior brain irradiation within three months before starting the study.</w:t>
      </w:r>
    </w:p>
    <w:p w:rsidR="00000000" w:rsidDel="00000000" w:rsidP="00000000" w:rsidRDefault="00000000" w:rsidRPr="00000000" w14:paraId="000007EA">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Overall response rate appeared similar regardless of receipt of prior WBRT. </w:t>
      </w:r>
    </w:p>
    <w:p w:rsidR="00000000" w:rsidDel="00000000" w:rsidP="00000000" w:rsidRDefault="00000000" w:rsidRPr="00000000" w14:paraId="000007EB">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tl w:val="0"/>
        </w:rPr>
        <w:t xml:space="preserve">Investigator </w:t>
      </w:r>
      <w:r w:rsidDel="00000000" w:rsidR="00000000" w:rsidRPr="00000000">
        <w:rPr>
          <w:rFonts w:ascii="Times New Roman" w:cs="Times New Roman" w:eastAsia="Times New Roman" w:hAnsi="Times New Roman"/>
          <w:sz w:val="20"/>
          <w:szCs w:val="20"/>
          <w:rtl w:val="0"/>
        </w:rPr>
        <w:t xml:space="preserve">ORR for LMD 41%. MTTP of LMD 15 mo. Median duration of osimertinib 8.5 mo.</w:t>
      </w:r>
    </w:p>
    <w:p w:rsidR="00000000" w:rsidDel="00000000" w:rsidP="00000000" w:rsidRDefault="00000000" w:rsidRPr="00000000" w14:paraId="000007EC">
      <w:pPr>
        <w:numPr>
          <w:ilvl w:val="1"/>
          <w:numId w:val="25"/>
        </w:numPr>
        <w:spacing w:line="240" w:lineRule="auto"/>
        <w:ind w:left="1440" w:hanging="360"/>
        <w:rPr>
          <w:u w:val="none"/>
        </w:rPr>
      </w:pPr>
      <w:r w:rsidDel="00000000" w:rsidR="00000000" w:rsidRPr="00000000">
        <w:rPr>
          <w:rtl w:val="0"/>
        </w:rPr>
        <w:t xml:space="preserve">Central review ORR for LMD 62%. MTTP of LMD 15 mo.</w:t>
      </w:r>
    </w:p>
    <w:p w:rsidR="00000000" w:rsidDel="00000000" w:rsidP="00000000" w:rsidRDefault="00000000" w:rsidRPr="00000000" w14:paraId="000007ED">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MS 11 mo. </w:t>
      </w:r>
    </w:p>
    <w:p w:rsidR="00000000" w:rsidDel="00000000" w:rsidP="00000000" w:rsidRDefault="00000000" w:rsidRPr="00000000" w14:paraId="000007EE">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Neurologic function improved in 57% of patients. </w:t>
      </w:r>
    </w:p>
    <w:p w:rsidR="00000000" w:rsidDel="00000000" w:rsidP="00000000" w:rsidRDefault="00000000" w:rsidRPr="00000000" w14:paraId="000007E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Tata memorial </w:t>
      </w:r>
      <w:r w:rsidDel="00000000" w:rsidR="00000000" w:rsidRPr="00000000">
        <w:rPr>
          <w:rFonts w:ascii="Times New Roman" w:cs="Times New Roman" w:eastAsia="Times New Roman" w:hAnsi="Times New Roman"/>
          <w:sz w:val="20"/>
          <w:szCs w:val="20"/>
          <w:rtl w:val="0"/>
        </w:rPr>
        <w:t xml:space="preserve">[</w:t>
      </w:r>
      <w:hyperlink r:id="rId529">
        <w:r w:rsidDel="00000000" w:rsidR="00000000" w:rsidRPr="00000000">
          <w:rPr>
            <w:rFonts w:ascii="Times New Roman" w:cs="Times New Roman" w:eastAsia="Times New Roman" w:hAnsi="Times New Roman"/>
            <w:sz w:val="20"/>
            <w:szCs w:val="20"/>
            <w:rtl w:val="0"/>
          </w:rPr>
          <w:t xml:space="preserve">Noronha JCO '18</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Gefitinib ± Carboplatin/Pemetrexed</w:t>
      </w:r>
      <w:r w:rsidDel="00000000" w:rsidR="00000000" w:rsidRPr="00000000">
        <w:rPr>
          <w:rFonts w:ascii="Cardo" w:cs="Cardo" w:eastAsia="Cardo" w:hAnsi="Cardo"/>
          <w:sz w:val="20"/>
          <w:szCs w:val="20"/>
          <w:rtl w:val="0"/>
        </w:rPr>
        <w:t xml:space="preserve">→ maintenance Pemetrexed.</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30">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Following </w:t>
      </w:r>
      <w:hyperlink r:id="rId531">
        <w:r w:rsidDel="00000000" w:rsidR="00000000" w:rsidRPr="00000000">
          <w:rPr>
            <w:rFonts w:ascii="Times New Roman" w:cs="Times New Roman" w:eastAsia="Times New Roman" w:hAnsi="Times New Roman"/>
            <w:sz w:val="20"/>
            <w:szCs w:val="20"/>
            <w:rtl w:val="0"/>
          </w:rPr>
          <w:t xml:space="preserve">dacomitinib</w:t>
        </w:r>
      </w:hyperlink>
      <w:r w:rsidDel="00000000" w:rsidR="00000000" w:rsidRPr="00000000">
        <w:rPr>
          <w:rFonts w:ascii="Times New Roman" w:cs="Times New Roman" w:eastAsia="Times New Roman" w:hAnsi="Times New Roman"/>
          <w:sz w:val="20"/>
          <w:szCs w:val="20"/>
          <w:rtl w:val="0"/>
        </w:rPr>
        <w:t xml:space="preserve">, combo gefitinib + carbo/Alimta is only the second systemic regimen in a long, long time to prove an </w:t>
      </w:r>
      <w:r w:rsidDel="00000000" w:rsidR="00000000" w:rsidRPr="00000000">
        <w:rPr>
          <w:rtl w:val="0"/>
        </w:rPr>
        <w:t xml:space="preserve">OS</w:t>
      </w:r>
      <w:r w:rsidDel="00000000" w:rsidR="00000000" w:rsidRPr="00000000">
        <w:rPr>
          <w:rFonts w:ascii="Times New Roman" w:cs="Times New Roman" w:eastAsia="Times New Roman" w:hAnsi="Times New Roman"/>
          <w:sz w:val="20"/>
          <w:szCs w:val="20"/>
          <w:rtl w:val="0"/>
        </w:rPr>
        <w:t xml:space="preserve"> advantage for advanced EGFR-mutated NSCLC ineligible for definitive surgery or radiation.</w:t>
      </w:r>
    </w:p>
    <w:p w:rsidR="00000000" w:rsidDel="00000000" w:rsidP="00000000" w:rsidRDefault="00000000" w:rsidRPr="00000000" w14:paraId="000007F0">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350 patients. 2016-2018. Brain </w:t>
      </w:r>
      <w:r w:rsidDel="00000000" w:rsidR="00000000" w:rsidRPr="00000000">
        <w:rPr>
          <w:rFonts w:ascii="Times New Roman" w:cs="Times New Roman" w:eastAsia="Times New Roman" w:hAnsi="Times New Roman"/>
          <w:sz w:val="20"/>
          <w:szCs w:val="20"/>
          <w:rtl w:val="0"/>
        </w:rPr>
        <w:t xml:space="preserve">mets</w:t>
      </w:r>
      <w:r w:rsidDel="00000000" w:rsidR="00000000" w:rsidRPr="00000000">
        <w:rPr>
          <w:rFonts w:ascii="Times New Roman" w:cs="Times New Roman" w:eastAsia="Times New Roman" w:hAnsi="Times New Roman"/>
          <w:sz w:val="20"/>
          <w:szCs w:val="20"/>
          <w:rtl w:val="0"/>
        </w:rPr>
        <w:t xml:space="preserve"> 20%. MFU 17 mo.</w:t>
      </w:r>
    </w:p>
    <w:p w:rsidR="00000000" w:rsidDel="00000000" w:rsidP="00000000" w:rsidRDefault="00000000" w:rsidRPr="00000000" w14:paraId="000007F1">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Gefitinib 250 mg ± pemetrexed 500 and Carboplatin AUC 5 q3w x4c→ maintenance Pemetrexed.</w:t>
      </w:r>
    </w:p>
    <w:p w:rsidR="00000000" w:rsidDel="00000000" w:rsidP="00000000" w:rsidRDefault="00000000" w:rsidRPr="00000000" w14:paraId="000007F2">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Radiologic ORR 63→ 75%. </w:t>
      </w:r>
    </w:p>
    <w:p w:rsidR="00000000" w:rsidDel="00000000" w:rsidP="00000000" w:rsidRDefault="00000000" w:rsidRPr="00000000" w14:paraId="000007F3">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8→ 16 mo. </w:t>
      </w:r>
    </w:p>
    <w:p w:rsidR="00000000" w:rsidDel="00000000" w:rsidP="00000000" w:rsidRDefault="00000000" w:rsidRPr="00000000" w14:paraId="000007F4">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17 mo→ NR. </w:t>
      </w:r>
    </w:p>
    <w:p w:rsidR="00000000" w:rsidDel="00000000" w:rsidP="00000000" w:rsidRDefault="00000000" w:rsidRPr="00000000" w14:paraId="000007F5">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Clinically relevant G3+ toxicity 25→ 51%. </w:t>
      </w:r>
    </w:p>
    <w:p w:rsidR="00000000" w:rsidDel="00000000" w:rsidP="00000000" w:rsidRDefault="00000000" w:rsidRPr="00000000" w14:paraId="000007F6">
      <w:pPr>
        <w:numPr>
          <w:ilvl w:val="0"/>
          <w:numId w:val="25"/>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RE</w:t>
      </w:r>
      <w:r w:rsidDel="00000000" w:rsidR="00000000" w:rsidRPr="00000000">
        <w:rPr>
          <w:rFonts w:ascii="Times New Roman" w:cs="Times New Roman" w:eastAsia="Times New Roman" w:hAnsi="Times New Roman"/>
          <w:b w:val="1"/>
          <w:sz w:val="20"/>
          <w:szCs w:val="20"/>
          <w:rtl w:val="0"/>
        </w:rPr>
        <w:t xml:space="preserve">LAY</w:t>
      </w:r>
      <w:r w:rsidDel="00000000" w:rsidR="00000000" w:rsidRPr="00000000">
        <w:rPr>
          <w:rFonts w:ascii="Times New Roman" w:cs="Times New Roman" w:eastAsia="Times New Roman" w:hAnsi="Times New Roman"/>
          <w:sz w:val="20"/>
          <w:szCs w:val="20"/>
          <w:rtl w:val="0"/>
        </w:rPr>
        <w:t xml:space="preserve"> [</w:t>
      </w:r>
      <w:hyperlink r:id="rId532">
        <w:r w:rsidDel="00000000" w:rsidR="00000000" w:rsidRPr="00000000">
          <w:rPr>
            <w:rFonts w:ascii="Times New Roman" w:cs="Times New Roman" w:eastAsia="Times New Roman" w:hAnsi="Times New Roman"/>
            <w:sz w:val="20"/>
            <w:szCs w:val="20"/>
            <w:rtl w:val="0"/>
          </w:rPr>
          <w:t xml:space="preserve">Nakagawa Lanc Onc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Erlotinib</w:t>
      </w:r>
      <w:r w:rsidDel="00000000" w:rsidR="00000000" w:rsidRPr="00000000">
        <w:rPr>
          <w:rFonts w:ascii="Times New Roman" w:cs="Times New Roman" w:eastAsia="Times New Roman" w:hAnsi="Times New Roman"/>
          <w:b w:val="1"/>
          <w:sz w:val="20"/>
          <w:szCs w:val="20"/>
          <w:rtl w:val="0"/>
        </w:rPr>
        <w:t xml:space="preserve"> ± ramucirumab</w:t>
      </w:r>
      <w:r w:rsidDel="00000000" w:rsidR="00000000" w:rsidRPr="00000000">
        <w:rPr>
          <w:rFonts w:ascii="Times New Roman" w:cs="Times New Roman" w:eastAsia="Times New Roman" w:hAnsi="Times New Roman"/>
          <w:sz w:val="20"/>
          <w:szCs w:val="20"/>
          <w:rtl w:val="0"/>
        </w:rPr>
        <w:t xml:space="preserve"> (VEGFR antagonist).</w:t>
      </w:r>
      <w:r w:rsidDel="00000000" w:rsidR="00000000" w:rsidRPr="00000000">
        <w:rPr>
          <w:rtl w:val="0"/>
        </w:rPr>
      </w:r>
    </w:p>
    <w:p w:rsidR="00000000" w:rsidDel="00000000" w:rsidP="00000000" w:rsidRDefault="00000000" w:rsidRPr="00000000" w14:paraId="000007F7">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449 pts with EGFR 19/21. MFU 21 mo. </w:t>
      </w:r>
    </w:p>
    <w:p w:rsidR="00000000" w:rsidDel="00000000" w:rsidP="00000000" w:rsidRDefault="00000000" w:rsidRPr="00000000" w14:paraId="000007F8">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12→ 19 mo. </w:t>
      </w:r>
    </w:p>
    <w:p w:rsidR="00000000" w:rsidDel="00000000" w:rsidP="00000000" w:rsidRDefault="00000000" w:rsidRPr="00000000" w14:paraId="000007F9">
      <w:pPr>
        <w:numPr>
          <w:ilvl w:val="1"/>
          <w:numId w:val="25"/>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G3-4 emergent AE in 54→ 72%. Hypertension associated with ramucirumab.</w:t>
      </w:r>
    </w:p>
    <w:p w:rsidR="00000000" w:rsidDel="00000000" w:rsidP="00000000" w:rsidRDefault="00000000" w:rsidRPr="00000000" w14:paraId="000007FA">
      <w:pPr>
        <w:pStyle w:val="Heading4"/>
        <w:rPr/>
      </w:pPr>
      <w:bookmarkStart w:colFirst="0" w:colLast="0" w:name="_stea1o92uy95" w:id="130"/>
      <w:bookmarkEnd w:id="130"/>
      <w:r w:rsidDel="00000000" w:rsidR="00000000" w:rsidRPr="00000000">
        <w:rPr>
          <w:rtl w:val="0"/>
        </w:rPr>
      </w:r>
    </w:p>
    <w:p w:rsidR="00000000" w:rsidDel="00000000" w:rsidP="00000000" w:rsidRDefault="00000000" w:rsidRPr="00000000" w14:paraId="000007FB">
      <w:pPr>
        <w:pStyle w:val="Heading3"/>
        <w:rPr/>
      </w:pPr>
      <w:bookmarkStart w:colFirst="0" w:colLast="0" w:name="_u04kjdwoxshp" w:id="131"/>
      <w:bookmarkEnd w:id="131"/>
      <w:hyperlink w:anchor="_iwtyyd6s6gm9">
        <w:r w:rsidDel="00000000" w:rsidR="00000000" w:rsidRPr="00000000">
          <w:rPr>
            <w:u w:val="single"/>
            <w:rtl w:val="0"/>
          </w:rPr>
          <w:t xml:space="preserve">Targeted therapy: ALK</w:t>
        </w:r>
      </w:hyperlink>
      <w:r w:rsidDel="00000000" w:rsidR="00000000" w:rsidRPr="00000000">
        <w:rPr>
          <w:rtl w:val="0"/>
        </w:rPr>
      </w:r>
    </w:p>
    <w:p w:rsidR="00000000" w:rsidDel="00000000" w:rsidP="00000000" w:rsidRDefault="00000000" w:rsidRPr="00000000" w14:paraId="000007F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Alk </w:t>
      </w:r>
      <w:r w:rsidDel="00000000" w:rsidR="00000000" w:rsidRPr="00000000">
        <w:rPr>
          <w:rFonts w:ascii="Times New Roman" w:cs="Times New Roman" w:eastAsia="Times New Roman" w:hAnsi="Times New Roman"/>
          <w:sz w:val="20"/>
          <w:szCs w:val="20"/>
          <w:rtl w:val="0"/>
        </w:rPr>
        <w:t xml:space="preserve">(2-7%): </w:t>
      </w:r>
      <w:r w:rsidDel="00000000" w:rsidR="00000000" w:rsidRPr="00000000">
        <w:rPr>
          <w:rFonts w:ascii="Times New Roman" w:cs="Times New Roman" w:eastAsia="Times New Roman" w:hAnsi="Times New Roman"/>
          <w:b w:val="1"/>
          <w:sz w:val="20"/>
          <w:szCs w:val="20"/>
          <w:rtl w:val="0"/>
        </w:rPr>
        <w:t xml:space="preserve">Crizotinib</w:t>
      </w:r>
      <w:r w:rsidDel="00000000" w:rsidR="00000000" w:rsidRPr="00000000">
        <w:rPr>
          <w:rFonts w:ascii="Cardo" w:cs="Cardo" w:eastAsia="Cardo" w:hAnsi="Cardo"/>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ceritinib, </w:t>
      </w:r>
      <w:r w:rsidDel="00000000" w:rsidR="00000000" w:rsidRPr="00000000">
        <w:rPr>
          <w:rFonts w:ascii="Times New Roman" w:cs="Times New Roman" w:eastAsia="Times New Roman" w:hAnsi="Times New Roman"/>
          <w:b w:val="1"/>
          <w:sz w:val="20"/>
          <w:szCs w:val="20"/>
          <w:u w:val="single"/>
          <w:rtl w:val="0"/>
        </w:rPr>
        <w:t xml:space="preserve">alectinib</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brigatinib</w:t>
      </w:r>
      <w:r w:rsidDel="00000000" w:rsidR="00000000" w:rsidRPr="00000000">
        <w:rPr>
          <w:rFonts w:ascii="Times New Roman" w:cs="Times New Roman" w:eastAsia="Times New Roman" w:hAnsi="Times New Roman"/>
          <w:sz w:val="20"/>
          <w:szCs w:val="20"/>
          <w:rtl w:val="0"/>
        </w:rPr>
        <w:t xml:space="preserve"> or before non-targeted tx.</w:t>
      </w:r>
    </w:p>
    <w:p w:rsidR="00000000" w:rsidDel="00000000" w:rsidP="00000000" w:rsidRDefault="00000000" w:rsidRPr="00000000" w14:paraId="000007FD">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present with brain mets, and &gt; 50% will eventually develop brain mets.</w:t>
      </w:r>
    </w:p>
    <w:p w:rsidR="00000000" w:rsidDel="00000000" w:rsidP="00000000" w:rsidRDefault="00000000" w:rsidRPr="00000000" w14:paraId="000007FE">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progression on first generation (crizotinib), no b</w:t>
      </w:r>
      <w:r w:rsidDel="00000000" w:rsidR="00000000" w:rsidRPr="00000000">
        <w:rPr>
          <w:rtl w:val="0"/>
        </w:rPr>
        <w:t xml:space="preserve">iopsy is</w:t>
      </w:r>
      <w:r w:rsidDel="00000000" w:rsidR="00000000" w:rsidRPr="00000000">
        <w:rPr>
          <w:rFonts w:ascii="Times New Roman" w:cs="Times New Roman" w:eastAsia="Times New Roman" w:hAnsi="Times New Roman"/>
          <w:sz w:val="20"/>
          <w:szCs w:val="20"/>
          <w:rtl w:val="0"/>
        </w:rPr>
        <w:t xml:space="preserve"> necessary and switch to second generation.</w:t>
      </w:r>
    </w:p>
    <w:p w:rsidR="00000000" w:rsidDel="00000000" w:rsidP="00000000" w:rsidRDefault="00000000" w:rsidRPr="00000000" w14:paraId="000007FF">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progression on second generation, recommend bx to look for </w:t>
      </w:r>
      <w:r w:rsidDel="00000000" w:rsidR="00000000" w:rsidRPr="00000000">
        <w:rPr>
          <w:rFonts w:ascii="Times New Roman" w:cs="Times New Roman" w:eastAsia="Times New Roman" w:hAnsi="Times New Roman"/>
          <w:b w:val="1"/>
          <w:sz w:val="20"/>
          <w:szCs w:val="20"/>
          <w:rtl w:val="0"/>
        </w:rPr>
        <w:t xml:space="preserve">G1202R</w:t>
      </w:r>
      <w:r w:rsidDel="00000000" w:rsidR="00000000" w:rsidRPr="00000000">
        <w:rPr>
          <w:rFonts w:ascii="Times New Roman" w:cs="Times New Roman" w:eastAsia="Times New Roman" w:hAnsi="Times New Roman"/>
          <w:sz w:val="20"/>
          <w:szCs w:val="20"/>
          <w:rtl w:val="0"/>
        </w:rPr>
        <w:t xml:space="preserve"> mutation (Lorlatinib).</w:t>
      </w:r>
    </w:p>
    <w:p w:rsidR="00000000" w:rsidDel="00000000" w:rsidP="00000000" w:rsidRDefault="00000000" w:rsidRPr="00000000" w14:paraId="00000800">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Alk typically 5%, but subset for invasive, solid, micropapillary, acinar, minimally invasive from 15% down to 2.5% for minimally invasive. Then pap predominant, lepidocrocite, ACIS ≤ 2%.</w:t>
      </w:r>
    </w:p>
    <w:p w:rsidR="00000000" w:rsidDel="00000000" w:rsidP="00000000" w:rsidRDefault="00000000" w:rsidRPr="00000000" w14:paraId="00000801">
      <w:pPr>
        <w:numPr>
          <w:ilvl w:val="0"/>
          <w:numId w:val="25"/>
        </w:numPr>
        <w:spacing w:line="240" w:lineRule="auto"/>
        <w:ind w:left="720" w:hanging="360"/>
        <w:rPr>
          <w:u w:val="none"/>
        </w:rPr>
      </w:pPr>
      <w:r w:rsidDel="00000000" w:rsidR="00000000" w:rsidRPr="00000000">
        <w:rPr>
          <w:rtl w:val="0"/>
        </w:rPr>
        <w:t xml:space="preserve">Like first generation EGFR agents, many patients develop resistance to Crizotinib. Intracranial ORR with crizotinib is poor. Alectinib and Brigatinib have improved intracranial and extracranial response rates. Therefore, alectinib or brigatinib (as opposed to crizotinib) should be considered for patients with asymptomatic brain metastasis.</w:t>
      </w:r>
    </w:p>
    <w:p w:rsidR="00000000" w:rsidDel="00000000" w:rsidP="00000000" w:rsidRDefault="00000000" w:rsidRPr="00000000" w14:paraId="00000802">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Alectinib</w:t>
      </w:r>
      <w:r w:rsidDel="00000000" w:rsidR="00000000" w:rsidRPr="00000000">
        <w:rPr>
          <w:rFonts w:ascii="Times New Roman" w:cs="Times New Roman" w:eastAsia="Times New Roman" w:hAnsi="Times New Roman"/>
          <w:sz w:val="20"/>
          <w:szCs w:val="20"/>
          <w:rtl w:val="0"/>
        </w:rPr>
        <w:t xml:space="preserve">: 25% CR in </w:t>
      </w:r>
      <w:r w:rsidDel="00000000" w:rsidR="00000000" w:rsidRPr="00000000">
        <w:rPr>
          <w:rFonts w:ascii="Times New Roman" w:cs="Times New Roman" w:eastAsia="Times New Roman" w:hAnsi="Times New Roman"/>
          <w:b w:val="1"/>
          <w:sz w:val="20"/>
          <w:szCs w:val="20"/>
          <w:rtl w:val="0"/>
        </w:rPr>
        <w:t xml:space="preserve">CNS</w:t>
      </w:r>
      <w:r w:rsidDel="00000000" w:rsidR="00000000" w:rsidRPr="00000000">
        <w:rPr>
          <w:rFonts w:ascii="Times New Roman" w:cs="Times New Roman" w:eastAsia="Times New Roman" w:hAnsi="Times New Roman"/>
          <w:sz w:val="20"/>
          <w:szCs w:val="20"/>
          <w:rtl w:val="0"/>
        </w:rPr>
        <w:t xml:space="preserve">, 50% PR in CNS, 25% SD in CNS. </w:t>
      </w:r>
      <w:r w:rsidDel="00000000" w:rsidR="00000000" w:rsidRPr="00000000">
        <w:rPr>
          <w:rFonts w:ascii="Times New Roman" w:cs="Times New Roman" w:eastAsia="Times New Roman" w:hAnsi="Times New Roman"/>
          <w:b w:val="1"/>
          <w:sz w:val="20"/>
          <w:szCs w:val="20"/>
          <w:rtl w:val="0"/>
        </w:rPr>
        <w:t xml:space="preserve">Now first line!</w:t>
      </w:r>
    </w:p>
    <w:p w:rsidR="00000000" w:rsidDel="00000000" w:rsidP="00000000" w:rsidRDefault="00000000" w:rsidRPr="00000000" w14:paraId="00000803">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ALEX </w:t>
      </w:r>
      <w:r w:rsidDel="00000000" w:rsidR="00000000" w:rsidRPr="00000000">
        <w:rPr>
          <w:rFonts w:ascii="Times New Roman" w:cs="Times New Roman" w:eastAsia="Times New Roman" w:hAnsi="Times New Roman"/>
          <w:sz w:val="20"/>
          <w:szCs w:val="20"/>
          <w:rtl w:val="0"/>
        </w:rPr>
        <w:t xml:space="preserve">[</w:t>
      </w:r>
      <w:hyperlink r:id="rId533">
        <w:r w:rsidDel="00000000" w:rsidR="00000000" w:rsidRPr="00000000">
          <w:rPr>
            <w:rFonts w:ascii="Times New Roman" w:cs="Times New Roman" w:eastAsia="Times New Roman" w:hAnsi="Times New Roman"/>
            <w:sz w:val="20"/>
            <w:szCs w:val="20"/>
            <w:rtl w:val="0"/>
          </w:rPr>
          <w:t xml:space="preserve">Peters NEJM '17</w:t>
        </w:r>
      </w:hyperlink>
      <w:r w:rsidDel="00000000" w:rsidR="00000000" w:rsidRPr="00000000">
        <w:rPr>
          <w:rFonts w:ascii="Times New Roman" w:cs="Times New Roman" w:eastAsia="Times New Roman" w:hAnsi="Times New Roman"/>
          <w:sz w:val="20"/>
          <w:szCs w:val="20"/>
          <w:rtl w:val="0"/>
        </w:rPr>
        <w:t xml:space="preserve">, </w:t>
      </w:r>
      <w:hyperlink r:id="rId534">
        <w:r w:rsidDel="00000000" w:rsidR="00000000" w:rsidRPr="00000000">
          <w:rPr>
            <w:rFonts w:ascii="Times New Roman" w:cs="Times New Roman" w:eastAsia="Times New Roman" w:hAnsi="Times New Roman"/>
            <w:sz w:val="20"/>
            <w:szCs w:val="20"/>
            <w:rtl w:val="0"/>
          </w:rPr>
          <w:t xml:space="preserve">ESMO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Crizotinib vs. Alectinib</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04">
      <w:pPr>
        <w:spacing w:line="240" w:lineRule="auto"/>
        <w:ind w:left="1440" w:firstLine="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35">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For ALK-rearranged NSCLC, alectinib has more intracranial activity than crizotinib.</w:t>
      </w:r>
    </w:p>
    <w:p w:rsidR="00000000" w:rsidDel="00000000" w:rsidP="00000000" w:rsidRDefault="00000000" w:rsidRPr="00000000" w14:paraId="0000080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 previously untreated ALK pts. 50% asymptomatic BM ± RT. MFU 1.5y.</w:t>
      </w:r>
    </w:p>
    <w:p w:rsidR="00000000" w:rsidDel="00000000" w:rsidP="00000000" w:rsidRDefault="00000000" w:rsidRPr="00000000" w14:paraId="0000080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1y PFS 49→ 68%</w:t>
      </w:r>
    </w:p>
    <w:p w:rsidR="00000000" w:rsidDel="00000000" w:rsidP="00000000" w:rsidRDefault="00000000" w:rsidRPr="00000000" w14:paraId="0000080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1y CNS progression 45→ 12%.</w:t>
      </w:r>
      <w:r w:rsidDel="00000000" w:rsidR="00000000" w:rsidRPr="00000000">
        <w:rPr>
          <w:rFonts w:ascii="Times New Roman" w:cs="Times New Roman" w:eastAsia="Times New Roman" w:hAnsi="Times New Roman"/>
          <w:sz w:val="20"/>
          <w:szCs w:val="20"/>
          <w:rtl w:val="0"/>
        </w:rPr>
        <w:t xml:space="preserve"> At least double CNS progression if ALK-pretreated.</w:t>
      </w:r>
    </w:p>
    <w:p w:rsidR="00000000" w:rsidDel="00000000" w:rsidP="00000000" w:rsidRDefault="00000000" w:rsidRPr="00000000" w14:paraId="00000808">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 those with BM (n=43), CNS ORR 50→ 81% with CR 5→ 38%  and TTR 6→ 17 mo.</w:t>
      </w:r>
    </w:p>
    <w:p w:rsidR="00000000" w:rsidDel="00000000" w:rsidP="00000000" w:rsidRDefault="00000000" w:rsidRPr="00000000" w14:paraId="00000809">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With RT: 1y CNS progression 50→ 9%.</w:t>
      </w:r>
    </w:p>
    <w:p w:rsidR="00000000" w:rsidDel="00000000" w:rsidP="00000000" w:rsidRDefault="00000000" w:rsidRPr="00000000" w14:paraId="0000080A">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No prior RT: 1y CNS progression 62→ 20%.</w:t>
      </w:r>
    </w:p>
    <w:p w:rsidR="00000000" w:rsidDel="00000000" w:rsidP="00000000" w:rsidRDefault="00000000" w:rsidRPr="00000000" w14:paraId="0000080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G3+ 50→ 41%. </w:t>
      </w:r>
    </w:p>
    <w:p w:rsidR="00000000" w:rsidDel="00000000" w:rsidP="00000000" w:rsidRDefault="00000000" w:rsidRPr="00000000" w14:paraId="0000080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ALTA </w:t>
      </w:r>
      <w:r w:rsidDel="00000000" w:rsidR="00000000" w:rsidRPr="00000000">
        <w:rPr>
          <w:rFonts w:ascii="Times New Roman" w:cs="Times New Roman" w:eastAsia="Times New Roman" w:hAnsi="Times New Roman"/>
          <w:sz w:val="20"/>
          <w:szCs w:val="20"/>
          <w:rtl w:val="0"/>
        </w:rPr>
        <w:t xml:space="preserve">[</w:t>
      </w:r>
      <w:hyperlink r:id="rId536">
        <w:r w:rsidDel="00000000" w:rsidR="00000000" w:rsidRPr="00000000">
          <w:rPr>
            <w:rFonts w:ascii="Times New Roman" w:cs="Times New Roman" w:eastAsia="Times New Roman" w:hAnsi="Times New Roman"/>
            <w:sz w:val="20"/>
            <w:szCs w:val="20"/>
            <w:rtl w:val="0"/>
          </w:rPr>
          <w:t xml:space="preserve">Huber JTO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Brigatinib 90 vs. 180 mg </w:t>
      </w:r>
      <w:r w:rsidDel="00000000" w:rsidR="00000000" w:rsidRPr="00000000">
        <w:rPr>
          <w:rFonts w:ascii="Times New Roman" w:cs="Times New Roman" w:eastAsia="Times New Roman" w:hAnsi="Times New Roman"/>
          <w:sz w:val="20"/>
          <w:szCs w:val="20"/>
          <w:rtl w:val="0"/>
        </w:rPr>
        <w:t xml:space="preserve">for Crizotinib-refractory ALK NSCLC. </w:t>
        <w:br w:type="textWrapping"/>
        <w:t xml:space="preserve">This paper does not tease out how intracranial response might be influenced by prior brain RT. </w:t>
      </w:r>
    </w:p>
    <w:p w:rsidR="00000000" w:rsidDel="00000000" w:rsidP="00000000" w:rsidRDefault="00000000" w:rsidRPr="00000000" w14:paraId="0000080D">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222 crizotinib refractory pts. Brain lesions in 70%. Prior SBRT allowed. MFU ~2y.</w:t>
      </w:r>
    </w:p>
    <w:p w:rsidR="00000000" w:rsidDel="00000000" w:rsidP="00000000" w:rsidRDefault="00000000" w:rsidRPr="00000000" w14:paraId="0000080E">
      <w:pPr>
        <w:numPr>
          <w:ilvl w:val="3"/>
          <w:numId w:val="25"/>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Brigatinib 180 mg qd with 7 day lead in at 90 mg. </w:t>
      </w:r>
    </w:p>
    <w:p w:rsidR="00000000" w:rsidDel="00000000" w:rsidP="00000000" w:rsidRDefault="00000000" w:rsidRPr="00000000" w14:paraId="0000080F">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ORR 46→ 56%. </w:t>
      </w:r>
    </w:p>
    <w:p w:rsidR="00000000" w:rsidDel="00000000" w:rsidP="00000000" w:rsidRDefault="00000000" w:rsidRPr="00000000" w14:paraId="00000810">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9→ 17 mo. </w:t>
      </w:r>
    </w:p>
    <w:p w:rsidR="00000000" w:rsidDel="00000000" w:rsidP="00000000" w:rsidRDefault="00000000" w:rsidRPr="00000000" w14:paraId="00000811">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30→ 34 mo. </w:t>
      </w:r>
    </w:p>
    <w:p w:rsidR="00000000" w:rsidDel="00000000" w:rsidP="00000000" w:rsidRDefault="00000000" w:rsidRPr="00000000" w14:paraId="00000812">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Intracranial ORR 50%. Median duration of intracranial response 9→ 17 mo. </w:t>
      </w:r>
    </w:p>
    <w:p w:rsidR="00000000" w:rsidDel="00000000" w:rsidP="00000000" w:rsidRDefault="00000000" w:rsidRPr="00000000" w14:paraId="00000813">
      <w:pPr>
        <w:numPr>
          <w:ilvl w:val="3"/>
          <w:numId w:val="25"/>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Less than half received prior RT </w:t>
      </w:r>
      <w:r w:rsidDel="00000000" w:rsidR="00000000" w:rsidRPr="00000000">
        <w:rPr>
          <w:rtl w:val="0"/>
        </w:rPr>
        <w:t xml:space="preserve">to the brain</w:t>
      </w:r>
      <w:r w:rsidDel="00000000" w:rsidR="00000000" w:rsidRPr="00000000">
        <w:rPr>
          <w:rFonts w:ascii="Times New Roman" w:cs="Times New Roman" w:eastAsia="Times New Roman" w:hAnsi="Times New Roman"/>
          <w:sz w:val="20"/>
          <w:szCs w:val="20"/>
          <w:rtl w:val="0"/>
        </w:rPr>
        <w:t xml:space="preserve">. Of those, RT more than half six months prior.</w:t>
      </w:r>
    </w:p>
    <w:p w:rsidR="00000000" w:rsidDel="00000000" w:rsidP="00000000" w:rsidRDefault="00000000" w:rsidRPr="00000000" w14:paraId="00000814">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Patients with &gt; 25% shrinkage appear to have a MPFS of a year or more. </w:t>
      </w:r>
    </w:p>
    <w:p w:rsidR="00000000" w:rsidDel="00000000" w:rsidP="00000000" w:rsidRDefault="00000000" w:rsidRPr="00000000" w14:paraId="0000081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Lorlatinib</w:t>
      </w:r>
      <w:r w:rsidDel="00000000" w:rsidR="00000000" w:rsidRPr="00000000">
        <w:rPr>
          <w:rFonts w:ascii="Times New Roman" w:cs="Times New Roman" w:eastAsia="Times New Roman" w:hAnsi="Times New Roman"/>
          <w:sz w:val="20"/>
          <w:szCs w:val="20"/>
          <w:rtl w:val="0"/>
        </w:rPr>
        <w:t xml:space="preserve"> (ALK/ROS) overcomes </w:t>
      </w:r>
      <w:r w:rsidDel="00000000" w:rsidR="00000000" w:rsidRPr="00000000">
        <w:rPr>
          <w:rFonts w:ascii="Times New Roman" w:cs="Times New Roman" w:eastAsia="Times New Roman" w:hAnsi="Times New Roman"/>
          <w:b w:val="1"/>
          <w:sz w:val="20"/>
          <w:szCs w:val="20"/>
          <w:rtl w:val="0"/>
        </w:rPr>
        <w:t xml:space="preserve">G1202R</w:t>
      </w:r>
      <w:r w:rsidDel="00000000" w:rsidR="00000000" w:rsidRPr="00000000">
        <w:rPr>
          <w:rFonts w:ascii="Times New Roman" w:cs="Times New Roman" w:eastAsia="Times New Roman" w:hAnsi="Times New Roman"/>
          <w:sz w:val="20"/>
          <w:szCs w:val="20"/>
          <w:rtl w:val="0"/>
        </w:rPr>
        <w:t xml:space="preserve"> mutation. It is selectively brain-penetrant.</w:t>
      </w:r>
    </w:p>
    <w:p w:rsidR="00000000" w:rsidDel="00000000" w:rsidP="00000000" w:rsidRDefault="00000000" w:rsidRPr="00000000" w14:paraId="00000816">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Approved in Nov 2018 for second/third line treatment.</w:t>
      </w:r>
    </w:p>
    <w:p w:rsidR="00000000" w:rsidDel="00000000" w:rsidP="00000000" w:rsidRDefault="00000000" w:rsidRPr="00000000" w14:paraId="0000081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Phase 1 trial promising [</w:t>
      </w:r>
      <w:hyperlink r:id="rId537">
        <w:r w:rsidDel="00000000" w:rsidR="00000000" w:rsidRPr="00000000">
          <w:rPr>
            <w:rFonts w:ascii="Times New Roman" w:cs="Times New Roman" w:eastAsia="Times New Roman" w:hAnsi="Times New Roman"/>
            <w:sz w:val="20"/>
            <w:szCs w:val="20"/>
            <w:rtl w:val="0"/>
          </w:rPr>
          <w:t xml:space="preserve">Shaw Lanc Onc '17</w:t>
        </w:r>
      </w:hyperlink>
      <w:r w:rsidDel="00000000" w:rsidR="00000000" w:rsidRPr="00000000">
        <w:rPr>
          <w:rFonts w:ascii="Times New Roman" w:cs="Times New Roman" w:eastAsia="Times New Roman" w:hAnsi="Times New Roman"/>
          <w:sz w:val="20"/>
          <w:szCs w:val="20"/>
          <w:rtl w:val="0"/>
        </w:rPr>
        <w:t xml:space="preserve">], waiting phase III </w:t>
      </w:r>
      <w:hyperlink r:id="rId538">
        <w:r w:rsidDel="00000000" w:rsidR="00000000" w:rsidRPr="00000000">
          <w:rPr>
            <w:rFonts w:ascii="Times New Roman" w:cs="Times New Roman" w:eastAsia="Times New Roman" w:hAnsi="Times New Roman"/>
            <w:sz w:val="20"/>
            <w:szCs w:val="20"/>
            <w:rtl w:val="0"/>
          </w:rPr>
          <w:t xml:space="preserve">NCT03052608</w:t>
        </w:r>
      </w:hyperlink>
      <w:r w:rsidDel="00000000" w:rsidR="00000000" w:rsidRPr="00000000">
        <w:rPr>
          <w:rFonts w:ascii="Times New Roman" w:cs="Times New Roman" w:eastAsia="Times New Roman" w:hAnsi="Times New Roman"/>
          <w:sz w:val="20"/>
          <w:szCs w:val="20"/>
          <w:rtl w:val="0"/>
        </w:rPr>
        <w:t xml:space="preserve"> to demonstrate superiority over alectinib.</w:t>
      </w:r>
    </w:p>
    <w:p w:rsidR="00000000" w:rsidDel="00000000" w:rsidP="00000000" w:rsidRDefault="00000000" w:rsidRPr="00000000" w14:paraId="00000818">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ROS1 </w:t>
      </w:r>
      <w:r w:rsidDel="00000000" w:rsidR="00000000" w:rsidRPr="00000000">
        <w:rPr>
          <w:rFonts w:ascii="Times New Roman" w:cs="Times New Roman" w:eastAsia="Times New Roman" w:hAnsi="Times New Roman"/>
          <w:sz w:val="20"/>
          <w:szCs w:val="20"/>
          <w:rtl w:val="0"/>
        </w:rPr>
        <w:t xml:space="preserve">(1-2%): </w:t>
      </w:r>
      <w:r w:rsidDel="00000000" w:rsidR="00000000" w:rsidRPr="00000000">
        <w:rPr>
          <w:b w:val="1"/>
          <w:rtl w:val="0"/>
        </w:rPr>
        <w:t xml:space="preserve">C</w:t>
      </w:r>
      <w:r w:rsidDel="00000000" w:rsidR="00000000" w:rsidRPr="00000000">
        <w:rPr>
          <w:rFonts w:ascii="Times New Roman" w:cs="Times New Roman" w:eastAsia="Times New Roman" w:hAnsi="Times New Roman"/>
          <w:b w:val="1"/>
          <w:sz w:val="20"/>
          <w:szCs w:val="20"/>
          <w:rtl w:val="0"/>
        </w:rPr>
        <w:t xml:space="preserve">rizotinib</w:t>
      </w:r>
      <w:r w:rsidDel="00000000" w:rsidR="00000000" w:rsidRPr="00000000">
        <w:rPr>
          <w:rtl w:val="0"/>
        </w:rPr>
        <w:t xml:space="preserve"> or </w:t>
      </w:r>
      <w:r w:rsidDel="00000000" w:rsidR="00000000" w:rsidRPr="00000000">
        <w:rPr>
          <w:b w:val="1"/>
          <w:rtl w:val="0"/>
        </w:rPr>
        <w:t xml:space="preserve">C</w:t>
      </w:r>
      <w:r w:rsidDel="00000000" w:rsidR="00000000" w:rsidRPr="00000000">
        <w:rPr>
          <w:rFonts w:ascii="Times New Roman" w:cs="Times New Roman" w:eastAsia="Times New Roman" w:hAnsi="Times New Roman"/>
          <w:b w:val="1"/>
          <w:sz w:val="20"/>
          <w:szCs w:val="20"/>
          <w:rtl w:val="0"/>
        </w:rPr>
        <w:t xml:space="preserve">eritinib</w:t>
      </w:r>
      <w:r w:rsidDel="00000000" w:rsidR="00000000" w:rsidRPr="00000000">
        <w:rPr>
          <w:rFonts w:ascii="Times New Roman" w:cs="Times New Roman" w:eastAsia="Times New Roman" w:hAnsi="Times New Roman"/>
          <w:sz w:val="20"/>
          <w:szCs w:val="20"/>
          <w:rtl w:val="0"/>
        </w:rPr>
        <w:t xml:space="preserve"> first </w:t>
      </w:r>
      <w:r w:rsidDel="00000000" w:rsidR="00000000" w:rsidRPr="00000000">
        <w:rPr>
          <w:rtl w:val="0"/>
        </w:rPr>
        <w:t xml:space="preserve">line.</w:t>
      </w:r>
      <w:r w:rsidDel="00000000" w:rsidR="00000000" w:rsidRPr="00000000">
        <w:rPr>
          <w:b w:val="1"/>
          <w:rtl w:val="0"/>
        </w:rPr>
        <w:t xml:space="preserve"> </w:t>
      </w:r>
      <w:r w:rsidDel="00000000" w:rsidR="00000000" w:rsidRPr="00000000">
        <w:rPr>
          <w:b w:val="1"/>
          <w:sz w:val="20"/>
          <w:szCs w:val="20"/>
          <w:rtl w:val="0"/>
        </w:rPr>
        <w:t xml:space="preserve">Entrectinib </w:t>
      </w:r>
      <w:r w:rsidDel="00000000" w:rsidR="00000000" w:rsidRPr="00000000">
        <w:rPr>
          <w:rtl w:val="0"/>
        </w:rPr>
        <w:t xml:space="preserve">recently gained FDA approval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19">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w:t>
      </w:r>
      <w:r w:rsidDel="00000000" w:rsidR="00000000" w:rsidRPr="00000000">
        <w:rPr>
          <w:rFonts w:ascii="Times New Roman" w:cs="Times New Roman" w:eastAsia="Times New Roman" w:hAnsi="Times New Roman"/>
          <w:sz w:val="20"/>
          <w:szCs w:val="20"/>
          <w:rtl w:val="0"/>
        </w:rPr>
        <w:t xml:space="preserve"> (3-4%) </w:t>
      </w:r>
      <w:r w:rsidDel="00000000" w:rsidR="00000000" w:rsidRPr="00000000">
        <w:rPr>
          <w:rtl w:val="0"/>
        </w:rPr>
        <w:t xml:space="preserve">testing is now</w:t>
      </w:r>
      <w:r w:rsidDel="00000000" w:rsidR="00000000" w:rsidRPr="00000000">
        <w:rPr>
          <w:rFonts w:ascii="Times New Roman" w:cs="Times New Roman" w:eastAsia="Times New Roman" w:hAnsi="Times New Roman"/>
          <w:sz w:val="20"/>
          <w:szCs w:val="20"/>
          <w:rtl w:val="0"/>
        </w:rPr>
        <w:t xml:space="preserve"> recommended. Crizotinib.</w:t>
      </w:r>
    </w:p>
    <w:p w:rsidR="00000000" w:rsidDel="00000000" w:rsidP="00000000" w:rsidRDefault="00000000" w:rsidRPr="00000000" w14:paraId="0000081A">
      <w:pPr>
        <w:numPr>
          <w:ilvl w:val="1"/>
          <w:numId w:val="25"/>
        </w:numPr>
        <w:spacing w:line="240" w:lineRule="auto"/>
        <w:ind w:left="1440" w:hanging="360"/>
      </w:pPr>
      <w:r w:rsidDel="00000000" w:rsidR="00000000" w:rsidRPr="00000000">
        <w:rPr>
          <w:b w:val="1"/>
          <w:rtl w:val="0"/>
        </w:rPr>
        <w:t xml:space="preserve">VISION</w:t>
      </w:r>
      <w:r w:rsidDel="00000000" w:rsidR="00000000" w:rsidRPr="00000000">
        <w:rPr>
          <w:rtl w:val="0"/>
        </w:rPr>
        <w:t xml:space="preserve"> [</w:t>
      </w:r>
      <w:hyperlink r:id="rId539">
        <w:r w:rsidDel="00000000" w:rsidR="00000000" w:rsidRPr="00000000">
          <w:rPr>
            <w:rtl w:val="0"/>
          </w:rPr>
          <w:t xml:space="preserve">Paik NEJM '20</w:t>
        </w:r>
      </w:hyperlink>
      <w:r w:rsidDel="00000000" w:rsidR="00000000" w:rsidRPr="00000000">
        <w:rPr>
          <w:rtl w:val="0"/>
        </w:rPr>
        <w:t xml:space="preserve">]: Phase II. </w:t>
      </w:r>
      <w:r w:rsidDel="00000000" w:rsidR="00000000" w:rsidRPr="00000000">
        <w:rPr>
          <w:b w:val="1"/>
          <w:rtl w:val="0"/>
        </w:rPr>
        <w:t xml:space="preserve">Tepotinib</w:t>
      </w:r>
      <w:r w:rsidDel="00000000" w:rsidR="00000000" w:rsidRPr="00000000">
        <w:rPr>
          <w:rtl w:val="0"/>
        </w:rPr>
        <w:t xml:space="preserve">. </w:t>
      </w:r>
    </w:p>
    <w:p w:rsidR="00000000" w:rsidDel="00000000" w:rsidP="00000000" w:rsidRDefault="00000000" w:rsidRPr="00000000" w14:paraId="0000081B">
      <w:pPr>
        <w:spacing w:line="240" w:lineRule="auto"/>
        <w:ind w:left="2160" w:firstLine="0"/>
        <w:rPr/>
      </w:pPr>
      <w:r w:rsidDel="00000000" w:rsidR="00000000" w:rsidRPr="00000000">
        <w:rPr>
          <w:rtl w:val="0"/>
        </w:rPr>
        <w:t xml:space="preserve">TBL </w:t>
      </w:r>
      <w:hyperlink r:id="rId540">
        <w:r w:rsidDel="00000000" w:rsidR="00000000" w:rsidRPr="00000000">
          <w:rPr>
            <w:vertAlign w:val="superscript"/>
            <w:rtl w:val="0"/>
          </w:rPr>
          <w:t xml:space="preserve">QS</w:t>
        </w:r>
      </w:hyperlink>
      <w:r w:rsidDel="00000000" w:rsidR="00000000" w:rsidRPr="00000000">
        <w:rPr>
          <w:rtl w:val="0"/>
        </w:rPr>
        <w:t xml:space="preserve">: Almost half achieved a response by RECIST criteria and two-thirds a deep (14%) or complete (53%) molecular response to the highly-selective MET-inhibitor tepotinib.</w:t>
      </w:r>
    </w:p>
    <w:p w:rsidR="00000000" w:rsidDel="00000000" w:rsidP="00000000" w:rsidRDefault="00000000" w:rsidRPr="00000000" w14:paraId="0000081C">
      <w:pPr>
        <w:numPr>
          <w:ilvl w:val="2"/>
          <w:numId w:val="25"/>
        </w:numPr>
        <w:spacing w:line="240" w:lineRule="auto"/>
        <w:ind w:left="2160" w:hanging="360"/>
      </w:pPr>
      <w:r w:rsidDel="00000000" w:rsidR="00000000" w:rsidRPr="00000000">
        <w:rPr>
          <w:rtl w:val="0"/>
        </w:rPr>
        <w:t xml:space="preserve">99 patients. Advanced or metastatic NSCLC. Confirmed MET exon 14 skipping mutation.</w:t>
      </w:r>
    </w:p>
    <w:p w:rsidR="00000000" w:rsidDel="00000000" w:rsidP="00000000" w:rsidRDefault="00000000" w:rsidRPr="00000000" w14:paraId="0000081D">
      <w:pPr>
        <w:numPr>
          <w:ilvl w:val="2"/>
          <w:numId w:val="25"/>
        </w:numPr>
        <w:spacing w:line="240" w:lineRule="auto"/>
        <w:ind w:left="2160" w:hanging="360"/>
      </w:pPr>
      <w:r w:rsidDel="00000000" w:rsidR="00000000" w:rsidRPr="00000000">
        <w:rPr>
          <w:rtl w:val="0"/>
        </w:rPr>
        <w:t xml:space="preserve">ORR 46% with median DOR 11 mo in the combined-biopsy group.</w:t>
      </w:r>
    </w:p>
    <w:p w:rsidR="00000000" w:rsidDel="00000000" w:rsidP="00000000" w:rsidRDefault="00000000" w:rsidRPr="00000000" w14:paraId="0000081E">
      <w:pPr>
        <w:numPr>
          <w:ilvl w:val="2"/>
          <w:numId w:val="25"/>
        </w:numPr>
        <w:spacing w:line="240" w:lineRule="auto"/>
        <w:ind w:left="2160" w:hanging="360"/>
      </w:pPr>
      <w:r w:rsidDel="00000000" w:rsidR="00000000" w:rsidRPr="00000000">
        <w:rPr>
          <w:rtl w:val="0"/>
        </w:rPr>
        <w:t xml:space="preserve">ORR 48% in liquid-biopsy group (n=66) and ORR 50% in the tissue-biopsy group (n=60). Only 27 patients had positive results according to both methods.</w:t>
      </w:r>
    </w:p>
    <w:p w:rsidR="00000000" w:rsidDel="00000000" w:rsidP="00000000" w:rsidRDefault="00000000" w:rsidRPr="00000000" w14:paraId="0000081F">
      <w:pPr>
        <w:numPr>
          <w:ilvl w:val="2"/>
          <w:numId w:val="25"/>
        </w:numPr>
        <w:spacing w:line="240" w:lineRule="auto"/>
        <w:ind w:left="2160" w:hanging="360"/>
      </w:pPr>
      <w:r w:rsidDel="00000000" w:rsidR="00000000" w:rsidRPr="00000000">
        <w:rPr>
          <w:rtl w:val="0"/>
        </w:rPr>
        <w:t xml:space="preserve">ORR was 56% regardless of previous therapy received for advanced or metastatic disease.</w:t>
      </w:r>
    </w:p>
    <w:p w:rsidR="00000000" w:rsidDel="00000000" w:rsidP="00000000" w:rsidRDefault="00000000" w:rsidRPr="00000000" w14:paraId="00000820">
      <w:pPr>
        <w:numPr>
          <w:ilvl w:val="2"/>
          <w:numId w:val="25"/>
        </w:numPr>
        <w:spacing w:line="240" w:lineRule="auto"/>
        <w:ind w:left="2160" w:hanging="360"/>
      </w:pPr>
      <w:r w:rsidDel="00000000" w:rsidR="00000000" w:rsidRPr="00000000">
        <w:rPr>
          <w:rtl w:val="0"/>
        </w:rPr>
        <w:t xml:space="preserve">Molecular response as measured by circulating free DNA was observed in 67% of patients with matched liquid-biopsy samples at baseline and during treatment.</w:t>
      </w:r>
    </w:p>
    <w:p w:rsidR="00000000" w:rsidDel="00000000" w:rsidP="00000000" w:rsidRDefault="00000000" w:rsidRPr="00000000" w14:paraId="00000821">
      <w:pPr>
        <w:numPr>
          <w:ilvl w:val="2"/>
          <w:numId w:val="25"/>
        </w:numPr>
        <w:spacing w:line="240" w:lineRule="auto"/>
        <w:ind w:left="2160" w:hanging="360"/>
      </w:pPr>
      <w:r w:rsidDel="00000000" w:rsidR="00000000" w:rsidRPr="00000000">
        <w:rPr>
          <w:rtl w:val="0"/>
        </w:rPr>
        <w:t xml:space="preserve">G3+ AE 28%, including peripheral edema in 7%. AE leading to permanent discontinuation in 11%. </w:t>
      </w:r>
    </w:p>
    <w:p w:rsidR="00000000" w:rsidDel="00000000" w:rsidP="00000000" w:rsidRDefault="00000000" w:rsidRPr="00000000" w14:paraId="00000822">
      <w:pPr>
        <w:spacing w:line="240" w:lineRule="auto"/>
        <w:ind w:left="0" w:firstLine="0"/>
        <w:rPr>
          <w:rFonts w:ascii="Times New Roman" w:cs="Times New Roman" w:eastAsia="Times New Roman" w:hAnsi="Times New Roman"/>
          <w:sz w:val="20"/>
          <w:szCs w:val="20"/>
        </w:rPr>
      </w:pPr>
      <w:r w:rsidDel="00000000" w:rsidR="00000000" w:rsidRPr="00000000">
        <w:rPr>
          <w:rtl w:val="0"/>
        </w:rPr>
      </w:r>
    </w:p>
    <w:tbl>
      <w:tblPr>
        <w:tblStyle w:val="Table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Optimal Chemotherapy for CCRT remains unknown!</w:t>
            </w:r>
            <w:r w:rsidDel="00000000" w:rsidR="00000000" w:rsidRPr="00000000">
              <w:rPr>
                <w:rFonts w:ascii="Times New Roman" w:cs="Times New Roman" w:eastAsia="Times New Roman" w:hAnsi="Times New Roman"/>
                <w:sz w:val="20"/>
                <w:szCs w:val="20"/>
                <w:rtl w:val="0"/>
              </w:rPr>
              <w:t xml:space="preserve"> [</w:t>
            </w:r>
            <w:hyperlink r:id="rId541">
              <w:r w:rsidDel="00000000" w:rsidR="00000000" w:rsidRPr="00000000">
                <w:rPr>
                  <w:rFonts w:ascii="Times New Roman" w:cs="Times New Roman" w:eastAsia="Times New Roman" w:hAnsi="Times New Roman"/>
                  <w:sz w:val="20"/>
                  <w:szCs w:val="20"/>
                  <w:rtl w:val="0"/>
                </w:rPr>
                <w:t xml:space="preserve">Eberhardt JCO '15]</w:t>
              </w:r>
            </w:hyperlink>
            <w:r w:rsidDel="00000000" w:rsidR="00000000" w:rsidRPr="00000000">
              <w:rPr>
                <w:rtl w:val="0"/>
              </w:rPr>
            </w:r>
          </w:p>
          <w:p w:rsidR="00000000" w:rsidDel="00000000" w:rsidP="00000000" w:rsidRDefault="00000000" w:rsidRPr="00000000" w14:paraId="00000824">
            <w:pPr>
              <w:numPr>
                <w:ilvl w:val="0"/>
                <w:numId w:val="8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common </w:t>
            </w:r>
            <w:r w:rsidDel="00000000" w:rsidR="00000000" w:rsidRPr="00000000">
              <w:rPr>
                <w:rtl w:val="0"/>
              </w:rPr>
              <w:t xml:space="preserve">options are cisplatin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etoposide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carbo</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paclitaxel</w:t>
            </w:r>
            <w:r w:rsidDel="00000000" w:rsidR="00000000" w:rsidRPr="00000000">
              <w:rPr>
                <w:rFonts w:ascii="Times New Roman" w:cs="Times New Roman" w:eastAsia="Times New Roman" w:hAnsi="Times New Roman"/>
                <w:sz w:val="20"/>
                <w:szCs w:val="20"/>
                <w:rtl w:val="0"/>
              </w:rPr>
              <w:t xml:space="preserve"> or </w:t>
            </w:r>
            <w:r w:rsidDel="00000000" w:rsidR="00000000" w:rsidRPr="00000000">
              <w:rPr>
                <w:rFonts w:ascii="Times New Roman" w:cs="Times New Roman" w:eastAsia="Times New Roman" w:hAnsi="Times New Roman"/>
                <w:b w:val="1"/>
                <w:sz w:val="20"/>
                <w:szCs w:val="20"/>
                <w:rtl w:val="0"/>
              </w:rPr>
              <w:t xml:space="preserve">cisplatin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vinca alkaloids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25">
            <w:pPr>
              <w:numPr>
                <w:ilvl w:val="1"/>
                <w:numId w:val="8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Broadest evidence </w:t>
            </w:r>
            <w:r w:rsidDel="00000000" w:rsidR="00000000" w:rsidRPr="00000000">
              <w:rPr>
                <w:rFonts w:ascii="Times New Roman" w:cs="Times New Roman" w:eastAsia="Times New Roman" w:hAnsi="Times New Roman"/>
                <w:sz w:val="20"/>
                <w:szCs w:val="20"/>
                <w:rtl w:val="0"/>
              </w:rPr>
              <w:t xml:space="preserve">include</w:t>
            </w:r>
            <w:r w:rsidDel="00000000" w:rsidR="00000000" w:rsidRPr="00000000">
              <w:rPr>
                <w:rFonts w:ascii="Times New Roman" w:cs="Times New Roman" w:eastAsia="Times New Roman" w:hAnsi="Times New Roman"/>
                <w:sz w:val="20"/>
                <w:szCs w:val="20"/>
                <w:rtl w:val="0"/>
              </w:rPr>
              <w:t xml:space="preserve"> cisplatin doublets.</w:t>
            </w:r>
          </w:p>
          <w:p w:rsidR="00000000" w:rsidDel="00000000" w:rsidP="00000000" w:rsidRDefault="00000000" w:rsidRPr="00000000" w14:paraId="00000826">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Carboplatin is usually given at AUC 2 with CCRT, and from AUC 5-6 in the adjuvant setting. </w:t>
            </w:r>
          </w:p>
          <w:p w:rsidR="00000000" w:rsidDel="00000000" w:rsidP="00000000" w:rsidRDefault="00000000" w:rsidRPr="00000000" w14:paraId="00000827">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CDDP, Etoposide, and paclitaxel are all given as 50's.</w:t>
            </w:r>
          </w:p>
          <w:p w:rsidR="00000000" w:rsidDel="00000000" w:rsidP="00000000" w:rsidRDefault="00000000" w:rsidRPr="00000000" w14:paraId="00000828">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Non-squamous histologies may consider CDDP or Carboplatin with pemetrexed.</w:t>
              <w:br w:type="textWrapping"/>
              <w:t xml:space="preserve">The PROCLAIM study looked at subbing pemetrexed for etoposide, demonstrating equivalence with less G3-4 toxicity. </w:t>
            </w:r>
          </w:p>
          <w:p w:rsidR="00000000" w:rsidDel="00000000" w:rsidP="00000000" w:rsidRDefault="00000000" w:rsidRPr="00000000" w14:paraId="00000829">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Squamous histologies should not receive bevacizumab or pemetrexed. </w:t>
            </w:r>
          </w:p>
          <w:p w:rsidR="00000000" w:rsidDel="00000000" w:rsidP="00000000" w:rsidRDefault="00000000" w:rsidRPr="00000000" w14:paraId="0000082A">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Carboplatin and paclitaxel </w:t>
            </w:r>
            <w:r w:rsidDel="00000000" w:rsidR="00000000" w:rsidRPr="00000000">
              <w:rPr>
                <w:rtl w:val="0"/>
              </w:rPr>
              <w:t xml:space="preserve">appear</w:t>
            </w:r>
            <w:r w:rsidDel="00000000" w:rsidR="00000000" w:rsidRPr="00000000">
              <w:rPr>
                <w:rFonts w:ascii="Times New Roman" w:cs="Times New Roman" w:eastAsia="Times New Roman" w:hAnsi="Times New Roman"/>
                <w:sz w:val="20"/>
                <w:szCs w:val="20"/>
                <w:rtl w:val="0"/>
              </w:rPr>
              <w:t xml:space="preserve"> to have higher rates of radiation pneumonitis.</w:t>
            </w:r>
          </w:p>
          <w:p w:rsidR="00000000" w:rsidDel="00000000" w:rsidP="00000000" w:rsidRDefault="00000000" w:rsidRPr="00000000" w14:paraId="0000082B">
            <w:pPr>
              <w:numPr>
                <w:ilvl w:val="0"/>
                <w:numId w:val="80"/>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Cisplatin and etoposide may have better OS and less rates of RP, but at the cost of worse esophagitis.</w:t>
              <w:br w:type="textWrapping"/>
              <w:t xml:space="preserve">When evaluated in the VA setting, Cisplatin and etoposide had no OS advantage and worse toxicity than carboP.</w:t>
            </w:r>
          </w:p>
        </w:tc>
      </w:tr>
    </w:tbl>
    <w:p w:rsidR="00000000" w:rsidDel="00000000" w:rsidP="00000000" w:rsidRDefault="00000000" w:rsidRPr="00000000" w14:paraId="0000082C">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2D">
      <w:pPr>
        <w:pStyle w:val="Heading2"/>
        <w:rPr/>
      </w:pPr>
      <w:bookmarkStart w:colFirst="0" w:colLast="0" w:name="_8fm890uhgxjw" w:id="132"/>
      <w:bookmarkEnd w:id="132"/>
      <w:hyperlink w:anchor="_wp55nx1rut9o">
        <w:r w:rsidDel="00000000" w:rsidR="00000000" w:rsidRPr="00000000">
          <w:rPr>
            <w:rtl w:val="0"/>
          </w:rPr>
          <w:t xml:space="preserve">Concurrent Chemotherapy</w:t>
        </w:r>
      </w:hyperlink>
      <w:r w:rsidDel="00000000" w:rsidR="00000000" w:rsidRPr="00000000">
        <w:rPr>
          <w:rtl w:val="0"/>
        </w:rPr>
      </w:r>
    </w:p>
    <w:p w:rsidR="00000000" w:rsidDel="00000000" w:rsidP="00000000" w:rsidRDefault="00000000" w:rsidRPr="00000000" w14:paraId="0000082E">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CDDP 50 </w:t>
      </w:r>
      <w:r w:rsidDel="00000000" w:rsidR="00000000" w:rsidRPr="00000000">
        <w:rPr>
          <w:rFonts w:ascii="Times New Roman" w:cs="Times New Roman" w:eastAsia="Times New Roman" w:hAnsi="Times New Roman"/>
          <w:sz w:val="20"/>
          <w:szCs w:val="20"/>
          <w:rtl w:val="0"/>
        </w:rPr>
        <w:t xml:space="preserve">d1,8,29,36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b w:val="1"/>
          <w:sz w:val="20"/>
          <w:szCs w:val="20"/>
          <w:rtl w:val="0"/>
        </w:rPr>
        <w:t xml:space="preserve">etoposide 50 </w:t>
      </w:r>
      <w:r w:rsidDel="00000000" w:rsidR="00000000" w:rsidRPr="00000000">
        <w:rPr>
          <w:rFonts w:ascii="Times New Roman" w:cs="Times New Roman" w:eastAsia="Times New Roman" w:hAnsi="Times New Roman"/>
          <w:sz w:val="20"/>
          <w:szCs w:val="20"/>
          <w:rtl w:val="0"/>
        </w:rPr>
        <w:t xml:space="preserve">d1-5, d29-33 </w:t>
      </w:r>
      <w:r w:rsidDel="00000000" w:rsidR="00000000" w:rsidRPr="00000000">
        <w:rPr>
          <w:rFonts w:ascii="Times New Roman" w:cs="Times New Roman" w:eastAsia="Times New Roman" w:hAnsi="Times New Roman"/>
          <w:sz w:val="20"/>
          <w:szCs w:val="20"/>
          <w:rtl w:val="0"/>
        </w:rPr>
        <w:t xml:space="preserve">or </w:t>
      </w:r>
      <w:r w:rsidDel="00000000" w:rsidR="00000000" w:rsidRPr="00000000">
        <w:rPr>
          <w:rFonts w:ascii="Times New Roman" w:cs="Times New Roman" w:eastAsia="Times New Roman" w:hAnsi="Times New Roman"/>
          <w:b w:val="1"/>
          <w:sz w:val="20"/>
          <w:szCs w:val="20"/>
          <w:rtl w:val="0"/>
        </w:rPr>
        <w:t xml:space="preserve">carbo </w:t>
      </w:r>
      <w:r w:rsidDel="00000000" w:rsidR="00000000" w:rsidRPr="00000000">
        <w:rPr>
          <w:rFonts w:ascii="Times New Roman" w:cs="Times New Roman" w:eastAsia="Times New Roman" w:hAnsi="Times New Roman"/>
          <w:sz w:val="20"/>
          <w:szCs w:val="20"/>
          <w:rtl w:val="0"/>
        </w:rPr>
        <w:t xml:space="preserve">AUC </w:t>
      </w:r>
      <w:r w:rsidDel="00000000" w:rsidR="00000000" w:rsidRPr="00000000">
        <w:rPr>
          <w:rFonts w:ascii="Times New Roman" w:cs="Times New Roman" w:eastAsia="Times New Roman" w:hAnsi="Times New Roman"/>
          <w:b w:val="1"/>
          <w:sz w:val="20"/>
          <w:szCs w:val="20"/>
          <w:rtl w:val="0"/>
        </w:rPr>
        <w:t xml:space="preserve">2 and paclitaxel 50 q1w</w:t>
      </w:r>
      <w:r w:rsidDel="00000000" w:rsidR="00000000" w:rsidRPr="00000000">
        <w:rPr>
          <w:rFonts w:ascii="Times New Roman" w:cs="Times New Roman" w:eastAsia="Times New Roman" w:hAnsi="Times New Roman"/>
          <w:sz w:val="20"/>
          <w:szCs w:val="20"/>
          <w:rtl w:val="0"/>
        </w:rPr>
        <w:t xml:space="preserve"> ± 2c adjuvant*. </w:t>
      </w:r>
    </w:p>
    <w:p w:rsidR="00000000" w:rsidDel="00000000" w:rsidP="00000000" w:rsidRDefault="00000000" w:rsidRPr="00000000" w14:paraId="0000082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adjuvant is given: Carbo AUC </w:t>
      </w:r>
      <w:r w:rsidDel="00000000" w:rsidR="00000000" w:rsidRPr="00000000">
        <w:rPr>
          <w:rFonts w:ascii="Times New Roman" w:cs="Times New Roman" w:eastAsia="Times New Roman" w:hAnsi="Times New Roman"/>
          <w:b w:val="1"/>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paclitaxel 200 q3w x</w:t>
      </w:r>
      <w:r w:rsidDel="00000000" w:rsidR="00000000" w:rsidRPr="00000000">
        <w:rPr>
          <w:rtl w:val="0"/>
        </w:rPr>
        <w:t xml:space="preserve">4</w:t>
      </w:r>
      <w:r w:rsidDel="00000000" w:rsidR="00000000" w:rsidRPr="00000000">
        <w:rPr>
          <w:rFonts w:ascii="Times New Roman" w:cs="Times New Roman" w:eastAsia="Times New Roman" w:hAnsi="Times New Roman"/>
          <w:sz w:val="20"/>
          <w:szCs w:val="20"/>
          <w:rtl w:val="0"/>
        </w:rPr>
        <w:t xml:space="preserve">c.</w:t>
      </w:r>
    </w:p>
    <w:p w:rsidR="00000000" w:rsidDel="00000000" w:rsidP="00000000" w:rsidRDefault="00000000" w:rsidRPr="00000000" w14:paraId="00000830">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SWOG regimen: CDDP </w:t>
      </w:r>
      <w:r w:rsidDel="00000000" w:rsidR="00000000" w:rsidRPr="00000000">
        <w:rPr>
          <w:rFonts w:ascii="Times New Roman" w:cs="Times New Roman" w:eastAsia="Times New Roman" w:hAnsi="Times New Roman"/>
          <w:b w:val="1"/>
          <w:sz w:val="20"/>
          <w:szCs w:val="20"/>
          <w:rtl w:val="0"/>
        </w:rPr>
        <w:t xml:space="preserve">50 </w:t>
      </w:r>
      <w:r w:rsidDel="00000000" w:rsidR="00000000" w:rsidRPr="00000000">
        <w:rPr>
          <w:rFonts w:ascii="Times New Roman" w:cs="Times New Roman" w:eastAsia="Times New Roman" w:hAnsi="Times New Roman"/>
          <w:sz w:val="20"/>
          <w:szCs w:val="20"/>
          <w:rtl w:val="0"/>
        </w:rPr>
        <w:t xml:space="preserve">d1,8,29,36, etoposide </w:t>
      </w:r>
      <w:r w:rsidDel="00000000" w:rsidR="00000000" w:rsidRPr="00000000">
        <w:rPr>
          <w:rFonts w:ascii="Times New Roman" w:cs="Times New Roman" w:eastAsia="Times New Roman" w:hAnsi="Times New Roman"/>
          <w:b w:val="1"/>
          <w:sz w:val="20"/>
          <w:szCs w:val="20"/>
          <w:rtl w:val="0"/>
        </w:rPr>
        <w:t xml:space="preserve">50 </w:t>
      </w:r>
      <w:r w:rsidDel="00000000" w:rsidR="00000000" w:rsidRPr="00000000">
        <w:rPr>
          <w:rFonts w:ascii="Times New Roman" w:cs="Times New Roman" w:eastAsia="Times New Roman" w:hAnsi="Times New Roman"/>
          <w:sz w:val="20"/>
          <w:szCs w:val="20"/>
          <w:rtl w:val="0"/>
        </w:rPr>
        <w:t xml:space="preserve">d1-5, d29-33 ± 2c adjuvant (4c total).</w:t>
      </w:r>
    </w:p>
    <w:p w:rsidR="00000000" w:rsidDel="00000000" w:rsidP="00000000" w:rsidRDefault="00000000" w:rsidRPr="00000000" w14:paraId="00000831">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or carboplatin + Pemetrexed for non-squamous histologies.</w:t>
      </w:r>
    </w:p>
    <w:p w:rsidR="00000000" w:rsidDel="00000000" w:rsidP="00000000" w:rsidRDefault="00000000" w:rsidRPr="00000000" w14:paraId="0000083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Squamous histologies should not receive bevacizumab or pemetrexed.</w:t>
      </w:r>
    </w:p>
    <w:p w:rsidR="00000000" w:rsidDel="00000000" w:rsidP="00000000" w:rsidRDefault="00000000" w:rsidRPr="00000000" w14:paraId="00000833">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common options </w:t>
      </w:r>
      <w:r w:rsidDel="00000000" w:rsidR="00000000" w:rsidRPr="00000000">
        <w:rPr>
          <w:rFonts w:ascii="Times New Roman" w:cs="Times New Roman" w:eastAsia="Times New Roman" w:hAnsi="Times New Roman"/>
          <w:b w:val="1"/>
          <w:sz w:val="20"/>
          <w:szCs w:val="20"/>
          <w:rtl w:val="0"/>
        </w:rPr>
        <w:t xml:space="preserve">carbo</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paclitaxel</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cisplatin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etoposide</w:t>
      </w:r>
      <w:r w:rsidDel="00000000" w:rsidR="00000000" w:rsidRPr="00000000">
        <w:rPr>
          <w:rFonts w:ascii="Times New Roman" w:cs="Times New Roman" w:eastAsia="Times New Roman" w:hAnsi="Times New Roman"/>
          <w:sz w:val="20"/>
          <w:szCs w:val="20"/>
          <w:rtl w:val="0"/>
        </w:rPr>
        <w:t xml:space="preserve"> or </w:t>
      </w:r>
      <w:r w:rsidDel="00000000" w:rsidR="00000000" w:rsidRPr="00000000">
        <w:rPr>
          <w:rFonts w:ascii="Times New Roman" w:cs="Times New Roman" w:eastAsia="Times New Roman" w:hAnsi="Times New Roman"/>
          <w:b w:val="1"/>
          <w:sz w:val="20"/>
          <w:szCs w:val="20"/>
          <w:rtl w:val="0"/>
        </w:rPr>
        <w:t xml:space="preserve">cisplatin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vinca alkaloids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34">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Broadest evidence </w:t>
      </w:r>
      <w:r w:rsidDel="00000000" w:rsidR="00000000" w:rsidRPr="00000000">
        <w:rPr>
          <w:rtl w:val="0"/>
        </w:rPr>
        <w:t xml:space="preserve">includes</w:t>
      </w:r>
      <w:r w:rsidDel="00000000" w:rsidR="00000000" w:rsidRPr="00000000">
        <w:rPr>
          <w:rFonts w:ascii="Times New Roman" w:cs="Times New Roman" w:eastAsia="Times New Roman" w:hAnsi="Times New Roman"/>
          <w:sz w:val="20"/>
          <w:szCs w:val="20"/>
          <w:rtl w:val="0"/>
        </w:rPr>
        <w:t xml:space="preserve"> cisplatin doublets.</w:t>
      </w:r>
    </w:p>
    <w:bookmarkStart w:colFirst="0" w:colLast="0" w:name="msenroysiy8b" w:id="133"/>
    <w:bookmarkEnd w:id="133"/>
    <w:p w:rsidR="00000000" w:rsidDel="00000000" w:rsidP="00000000" w:rsidRDefault="00000000" w:rsidRPr="00000000" w14:paraId="0000083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China</w:t>
      </w:r>
      <w:r w:rsidDel="00000000" w:rsidR="00000000" w:rsidRPr="00000000">
        <w:rPr>
          <w:rFonts w:ascii="Times New Roman" w:cs="Times New Roman" w:eastAsia="Times New Roman" w:hAnsi="Times New Roman"/>
          <w:sz w:val="20"/>
          <w:szCs w:val="20"/>
          <w:rtl w:val="0"/>
        </w:rPr>
        <w:t xml:space="preserve"> [</w:t>
      </w:r>
      <w:hyperlink r:id="rId542">
        <w:r w:rsidDel="00000000" w:rsidR="00000000" w:rsidRPr="00000000">
          <w:rPr>
            <w:rFonts w:ascii="Times New Roman" w:cs="Times New Roman" w:eastAsia="Times New Roman" w:hAnsi="Times New Roman"/>
            <w:sz w:val="20"/>
            <w:szCs w:val="20"/>
            <w:rtl w:val="0"/>
          </w:rPr>
          <w:t xml:space="preserve">Liang Ann Onc '17</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CCRT 60-66 + CarboP vs. EP</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Cisplatin and etoposide may have better OS and less RP, but worse esophagitis.</w:t>
      </w:r>
    </w:p>
    <w:p w:rsidR="00000000" w:rsidDel="00000000" w:rsidP="00000000" w:rsidRDefault="00000000" w:rsidRPr="00000000" w14:paraId="0000083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191 pts. Stage III NSCLC. MFU 6y.</w:t>
      </w:r>
    </w:p>
    <w:p w:rsidR="00000000" w:rsidDel="00000000" w:rsidP="00000000" w:rsidRDefault="00000000" w:rsidRPr="00000000" w14:paraId="0000083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CP: Carboplatin AUC 2, paclitaxel 45 q1w.</w:t>
      </w:r>
    </w:p>
    <w:p w:rsidR="00000000" w:rsidDel="00000000" w:rsidP="00000000" w:rsidRDefault="00000000" w:rsidRPr="00000000" w14:paraId="00000838">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 CDDP 50 d1,8 and etoposide 50 d1-5 q4w x2c.</w:t>
      </w:r>
    </w:p>
    <w:p w:rsidR="00000000" w:rsidDel="00000000" w:rsidP="00000000" w:rsidRDefault="00000000" w:rsidRPr="00000000" w14:paraId="0000083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3y OS 26→ 41%. MS ~21→ 23 mo (p=0.095).</w:t>
      </w:r>
    </w:p>
    <w:p w:rsidR="00000000" w:rsidDel="00000000" w:rsidP="00000000" w:rsidRDefault="00000000" w:rsidRPr="00000000" w14:paraId="0000083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G2+ pneumonitis 33→ 19%, G3+ esophagitis 6→ 20%. </w:t>
      </w:r>
    </w:p>
    <w:bookmarkStart w:colFirst="0" w:colLast="0" w:name="m38qrqqzr43q" w:id="134"/>
    <w:bookmarkEnd w:id="134"/>
    <w:p w:rsidR="00000000" w:rsidDel="00000000" w:rsidP="00000000" w:rsidRDefault="00000000" w:rsidRPr="00000000" w14:paraId="0000083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STRIPE pneumonitis meta-analysis </w:t>
      </w:r>
      <w:r w:rsidDel="00000000" w:rsidR="00000000" w:rsidRPr="00000000">
        <w:rPr>
          <w:rFonts w:ascii="Times New Roman" w:cs="Times New Roman" w:eastAsia="Times New Roman" w:hAnsi="Times New Roman"/>
          <w:sz w:val="20"/>
          <w:szCs w:val="20"/>
          <w:rtl w:val="0"/>
        </w:rPr>
        <w:t xml:space="preserve">[</w:t>
      </w:r>
      <w:hyperlink r:id="rId543">
        <w:r w:rsidDel="00000000" w:rsidR="00000000" w:rsidRPr="00000000">
          <w:rPr>
            <w:rFonts w:ascii="Times New Roman" w:cs="Times New Roman" w:eastAsia="Times New Roman" w:hAnsi="Times New Roman"/>
            <w:sz w:val="20"/>
            <w:szCs w:val="20"/>
            <w:rtl w:val="0"/>
          </w:rPr>
          <w:t xml:space="preserve">Palma IJROBP '13]</w:t>
        </w:r>
      </w:hyperlink>
      <w:r w:rsidDel="00000000" w:rsidR="00000000" w:rsidRPr="00000000">
        <w:rPr>
          <w:rFonts w:ascii="Times New Roman" w:cs="Times New Roman" w:eastAsia="Times New Roman" w:hAnsi="Times New Roman"/>
          <w:sz w:val="20"/>
          <w:szCs w:val="20"/>
          <w:rtl w:val="0"/>
        </w:rPr>
        <w:t xml:space="preserve">: Median 60 Gy CCRT. </w:t>
      </w:r>
      <w:r w:rsidDel="00000000" w:rsidR="00000000" w:rsidRPr="00000000">
        <w:rPr>
          <w:rFonts w:ascii="Times New Roman" w:cs="Times New Roman" w:eastAsia="Times New Roman" w:hAnsi="Times New Roman"/>
          <w:b w:val="1"/>
          <w:sz w:val="20"/>
          <w:szCs w:val="20"/>
          <w:rtl w:val="0"/>
        </w:rPr>
        <w:t xml:space="preserve">CarboP vs. EP</w:t>
      </w:r>
      <w:r w:rsidDel="00000000" w:rsidR="00000000" w:rsidRPr="00000000">
        <w:rPr>
          <w:rFonts w:ascii="Times New Roman" w:cs="Times New Roman" w:eastAsia="Times New Roman" w:hAnsi="Times New Roman"/>
          <w:sz w:val="20"/>
          <w:szCs w:val="20"/>
          <w:rtl w:val="0"/>
        </w:rPr>
        <w:t xml:space="preserve">.</w:t>
        <w:br w:type="textWrapping"/>
        <w:t xml:space="preserve">Highest risk of pneumonitis &gt; 50% in patients &gt; 65y receiving carboplatin/paclitaxel. </w:t>
      </w:r>
    </w:p>
    <w:p w:rsidR="00000000" w:rsidDel="00000000" w:rsidP="00000000" w:rsidRDefault="00000000" w:rsidRPr="00000000" w14:paraId="0000083C">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 to paper for useful statistics and RPA. See Figure 1 f</w:t>
      </w:r>
      <w:r w:rsidDel="00000000" w:rsidR="00000000" w:rsidRPr="00000000">
        <w:rPr>
          <w:rtl w:val="0"/>
        </w:rPr>
        <w:t xml:space="preserve">or dose constraints.</w:t>
      </w:r>
      <w:r w:rsidDel="00000000" w:rsidR="00000000" w:rsidRPr="00000000">
        <w:rPr>
          <w:rtl w:val="0"/>
        </w:rPr>
      </w:r>
    </w:p>
    <w:p w:rsidR="00000000" w:rsidDel="00000000" w:rsidP="00000000" w:rsidRDefault="00000000" w:rsidRPr="00000000" w14:paraId="0000083D">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836 pts. MFU 2.3y. </w:t>
      </w:r>
    </w:p>
    <w:p w:rsidR="00000000" w:rsidDel="00000000" w:rsidP="00000000" w:rsidRDefault="00000000" w:rsidRPr="00000000" w14:paraId="0000083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CarboP may have higher rates of pneumonitis, esp if &gt; 65y old (60% RP).</w:t>
      </w:r>
    </w:p>
    <w:p w:rsidR="00000000" w:rsidDel="00000000" w:rsidP="00000000" w:rsidRDefault="00000000" w:rsidRPr="00000000" w14:paraId="0000083F">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CarboP </w:t>
      </w:r>
      <w:r w:rsidDel="00000000" w:rsidR="00000000" w:rsidRPr="00000000">
        <w:rPr>
          <w:rtl w:val="0"/>
        </w:rPr>
        <w:t xml:space="preserve">&gt;</w:t>
      </w:r>
      <w:r w:rsidDel="00000000" w:rsidR="00000000" w:rsidRPr="00000000">
        <w:rPr>
          <w:rFonts w:ascii="Times New Roman" w:cs="Times New Roman" w:eastAsia="Times New Roman" w:hAnsi="Times New Roman"/>
          <w:sz w:val="20"/>
          <w:szCs w:val="20"/>
          <w:rtl w:val="0"/>
        </w:rPr>
        <w:t xml:space="preserve"> 65y, MLD </w:t>
      </w: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20"/>
          <w:szCs w:val="20"/>
          <w:rtl w:val="0"/>
        </w:rPr>
        <w:t xml:space="preserve"> 10 Gy may be preferred (Figure 1).</w:t>
      </w:r>
    </w:p>
    <w:p w:rsidR="00000000" w:rsidDel="00000000" w:rsidP="00000000" w:rsidRDefault="00000000" w:rsidRPr="00000000" w14:paraId="00000840">
      <w:pPr>
        <w:numPr>
          <w:ilvl w:val="2"/>
          <w:numId w:val="25"/>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Cisplatin/etoposide, V20 &lt; 25% may be preferred (Figure 1). </w:t>
      </w:r>
    </w:p>
    <w:p w:rsidR="00000000" w:rsidDel="00000000" w:rsidP="00000000" w:rsidRDefault="00000000" w:rsidRPr="00000000" w14:paraId="0000084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 3.33 for CarboP vs. CE.</w:t>
      </w:r>
    </w:p>
    <w:p w:rsidR="00000000" w:rsidDel="00000000" w:rsidP="00000000" w:rsidRDefault="00000000" w:rsidRPr="00000000" w14:paraId="00000842">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STRIPE esophagitis meta-analysis</w:t>
      </w:r>
      <w:r w:rsidDel="00000000" w:rsidR="00000000" w:rsidRPr="00000000">
        <w:rPr>
          <w:rFonts w:ascii="Times New Roman" w:cs="Times New Roman" w:eastAsia="Times New Roman" w:hAnsi="Times New Roman"/>
          <w:sz w:val="20"/>
          <w:szCs w:val="20"/>
          <w:rtl w:val="0"/>
        </w:rPr>
        <w:t xml:space="preserve"> [</w:t>
      </w:r>
      <w:hyperlink r:id="rId544">
        <w:r w:rsidDel="00000000" w:rsidR="00000000" w:rsidRPr="00000000">
          <w:rPr>
            <w:rFonts w:ascii="Times New Roman" w:cs="Times New Roman" w:eastAsia="Times New Roman" w:hAnsi="Times New Roman"/>
            <w:sz w:val="20"/>
            <w:szCs w:val="20"/>
            <w:rtl w:val="0"/>
          </w:rPr>
          <w:t xml:space="preserve">Palma IJROBP '13</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43">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Goal for Esophageal dose V60 &lt; 17% (</w:t>
      </w:r>
      <w:r w:rsidDel="00000000" w:rsidR="00000000" w:rsidRPr="00000000">
        <w:rPr>
          <w:rtl w:val="0"/>
        </w:rPr>
        <w:t xml:space="preserve">Figure 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4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 rec'd platinum based chemotherapy, does not tease out CarboP vs. CE.</w:t>
      </w:r>
    </w:p>
    <w:p w:rsidR="00000000" w:rsidDel="00000000" w:rsidP="00000000" w:rsidRDefault="00000000" w:rsidRPr="00000000" w14:paraId="00000845">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G2 / G3 / G4 esophagitis of 32→ 17→ 0.9%.</w:t>
      </w:r>
      <w:r w:rsidDel="00000000" w:rsidR="00000000" w:rsidRPr="00000000">
        <w:rPr>
          <w:rFonts w:ascii="Times New Roman" w:cs="Times New Roman" w:eastAsia="Times New Roman" w:hAnsi="Times New Roman"/>
          <w:sz w:val="20"/>
          <w:szCs w:val="20"/>
          <w:rtl w:val="0"/>
        </w:rPr>
        <w:t xml:space="preserve"> Life-threatening in &lt; 1% of pts.</w:t>
      </w:r>
    </w:p>
    <w:p w:rsidR="00000000" w:rsidDel="00000000" w:rsidP="00000000" w:rsidRDefault="00000000" w:rsidRPr="00000000" w14:paraId="0000084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V60 best predictor for G2+ and G3+ radiation esophagitis.</w:t>
      </w:r>
    </w:p>
    <w:p w:rsidR="00000000" w:rsidDel="00000000" w:rsidP="00000000" w:rsidRDefault="00000000" w:rsidRPr="00000000" w14:paraId="00000847">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esophagitis for V60 </w:t>
      </w:r>
      <w:r w:rsidDel="00000000" w:rsidR="00000000" w:rsidRPr="00000000">
        <w:rPr>
          <w:rtl w:val="0"/>
        </w:rPr>
        <w:t xml:space="preserve">± </w:t>
      </w:r>
      <w:r w:rsidDel="00000000" w:rsidR="00000000" w:rsidRPr="00000000">
        <w:rPr>
          <w:rFonts w:ascii="Cardo" w:cs="Cardo" w:eastAsia="Cardo" w:hAnsi="Cardo"/>
          <w:sz w:val="20"/>
          <w:szCs w:val="20"/>
          <w:rtl w:val="0"/>
        </w:rPr>
        <w:t xml:space="preserve">17% of 22→ 10%.</w:t>
      </w:r>
      <w:r w:rsidDel="00000000" w:rsidR="00000000" w:rsidRPr="00000000">
        <w:rPr>
          <w:rtl w:val="0"/>
        </w:rPr>
      </w:r>
    </w:p>
    <w:p w:rsidR="00000000" w:rsidDel="00000000" w:rsidP="00000000" w:rsidRDefault="00000000" w:rsidRPr="00000000" w14:paraId="00000848">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 Health </w:t>
      </w:r>
      <w:r w:rsidDel="00000000" w:rsidR="00000000" w:rsidRPr="00000000">
        <w:rPr>
          <w:rFonts w:ascii="Times New Roman" w:cs="Times New Roman" w:eastAsia="Times New Roman" w:hAnsi="Times New Roman"/>
          <w:sz w:val="20"/>
          <w:szCs w:val="20"/>
          <w:rtl w:val="0"/>
        </w:rPr>
        <w:t xml:space="preserve">[</w:t>
      </w:r>
      <w:hyperlink r:id="rId545">
        <w:r w:rsidDel="00000000" w:rsidR="00000000" w:rsidRPr="00000000">
          <w:rPr>
            <w:rFonts w:ascii="Times New Roman" w:cs="Times New Roman" w:eastAsia="Times New Roman" w:hAnsi="Times New Roman"/>
            <w:sz w:val="20"/>
            <w:szCs w:val="20"/>
            <w:rtl w:val="0"/>
          </w:rPr>
          <w:t xml:space="preserve">Santana-Davila JCO '15</w:t>
        </w:r>
      </w:hyperlink>
      <w:r w:rsidDel="00000000" w:rsidR="00000000" w:rsidRPr="00000000">
        <w:rPr>
          <w:rFonts w:ascii="Times New Roman" w:cs="Times New Roman" w:eastAsia="Times New Roman" w:hAnsi="Times New Roman"/>
          <w:sz w:val="20"/>
          <w:szCs w:val="20"/>
          <w:rtl w:val="0"/>
        </w:rPr>
        <w:t xml:space="preserve">]: Retro. </w:t>
      </w:r>
      <w:r w:rsidDel="00000000" w:rsidR="00000000" w:rsidRPr="00000000">
        <w:rPr>
          <w:rFonts w:ascii="Times New Roman" w:cs="Times New Roman" w:eastAsia="Times New Roman" w:hAnsi="Times New Roman"/>
          <w:b w:val="1"/>
          <w:sz w:val="20"/>
          <w:szCs w:val="20"/>
          <w:rtl w:val="0"/>
        </w:rPr>
        <w:t xml:space="preserve">CCRT CarboP vs. EP</w:t>
      </w:r>
      <w:r w:rsidDel="00000000" w:rsidR="00000000" w:rsidRPr="00000000">
        <w:rPr>
          <w:rFonts w:ascii="Times New Roman" w:cs="Times New Roman" w:eastAsia="Times New Roman" w:hAnsi="Times New Roman"/>
          <w:sz w:val="20"/>
          <w:szCs w:val="20"/>
          <w:rtl w:val="0"/>
        </w:rPr>
        <w:t xml:space="preserve">.</w:t>
        <w:br w:type="textWrapping"/>
        <w:t xml:space="preserve">Cisplatin and etoposide with no OS advantage, but more toxicity than carboplatin and paclitaxel.</w:t>
      </w:r>
    </w:p>
    <w:p w:rsidR="00000000" w:rsidDel="00000000" w:rsidP="00000000" w:rsidRDefault="00000000" w:rsidRPr="00000000" w14:paraId="0000084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1,842 pts. EP in 27%. </w:t>
      </w:r>
    </w:p>
    <w:p w:rsidR="00000000" w:rsidDel="00000000" w:rsidP="00000000" w:rsidRDefault="00000000" w:rsidRPr="00000000" w14:paraId="0000084A">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difference in OS even with propensity score adjusted model and high-volume EP centers.</w:t>
      </w:r>
    </w:p>
    <w:p w:rsidR="00000000" w:rsidDel="00000000" w:rsidP="00000000" w:rsidRDefault="00000000" w:rsidRPr="00000000" w14:paraId="0000084B">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Hospitalizations 1.7→ 2.4, outpatient visits 13→ 18, infection complications 39→ 43%, AKI or dehydration 21→ 31%, mucositis or esophagitis 14→ 19%.</w:t>
      </w:r>
      <w:r w:rsidDel="00000000" w:rsidR="00000000" w:rsidRPr="00000000">
        <w:rPr>
          <w:rtl w:val="0"/>
        </w:rPr>
      </w:r>
    </w:p>
    <w:p w:rsidR="00000000" w:rsidDel="00000000" w:rsidP="00000000" w:rsidRDefault="00000000" w:rsidRPr="00000000" w14:paraId="0000084C">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Pemetrexed</w:t>
      </w:r>
      <w:r w:rsidDel="00000000" w:rsidR="00000000" w:rsidRPr="00000000">
        <w:rPr>
          <w:rFonts w:ascii="Times New Roman" w:cs="Times New Roman" w:eastAsia="Times New Roman" w:hAnsi="Times New Roman"/>
          <w:sz w:val="20"/>
          <w:szCs w:val="20"/>
          <w:rtl w:val="0"/>
        </w:rPr>
        <w:t xml:space="preserve">: Do not give for SqCC. </w:t>
      </w:r>
      <w:r w:rsidDel="00000000" w:rsidR="00000000" w:rsidRPr="00000000">
        <w:rPr>
          <w:rtl w:val="0"/>
        </w:rPr>
      </w:r>
    </w:p>
    <w:bookmarkStart w:colFirst="0" w:colLast="0" w:name="qun6lvau5o4o" w:id="135"/>
    <w:bookmarkEnd w:id="135"/>
    <w:p w:rsidR="00000000" w:rsidDel="00000000" w:rsidP="00000000" w:rsidRDefault="00000000" w:rsidRPr="00000000" w14:paraId="0000084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Scagliotti [</w:t>
      </w:r>
      <w:hyperlink r:id="rId546">
        <w:r w:rsidDel="00000000" w:rsidR="00000000" w:rsidRPr="00000000">
          <w:rPr>
            <w:rFonts w:ascii="Times New Roman" w:cs="Times New Roman" w:eastAsia="Times New Roman" w:hAnsi="Times New Roman"/>
            <w:sz w:val="20"/>
            <w:szCs w:val="20"/>
            <w:rtl w:val="0"/>
          </w:rPr>
          <w:t xml:space="preserve">JCO '08</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Plt-based + gemcitabine vs. pemetrexed</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Do not give pemetrexed to SqCC histology due to detriment in SqCC subset on this study.</w:t>
      </w:r>
    </w:p>
    <w:p w:rsidR="00000000" w:rsidDel="00000000" w:rsidP="00000000" w:rsidRDefault="00000000" w:rsidRPr="00000000" w14:paraId="0000084E">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1,725 IIIB-IV pts. No prior chemo or surgery. Prior RT ok if at least 4 weeks prior to study.</w:t>
      </w:r>
    </w:p>
    <w:p w:rsidR="00000000" w:rsidDel="00000000" w:rsidP="00000000" w:rsidRDefault="00000000" w:rsidRPr="00000000" w14:paraId="0000084F">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75 d1 + Gem 1,250 d1,8 vs. pemetrexed 500 d1 q3w, up to 6c.</w:t>
      </w:r>
    </w:p>
    <w:p w:rsidR="00000000" w:rsidDel="00000000" w:rsidP="00000000" w:rsidRDefault="00000000" w:rsidRPr="00000000" w14:paraId="00000850">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10.3 mos.</w:t>
      </w:r>
    </w:p>
    <w:p w:rsidR="00000000" w:rsidDel="00000000" w:rsidP="00000000" w:rsidRDefault="00000000" w:rsidRPr="00000000" w14:paraId="00000851">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for AC of 10.9→ 12.6 mo</w:t>
      </w:r>
    </w:p>
    <w:p w:rsidR="00000000" w:rsidDel="00000000" w:rsidP="00000000" w:rsidRDefault="00000000" w:rsidRPr="00000000" w14:paraId="00000852">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for large </w:t>
      </w:r>
      <w:r w:rsidDel="00000000" w:rsidR="00000000" w:rsidRPr="00000000">
        <w:rPr>
          <w:rFonts w:ascii="Times New Roman" w:cs="Times New Roman" w:eastAsia="Times New Roman" w:hAnsi="Times New Roman"/>
          <w:sz w:val="20"/>
          <w:szCs w:val="20"/>
          <w:rtl w:val="0"/>
        </w:rPr>
        <w:t xml:space="preserve">cell</w:t>
      </w:r>
      <w:r w:rsidDel="00000000" w:rsidR="00000000" w:rsidRPr="00000000">
        <w:rPr>
          <w:rFonts w:ascii="Cardo" w:cs="Cardo" w:eastAsia="Cardo" w:hAnsi="Cardo"/>
          <w:sz w:val="20"/>
          <w:szCs w:val="20"/>
          <w:rtl w:val="0"/>
        </w:rPr>
        <w:t xml:space="preserve"> of 6.7→ 10.4 mo.</w:t>
      </w:r>
    </w:p>
    <w:p w:rsidR="00000000" w:rsidDel="00000000" w:rsidP="00000000" w:rsidRDefault="00000000" w:rsidRPr="00000000" w14:paraId="00000853">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for SqCC of 10.8→ 9.4 mo. </w:t>
      </w:r>
      <w:r w:rsidDel="00000000" w:rsidR="00000000" w:rsidRPr="00000000">
        <w:rPr>
          <w:rFonts w:ascii="Times New Roman" w:cs="Times New Roman" w:eastAsia="Times New Roman" w:hAnsi="Times New Roman"/>
          <w:sz w:val="20"/>
          <w:szCs w:val="20"/>
          <w:rtl w:val="0"/>
        </w:rPr>
        <w:t xml:space="preserve">Detriment with SqCC.</w:t>
      </w:r>
    </w:p>
    <w:p w:rsidR="00000000" w:rsidDel="00000000" w:rsidP="00000000" w:rsidRDefault="00000000" w:rsidRPr="00000000" w14:paraId="00000854">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Toxicity: Pemetrexed with less G3-4 neutropenia, anemia, and thrombocytopenia, less febrile neutropenia, less alopecia. More G3-4 nausea. </w:t>
      </w:r>
      <w:r w:rsidDel="00000000" w:rsidR="00000000" w:rsidRPr="00000000">
        <w:rPr>
          <w:rtl w:val="0"/>
        </w:rPr>
      </w:r>
    </w:p>
    <w:p w:rsidR="00000000" w:rsidDel="00000000" w:rsidP="00000000" w:rsidRDefault="00000000" w:rsidRPr="00000000" w14:paraId="00000855">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PROCLAIM </w:t>
      </w:r>
      <w:r w:rsidDel="00000000" w:rsidR="00000000" w:rsidRPr="00000000">
        <w:rPr>
          <w:rFonts w:ascii="Times New Roman" w:cs="Times New Roman" w:eastAsia="Times New Roman" w:hAnsi="Times New Roman"/>
          <w:sz w:val="20"/>
          <w:szCs w:val="20"/>
          <w:rtl w:val="0"/>
        </w:rPr>
        <w:t xml:space="preserve">[</w:t>
      </w:r>
      <w:hyperlink r:id="rId547">
        <w:r w:rsidDel="00000000" w:rsidR="00000000" w:rsidRPr="00000000">
          <w:rPr>
            <w:rFonts w:ascii="Times New Roman" w:cs="Times New Roman" w:eastAsia="Times New Roman" w:hAnsi="Times New Roman"/>
            <w:sz w:val="20"/>
            <w:szCs w:val="20"/>
            <w:rtl w:val="0"/>
          </w:rPr>
          <w:t xml:space="preserve">Senan JCO '16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CCRT 60-66 Gy + EP vs. CDDP/Pemetrexed</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Pemetrexed is not</w:t>
      </w:r>
      <w:r w:rsidDel="00000000" w:rsidR="00000000" w:rsidRPr="00000000">
        <w:rPr>
          <w:rFonts w:ascii="Times New Roman" w:cs="Times New Roman" w:eastAsia="Times New Roman" w:hAnsi="Times New Roman"/>
          <w:sz w:val="20"/>
          <w:szCs w:val="20"/>
          <w:rtl w:val="0"/>
        </w:rPr>
        <w:t xml:space="preserve"> superior but has less G3-4 events than EP.</w:t>
      </w:r>
    </w:p>
    <w:p w:rsidR="00000000" w:rsidDel="00000000" w:rsidP="00000000" w:rsidRDefault="00000000" w:rsidRPr="00000000" w14:paraId="00000856">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555 unresectable IIIA/B pts</w:t>
      </w:r>
      <w:r w:rsidDel="00000000" w:rsidR="00000000" w:rsidRPr="00000000">
        <w:rPr>
          <w:rFonts w:ascii="Times New Roman" w:cs="Times New Roman" w:eastAsia="Times New Roman" w:hAnsi="Times New Roman"/>
          <w:b w:val="1"/>
          <w:sz w:val="20"/>
          <w:szCs w:val="20"/>
          <w:rtl w:val="0"/>
        </w:rPr>
        <w:t xml:space="preserve">. Non-squamous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7">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CDDP 75, pemetrexed 500 q3w x3c→ q3w x4c.</w:t>
      </w:r>
    </w:p>
    <w:p w:rsidR="00000000" w:rsidDel="00000000" w:rsidP="00000000" w:rsidRDefault="00000000" w:rsidRPr="00000000" w14:paraId="00000858">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CDDP 50, Etoposide 50 q4w x2c→ q4w x2c.</w:t>
      </w:r>
    </w:p>
    <w:p w:rsidR="00000000" w:rsidDel="00000000" w:rsidP="00000000" w:rsidRDefault="00000000" w:rsidRPr="00000000" w14:paraId="00000859">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~26 mo. G3-4 77→ 64%, neutropenia 45→ 24%.</w:t>
      </w:r>
    </w:p>
    <w:p w:rsidR="00000000" w:rsidDel="00000000" w:rsidP="00000000" w:rsidRDefault="00000000" w:rsidRPr="00000000" w14:paraId="0000085A">
      <w:pPr>
        <w:numPr>
          <w:ilvl w:val="0"/>
          <w:numId w:val="2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VEGF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Bevacizumab</w:t>
      </w:r>
      <w:r w:rsidDel="00000000" w:rsidR="00000000" w:rsidRPr="00000000">
        <w:rPr>
          <w:rFonts w:ascii="Times New Roman" w:cs="Times New Roman" w:eastAsia="Times New Roman" w:hAnsi="Times New Roman"/>
          <w:sz w:val="20"/>
          <w:szCs w:val="20"/>
          <w:rtl w:val="0"/>
        </w:rPr>
        <w:t xml:space="preserve">: VEGF ligand. </w:t>
      </w:r>
      <w:r w:rsidDel="00000000" w:rsidR="00000000" w:rsidRPr="00000000">
        <w:rPr>
          <w:rFonts w:ascii="Times New Roman" w:cs="Times New Roman" w:eastAsia="Times New Roman" w:hAnsi="Times New Roman"/>
          <w:b w:val="1"/>
          <w:sz w:val="20"/>
          <w:szCs w:val="20"/>
          <w:rtl w:val="0"/>
        </w:rPr>
        <w:t xml:space="preserve">Ramucirumab</w:t>
      </w:r>
      <w:r w:rsidDel="00000000" w:rsidR="00000000" w:rsidRPr="00000000">
        <w:rPr>
          <w:rFonts w:ascii="Times New Roman" w:cs="Times New Roman" w:eastAsia="Times New Roman" w:hAnsi="Times New Roman"/>
          <w:sz w:val="20"/>
          <w:szCs w:val="20"/>
          <w:rtl w:val="0"/>
        </w:rPr>
        <w:t xml:space="preserve"> VEGFR2. </w:t>
      </w:r>
    </w:p>
    <w:p w:rsidR="00000000" w:rsidDel="00000000" w:rsidP="00000000" w:rsidRDefault="00000000" w:rsidRPr="00000000" w14:paraId="0000085B">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bevacizumab + chemo for AC with no recent history of hemoptysis, do not give alone.</w:t>
      </w:r>
    </w:p>
    <w:p w:rsidR="00000000" w:rsidDel="00000000" w:rsidP="00000000" w:rsidRDefault="00000000" w:rsidRPr="00000000" w14:paraId="0000085C">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Bevacizumab with higher toxicity and no survival benefit in elderly patients </w:t>
      </w:r>
      <w:hyperlink r:id="rId548">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D">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Bevacizumab: more hemoptysis in SqCC (in this subgroup pemetrexed ineffective).</w:t>
      </w:r>
    </w:p>
    <w:bookmarkStart w:colFirst="0" w:colLast="0" w:name="tvuswbsnh3c5" w:id="136"/>
    <w:bookmarkEnd w:id="136"/>
    <w:p w:rsidR="00000000" w:rsidDel="00000000" w:rsidP="00000000" w:rsidRDefault="00000000" w:rsidRPr="00000000" w14:paraId="0000085E">
      <w:pPr>
        <w:numPr>
          <w:ilvl w:val="1"/>
          <w:numId w:val="2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Johnson [</w:t>
      </w:r>
      <w:hyperlink r:id="rId549">
        <w:r w:rsidDel="00000000" w:rsidR="00000000" w:rsidRPr="00000000">
          <w:rPr>
            <w:rFonts w:ascii="Times New Roman" w:cs="Times New Roman" w:eastAsia="Times New Roman" w:hAnsi="Times New Roman"/>
            <w:sz w:val="20"/>
            <w:szCs w:val="20"/>
            <w:rtl w:val="0"/>
          </w:rPr>
          <w:t xml:space="preserve">JCO '04</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Carboplatin and paclitaxel ± bevacizumab</w:t>
      </w:r>
      <w:r w:rsidDel="00000000" w:rsidR="00000000" w:rsidRPr="00000000">
        <w:rPr>
          <w:rFonts w:ascii="Times New Roman" w:cs="Times New Roman" w:eastAsia="Times New Roman" w:hAnsi="Times New Roman"/>
          <w:sz w:val="20"/>
          <w:szCs w:val="20"/>
          <w:rtl w:val="0"/>
        </w:rPr>
        <w:t xml:space="preserve">.</w:t>
        <w:br w:type="textWrapping"/>
        <w:t xml:space="preserve">Major </w:t>
      </w:r>
      <w:r w:rsidDel="00000000" w:rsidR="00000000" w:rsidRPr="00000000">
        <w:rPr>
          <w:rtl w:val="0"/>
        </w:rPr>
        <w:t xml:space="preserve">hemoptysis is associated</w:t>
      </w:r>
      <w:r w:rsidDel="00000000" w:rsidR="00000000" w:rsidRPr="00000000">
        <w:rPr>
          <w:rFonts w:ascii="Times New Roman" w:cs="Times New Roman" w:eastAsia="Times New Roman" w:hAnsi="Times New Roman"/>
          <w:sz w:val="20"/>
          <w:szCs w:val="20"/>
          <w:rtl w:val="0"/>
        </w:rPr>
        <w:t xml:space="preserve"> with SqCC histology, tumor necrosis and cavitation, and dz location close to major blood vessels.</w:t>
      </w:r>
    </w:p>
    <w:p w:rsidR="00000000" w:rsidDel="00000000" w:rsidP="00000000" w:rsidRDefault="00000000" w:rsidRPr="00000000" w14:paraId="0000085F">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 pts. No prior RT or chemo. If dz progression, crossover to single agent bev 15 q3w allowed.</w:t>
      </w:r>
    </w:p>
    <w:p w:rsidR="00000000" w:rsidDel="00000000" w:rsidP="00000000" w:rsidRDefault="00000000" w:rsidRPr="00000000" w14:paraId="00000860">
      <w:pPr>
        <w:numPr>
          <w:ilvl w:val="3"/>
          <w:numId w:val="25"/>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Carboplatin AUC 6, paclitaxel 200 q3w ± Bevacizumab 7.5 or 15 mg/kg.</w:t>
      </w:r>
    </w:p>
    <w:p w:rsidR="00000000" w:rsidDel="00000000" w:rsidP="00000000" w:rsidRDefault="00000000" w:rsidRPr="00000000" w14:paraId="00000861">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ORR 19→ 32%. MS 15→ 18mo.</w:t>
      </w:r>
    </w:p>
    <w:p w:rsidR="00000000" w:rsidDel="00000000" w:rsidP="00000000" w:rsidRDefault="00000000" w:rsidRPr="00000000" w14:paraId="00000862">
      <w:pPr>
        <w:numPr>
          <w:ilvl w:val="2"/>
          <w:numId w:val="2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pts crossed over to single agent bev, 5 w SD and 1y OS 47%.</w:t>
      </w:r>
    </w:p>
    <w:p w:rsidR="00000000" w:rsidDel="00000000" w:rsidP="00000000" w:rsidRDefault="00000000" w:rsidRPr="00000000" w14:paraId="00000863">
      <w:pPr>
        <w:pStyle w:val="Heading2"/>
        <w:rPr>
          <w:rFonts w:ascii="Times New Roman" w:cs="Times New Roman" w:eastAsia="Times New Roman" w:hAnsi="Times New Roman"/>
          <w:sz w:val="20"/>
          <w:szCs w:val="20"/>
        </w:rPr>
      </w:pPr>
      <w:bookmarkStart w:colFirst="0" w:colLast="0" w:name="_rvrf563kprob" w:id="137"/>
      <w:bookmarkEnd w:id="137"/>
      <w:r w:rsidDel="00000000" w:rsidR="00000000" w:rsidRPr="00000000">
        <w:rPr>
          <w:rtl w:val="0"/>
        </w:rPr>
      </w:r>
    </w:p>
    <w:p w:rsidR="00000000" w:rsidDel="00000000" w:rsidP="00000000" w:rsidRDefault="00000000" w:rsidRPr="00000000" w14:paraId="00000864">
      <w:pPr>
        <w:pStyle w:val="Heading2"/>
        <w:rPr/>
      </w:pPr>
      <w:bookmarkStart w:colFirst="0" w:colLast="0" w:name="_lb6jpbt88b0h" w:id="138"/>
      <w:bookmarkEnd w:id="138"/>
      <w:hyperlink w:anchor="_wp55nx1rut9o">
        <w:r w:rsidDel="00000000" w:rsidR="00000000" w:rsidRPr="00000000">
          <w:rPr>
            <w:rtl w:val="0"/>
          </w:rPr>
          <w:t xml:space="preserve">Adjuvant Systemic Therapy</w:t>
        </w:r>
      </w:hyperlink>
      <w:r w:rsidDel="00000000" w:rsidR="00000000" w:rsidRPr="00000000">
        <w:rPr>
          <w:rtl w:val="0"/>
        </w:rPr>
      </w:r>
    </w:p>
    <w:p w:rsidR="00000000" w:rsidDel="00000000" w:rsidP="00000000" w:rsidRDefault="00000000" w:rsidRPr="00000000" w14:paraId="00000865">
      <w:pPr>
        <w:spacing w:line="240" w:lineRule="auto"/>
        <w:ind w:left="0" w:firstLine="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Consider adjuvant systemic treatment for lesions ≥ 4 cm per </w:t>
      </w:r>
      <w:r w:rsidDel="00000000" w:rsidR="00000000" w:rsidRPr="00000000">
        <w:rPr>
          <w:rtl w:val="0"/>
        </w:rPr>
        <w:t xml:space="preserve">exploratory analysis o</w:t>
      </w:r>
      <w:r w:rsidDel="00000000" w:rsidR="00000000" w:rsidRPr="00000000">
        <w:rPr>
          <w:rtl w:val="0"/>
        </w:rPr>
        <w:t xml:space="preserve">n [</w:t>
      </w:r>
      <w:hyperlink w:anchor="9jpqanq3igxt">
        <w:r w:rsidDel="00000000" w:rsidR="00000000" w:rsidRPr="00000000">
          <w:rPr>
            <w:rtl w:val="0"/>
          </w:rPr>
          <w:t xml:space="preserve">CALGB 9633</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66">
      <w:pPr>
        <w:spacing w:line="240" w:lineRule="auto"/>
        <w:ind w:left="0" w:firstLine="0"/>
        <w:rPr/>
      </w:pPr>
      <w:r w:rsidDel="00000000" w:rsidR="00000000" w:rsidRPr="00000000">
        <w:rPr>
          <w:rFonts w:ascii="Times New Roman" w:cs="Times New Roman" w:eastAsia="Times New Roman" w:hAnsi="Times New Roman"/>
          <w:sz w:val="20"/>
          <w:szCs w:val="20"/>
          <w:rtl w:val="0"/>
        </w:rPr>
        <w:t xml:space="preserve">Give Durvalumab consolidation for IIIA/B unresectable treated definitively with CCRT</w:t>
      </w:r>
      <w:r w:rsidDel="00000000" w:rsidR="00000000" w:rsidRPr="00000000">
        <w:rPr>
          <w:rtl w:val="0"/>
        </w:rPr>
        <w:t xml:space="preserve"> [</w:t>
      </w:r>
      <w:hyperlink w:anchor="kix.8o8cpe3mdnov">
        <w:r w:rsidDel="00000000" w:rsidR="00000000" w:rsidRPr="00000000">
          <w:rPr>
            <w:rtl w:val="0"/>
          </w:rPr>
          <w:t xml:space="preserve">PACIFIC</w:t>
        </w:r>
      </w:hyperlink>
      <w:r w:rsidDel="00000000" w:rsidR="00000000" w:rsidRPr="00000000">
        <w:rPr>
          <w:rtl w:val="0"/>
        </w:rPr>
        <w:t xml:space="preserve">].</w:t>
      </w:r>
    </w:p>
    <w:p w:rsidR="00000000" w:rsidDel="00000000" w:rsidP="00000000" w:rsidRDefault="00000000" w:rsidRPr="00000000" w14:paraId="00000867">
      <w:pPr>
        <w:spacing w:line="240" w:lineRule="auto"/>
        <w:ind w:left="0" w:firstLine="0"/>
        <w:rPr/>
      </w:pPr>
      <w:r w:rsidDel="00000000" w:rsidR="00000000" w:rsidRPr="00000000">
        <w:rPr>
          <w:rtl w:val="0"/>
        </w:rPr>
        <w:t xml:space="preserve">Preferred (nonsquamous): CDDP 75 d1, pemetrexed 500 d1 q3w x4c.</w:t>
      </w:r>
    </w:p>
    <w:p w:rsidR="00000000" w:rsidDel="00000000" w:rsidP="00000000" w:rsidRDefault="00000000" w:rsidRPr="00000000" w14:paraId="00000868">
      <w:pPr>
        <w:spacing w:line="240" w:lineRule="auto"/>
        <w:ind w:left="0" w:firstLine="0"/>
        <w:rPr/>
      </w:pPr>
      <w:r w:rsidDel="00000000" w:rsidR="00000000" w:rsidRPr="00000000">
        <w:rPr>
          <w:rtl w:val="0"/>
        </w:rPr>
        <w:t xml:space="preserve">Preferred (squamous): CDDP 75 d1, gemcitabine 1250 d1,8 or docetaxel 75 d1 q3w x4c.</w:t>
      </w:r>
      <w:r w:rsidDel="00000000" w:rsidR="00000000" w:rsidRPr="00000000">
        <w:rPr>
          <w:rtl w:val="0"/>
        </w:rPr>
      </w:r>
    </w:p>
    <w:bookmarkStart w:colFirst="0" w:colLast="0" w:name="9jpqanq3igxt" w:id="139"/>
    <w:bookmarkEnd w:id="139"/>
    <w:p w:rsidR="00000000" w:rsidDel="00000000" w:rsidP="00000000" w:rsidRDefault="00000000" w:rsidRPr="00000000" w14:paraId="00000869">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b w:val="1"/>
          <w:sz w:val="20"/>
          <w:szCs w:val="20"/>
          <w:rtl w:val="0"/>
        </w:rPr>
        <w:t xml:space="preserve">CALGB 9633 </w:t>
      </w:r>
      <w:hyperlink r:id="rId550">
        <w:r w:rsidDel="00000000" w:rsidR="00000000" w:rsidRPr="00000000">
          <w:rPr>
            <w:rFonts w:ascii="Times New Roman" w:cs="Times New Roman" w:eastAsia="Times New Roman" w:hAnsi="Times New Roman"/>
            <w:sz w:val="20"/>
            <w:szCs w:val="20"/>
            <w:rtl w:val="0"/>
          </w:rPr>
          <w:t xml:space="preserve">[Strauss JCO '08]</w:t>
        </w:r>
      </w:hyperlink>
      <w:r w:rsidDel="00000000" w:rsidR="00000000" w:rsidRPr="00000000">
        <w:rPr>
          <w:rFonts w:ascii="Times New Roman" w:cs="Times New Roman" w:eastAsia="Times New Roman" w:hAnsi="Times New Roman"/>
          <w:sz w:val="20"/>
          <w:szCs w:val="20"/>
          <w:rtl w:val="0"/>
        </w:rPr>
        <w:t xml:space="preserve">: R0/1 Stage IB (T2N0)</w:t>
      </w:r>
      <w:r w:rsidDel="00000000" w:rsidR="00000000" w:rsidRPr="00000000">
        <w:rPr>
          <w:rFonts w:ascii="Times New Roman" w:cs="Times New Roman" w:eastAsia="Times New Roman" w:hAnsi="Times New Roman"/>
          <w:b w:val="1"/>
          <w:sz w:val="20"/>
          <w:szCs w:val="20"/>
          <w:rtl w:val="0"/>
        </w:rPr>
        <w:t xml:space="preserve"> ± Adjuvant Paclitaxel/Carboplatin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6A">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Stopped early due to OS benefit on initial analysis, but the final results were not significant. </w:t>
      </w:r>
    </w:p>
    <w:p w:rsidR="00000000" w:rsidDel="00000000" w:rsidP="00000000" w:rsidRDefault="00000000" w:rsidRPr="00000000" w14:paraId="0000086B">
      <w:pPr>
        <w:numPr>
          <w:ilvl w:val="2"/>
          <w:numId w:val="16"/>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Chemo: Adjuvant Paclitaxel 200, carboplatin AUC 6 q3w x4c.</w:t>
      </w:r>
    </w:p>
    <w:p w:rsidR="00000000" w:rsidDel="00000000" w:rsidP="00000000" w:rsidRDefault="00000000" w:rsidRPr="00000000" w14:paraId="0000086C">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3y OS 70→ 79% w 5y OS ~60%.</w:t>
      </w:r>
    </w:p>
    <w:p w:rsidR="00000000" w:rsidDel="00000000" w:rsidP="00000000" w:rsidRDefault="00000000" w:rsidRPr="00000000" w14:paraId="0000086D">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Exploratory analysis for tumors ≥ 4 cm: MDFS 63→ 96 mo and OS 77→ 99 mo.</w:t>
      </w:r>
    </w:p>
    <w:p w:rsidR="00000000" w:rsidDel="00000000" w:rsidP="00000000" w:rsidRDefault="00000000" w:rsidRPr="00000000" w14:paraId="0000086E">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KCSG-LU05-04</w:t>
      </w:r>
      <w:r w:rsidDel="00000000" w:rsidR="00000000" w:rsidRPr="00000000">
        <w:rPr>
          <w:rFonts w:ascii="Times New Roman" w:cs="Times New Roman" w:eastAsia="Times New Roman" w:hAnsi="Times New Roman"/>
          <w:sz w:val="20"/>
          <w:szCs w:val="20"/>
          <w:rtl w:val="0"/>
        </w:rPr>
        <w:t xml:space="preserve"> [JCO '15]: CCRT inoperable stage III NSCLC </w:t>
      </w:r>
      <w:r w:rsidDel="00000000" w:rsidR="00000000" w:rsidRPr="00000000">
        <w:rPr>
          <w:rFonts w:ascii="Times New Roman" w:cs="Times New Roman" w:eastAsia="Times New Roman" w:hAnsi="Times New Roman"/>
          <w:b w:val="1"/>
          <w:sz w:val="20"/>
          <w:szCs w:val="20"/>
          <w:rtl w:val="0"/>
        </w:rPr>
        <w:t xml:space="preserve">± Adjuvant CDDP/Docetaxel consolidation</w:t>
      </w:r>
      <w:r w:rsidDel="00000000" w:rsidR="00000000" w:rsidRPr="00000000">
        <w:rPr>
          <w:rFonts w:ascii="Times New Roman" w:cs="Times New Roman" w:eastAsia="Times New Roman" w:hAnsi="Times New Roman"/>
          <w:sz w:val="20"/>
          <w:szCs w:val="20"/>
          <w:rtl w:val="0"/>
        </w:rPr>
        <w:t xml:space="preserve">.</w:t>
        <w:br w:type="textWrapping"/>
        <w:t xml:space="preserve">No role for adjuvant CDDP/docetaxel.</w:t>
      </w:r>
    </w:p>
    <w:p w:rsidR="00000000" w:rsidDel="00000000" w:rsidP="00000000" w:rsidRDefault="00000000" w:rsidRPr="00000000" w14:paraId="0000086F">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420 pts. CCRT 66 CDDP 20 + docetaxel 20 q1w x6c→ ± CDDP/Docetaxel 35 d1/8 q3w.</w:t>
      </w:r>
    </w:p>
    <w:p w:rsidR="00000000" w:rsidDel="00000000" w:rsidP="00000000" w:rsidRDefault="00000000" w:rsidRPr="00000000" w14:paraId="00000870">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Primary endpoint 40% improvement in PFS.</w:t>
      </w:r>
    </w:p>
    <w:p w:rsidR="00000000" w:rsidDel="00000000" w:rsidP="00000000" w:rsidRDefault="00000000" w:rsidRPr="00000000" w14:paraId="00000871">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MPFS ~8.5 mo.</w:t>
      </w:r>
    </w:p>
    <w:bookmarkStart w:colFirst="0" w:colLast="0" w:name="2yto9p97n4x1" w:id="140"/>
    <w:bookmarkEnd w:id="140"/>
    <w:p w:rsidR="00000000" w:rsidDel="00000000" w:rsidP="00000000" w:rsidRDefault="00000000" w:rsidRPr="00000000" w14:paraId="00000872">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LACE Meta</w:t>
      </w:r>
      <w:r w:rsidDel="00000000" w:rsidR="00000000" w:rsidRPr="00000000">
        <w:rPr>
          <w:rFonts w:ascii="Times New Roman" w:cs="Times New Roman" w:eastAsia="Times New Roman" w:hAnsi="Times New Roman"/>
          <w:sz w:val="20"/>
          <w:szCs w:val="20"/>
          <w:rtl w:val="0"/>
        </w:rPr>
        <w:t xml:space="preserve"> [</w:t>
      </w:r>
      <w:hyperlink r:id="rId551">
        <w:r w:rsidDel="00000000" w:rsidR="00000000" w:rsidRPr="00000000">
          <w:rPr>
            <w:rFonts w:ascii="Times New Roman" w:cs="Times New Roman" w:eastAsia="Times New Roman" w:hAnsi="Times New Roman"/>
            <w:b w:val="1"/>
            <w:sz w:val="20"/>
            <w:szCs w:val="20"/>
            <w:rtl w:val="0"/>
          </w:rPr>
          <w:t xml:space="preserve">Pignon</w:t>
        </w:r>
      </w:hyperlink>
      <w:hyperlink r:id="rId552">
        <w:r w:rsidDel="00000000" w:rsidR="00000000" w:rsidRPr="00000000">
          <w:rPr>
            <w:rFonts w:ascii="Times New Roman" w:cs="Times New Roman" w:eastAsia="Times New Roman" w:hAnsi="Times New Roman"/>
            <w:sz w:val="20"/>
            <w:szCs w:val="20"/>
            <w:rtl w:val="0"/>
          </w:rPr>
          <w:t xml:space="preserve"> JCO '08]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consolidative chemotherapy after R0 resection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73">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4,584 pts on 5 RCTs. Mix of stage I-III.</w:t>
      </w:r>
    </w:p>
    <w:p w:rsidR="00000000" w:rsidDel="00000000" w:rsidP="00000000" w:rsidRDefault="00000000" w:rsidRPr="00000000" w14:paraId="00000874">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~5% OS benefit </w:t>
      </w:r>
      <w:r w:rsidDel="00000000" w:rsidR="00000000" w:rsidRPr="00000000">
        <w:rPr>
          <w:rFonts w:ascii="Times New Roman" w:cs="Times New Roman" w:eastAsia="Times New Roman" w:hAnsi="Times New Roman"/>
          <w:sz w:val="20"/>
          <w:szCs w:val="20"/>
          <w:rtl w:val="0"/>
        </w:rPr>
        <w:t xml:space="preserve">for adjuvant cisplatin-based chemo at 5y. </w:t>
      </w:r>
    </w:p>
    <w:p w:rsidR="00000000" w:rsidDel="00000000" w:rsidP="00000000" w:rsidRDefault="00000000" w:rsidRPr="00000000" w14:paraId="00000875">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Subset: No OS benefit for stage IA or IB disease, but CALGB 9633 not included.</w:t>
      </w:r>
    </w:p>
    <w:p w:rsidR="00000000" w:rsidDel="00000000" w:rsidP="00000000" w:rsidRDefault="00000000" w:rsidRPr="00000000" w14:paraId="00000876">
      <w:pPr>
        <w:numPr>
          <w:ilvl w:val="2"/>
          <w:numId w:val="16"/>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OS HR for stage IA / IB / II / III of 1.4→ 0.93→ 0.83→ 0.8.</w:t>
      </w:r>
      <w:r w:rsidDel="00000000" w:rsidR="00000000" w:rsidRPr="00000000">
        <w:rPr>
          <w:rtl w:val="0"/>
        </w:rPr>
      </w:r>
    </w:p>
    <w:p w:rsidR="00000000" w:rsidDel="00000000" w:rsidP="00000000" w:rsidRDefault="00000000" w:rsidRPr="00000000" w14:paraId="00000877">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Meta </w:t>
      </w:r>
      <w:r w:rsidDel="00000000" w:rsidR="00000000" w:rsidRPr="00000000">
        <w:rPr>
          <w:rFonts w:ascii="Times New Roman" w:cs="Times New Roman" w:eastAsia="Times New Roman" w:hAnsi="Times New Roman"/>
          <w:sz w:val="20"/>
          <w:szCs w:val="20"/>
          <w:rtl w:val="0"/>
        </w:rPr>
        <w:t xml:space="preserve">[</w:t>
      </w:r>
      <w:hyperlink r:id="rId553">
        <w:r w:rsidDel="00000000" w:rsidR="00000000" w:rsidRPr="00000000">
          <w:rPr>
            <w:rFonts w:ascii="Times New Roman" w:cs="Times New Roman" w:eastAsia="Times New Roman" w:hAnsi="Times New Roman"/>
            <w:sz w:val="20"/>
            <w:szCs w:val="20"/>
            <w:rtl w:val="0"/>
          </w:rPr>
          <w:t xml:space="preserve">Tsujino JTO '13</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consolidative chemotherapy after definitive CCRT</w:t>
      </w:r>
      <w:r w:rsidDel="00000000" w:rsidR="00000000" w:rsidRPr="00000000">
        <w:rPr>
          <w:rFonts w:ascii="Times New Roman" w:cs="Times New Roman" w:eastAsia="Times New Roman" w:hAnsi="Times New Roman"/>
          <w:sz w:val="20"/>
          <w:szCs w:val="20"/>
          <w:rtl w:val="0"/>
        </w:rPr>
        <w:t xml:space="preserve">.</w:t>
        <w:br w:type="textWrapping"/>
        <w:t xml:space="preserve">Th</w:t>
      </w:r>
      <w:r w:rsidDel="00000000" w:rsidR="00000000" w:rsidRPr="00000000">
        <w:rPr>
          <w:rtl w:val="0"/>
        </w:rPr>
        <w:t xml:space="preserve">is notion that consolidative systemic therapy does not affect OS after CCRT all changed with the [</w:t>
      </w:r>
      <w:hyperlink w:anchor="kix.8o8cpe3mdnov">
        <w:r w:rsidDel="00000000" w:rsidR="00000000" w:rsidRPr="00000000">
          <w:rPr>
            <w:rtl w:val="0"/>
          </w:rPr>
          <w:t xml:space="preserve">PACIFIC</w:t>
        </w:r>
      </w:hyperlink>
      <w:r w:rsidDel="00000000" w:rsidR="00000000" w:rsidRPr="00000000">
        <w:rPr>
          <w:rtl w:val="0"/>
        </w:rPr>
        <w:t xml:space="preserve">] trial. </w:t>
      </w:r>
      <w:r w:rsidDel="00000000" w:rsidR="00000000" w:rsidRPr="00000000">
        <w:rPr>
          <w:rtl w:val="0"/>
        </w:rPr>
      </w:r>
    </w:p>
    <w:p w:rsidR="00000000" w:rsidDel="00000000" w:rsidP="00000000" w:rsidRDefault="00000000" w:rsidRPr="00000000" w14:paraId="00000878">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Total of 41 studies.</w:t>
      </w:r>
    </w:p>
    <w:p w:rsidR="00000000" w:rsidDel="00000000" w:rsidP="00000000" w:rsidRDefault="00000000" w:rsidRPr="00000000" w14:paraId="00000879">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MS ~18 mo.</w:t>
      </w:r>
    </w:p>
    <w:p w:rsidR="00000000" w:rsidDel="00000000" w:rsidP="00000000" w:rsidRDefault="00000000" w:rsidRPr="00000000" w14:paraId="0000087A">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Consolidative chemo without improvement in OS after definitive CCRT over the past two decades.</w:t>
      </w:r>
    </w:p>
    <w:p w:rsidR="00000000" w:rsidDel="00000000" w:rsidP="00000000" w:rsidRDefault="00000000" w:rsidRPr="00000000" w14:paraId="0000087B">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Low efficiency for second line chemo after platinum doublet.</w:t>
      </w:r>
    </w:p>
    <w:p w:rsidR="00000000" w:rsidDel="00000000" w:rsidP="00000000" w:rsidRDefault="00000000" w:rsidRPr="00000000" w14:paraId="0000087C">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Highly toxic therapy with little clear benefit.</w:t>
      </w:r>
    </w:p>
    <w:p w:rsidR="00000000" w:rsidDel="00000000" w:rsidP="00000000" w:rsidRDefault="00000000" w:rsidRPr="00000000" w14:paraId="0000087D">
      <w:pPr>
        <w:numPr>
          <w:ilvl w:val="0"/>
          <w:numId w:val="1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ECOG-ACRIN 5508 </w:t>
      </w:r>
      <w:r w:rsidDel="00000000" w:rsidR="00000000" w:rsidRPr="00000000">
        <w:rPr>
          <w:rFonts w:ascii="Times New Roman" w:cs="Times New Roman" w:eastAsia="Times New Roman" w:hAnsi="Times New Roman"/>
          <w:sz w:val="20"/>
          <w:szCs w:val="20"/>
          <w:rtl w:val="0"/>
        </w:rPr>
        <w:t xml:space="preserve">[Ramalingam JCO '19]: </w:t>
      </w:r>
      <w:r w:rsidDel="00000000" w:rsidR="00000000" w:rsidRPr="00000000">
        <w:rPr>
          <w:rFonts w:ascii="Cardo" w:cs="Cardo" w:eastAsia="Cardo" w:hAnsi="Cardo"/>
          <w:b w:val="1"/>
          <w:sz w:val="20"/>
          <w:szCs w:val="20"/>
          <w:rtl w:val="0"/>
        </w:rPr>
        <w:t xml:space="preserve">Adjuvant CarpoP/Bevacizumab→ pemetrexed vs. bev vs. combo</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54">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C</w:t>
      </w:r>
      <w:r w:rsidDel="00000000" w:rsidR="00000000" w:rsidRPr="00000000">
        <w:rPr>
          <w:rFonts w:ascii="Times New Roman" w:cs="Times New Roman" w:eastAsia="Times New Roman" w:hAnsi="Times New Roman"/>
          <w:sz w:val="20"/>
          <w:szCs w:val="20"/>
          <w:rtl w:val="0"/>
        </w:rPr>
        <w:t xml:space="preserve">ombination bevacizumab and pemetrexed maintenance therapy for advanced non-squamous, non-small cell lung cancer does not improve survival over bev monotherapy.</w:t>
      </w:r>
    </w:p>
    <w:p w:rsidR="00000000" w:rsidDel="00000000" w:rsidP="00000000" w:rsidRDefault="00000000" w:rsidRPr="00000000" w14:paraId="0000087E">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1516 patients. Advanced non-squamous NSCLC. MFU 4y.</w:t>
      </w:r>
    </w:p>
    <w:p w:rsidR="00000000" w:rsidDel="00000000" w:rsidP="00000000" w:rsidRDefault="00000000" w:rsidRPr="00000000" w14:paraId="0000087F">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MS ~15 mo. </w:t>
      </w:r>
    </w:p>
    <w:p w:rsidR="00000000" w:rsidDel="00000000" w:rsidP="00000000" w:rsidRDefault="00000000" w:rsidRPr="00000000" w14:paraId="00000880">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MPFS</w:t>
      </w:r>
      <w:r w:rsidDel="00000000" w:rsidR="00000000" w:rsidRPr="00000000">
        <w:rPr>
          <w:rFonts w:ascii="Cardo" w:cs="Cardo" w:eastAsia="Cardo" w:hAnsi="Cardo"/>
          <w:sz w:val="20"/>
          <w:szCs w:val="20"/>
          <w:rtl w:val="0"/>
        </w:rPr>
        <w:t xml:space="preserve"> 4.2→ 5.1→ 7.5 mo.</w:t>
      </w:r>
    </w:p>
    <w:p w:rsidR="00000000" w:rsidDel="00000000" w:rsidP="00000000" w:rsidRDefault="00000000" w:rsidRPr="00000000" w14:paraId="00000881">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G3+ toxicity 37→ 29→ 50%. </w:t>
      </w:r>
    </w:p>
    <w:p w:rsidR="00000000" w:rsidDel="00000000" w:rsidP="00000000" w:rsidRDefault="00000000" w:rsidRPr="00000000" w14:paraId="00000882">
      <w:pPr>
        <w:numPr>
          <w:ilvl w:val="1"/>
          <w:numId w:val="16"/>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Due to increased G3+ toxicity, combination bevacizumab and pemetrexed could not be recommended. </w:t>
      </w:r>
      <w:r w:rsidDel="00000000" w:rsidR="00000000" w:rsidRPr="00000000">
        <w:rPr>
          <w:rtl w:val="0"/>
        </w:rPr>
      </w:r>
    </w:p>
    <w:p w:rsidR="00000000" w:rsidDel="00000000" w:rsidP="00000000" w:rsidRDefault="00000000" w:rsidRPr="00000000" w14:paraId="00000883">
      <w:pPr>
        <w:pStyle w:val="Heading2"/>
        <w:rPr/>
      </w:pPr>
      <w:bookmarkStart w:colFirst="0" w:colLast="0" w:name="_v3h6cj546hkq" w:id="141"/>
      <w:bookmarkEnd w:id="141"/>
      <w:hyperlink w:anchor="_wp55nx1rut9o">
        <w:r w:rsidDel="00000000" w:rsidR="00000000" w:rsidRPr="00000000">
          <w:rPr>
            <w:rtl w:val="0"/>
          </w:rPr>
          <w:t xml:space="preserve">Immunotherapy</w:t>
        </w:r>
      </w:hyperlink>
      <w:r w:rsidDel="00000000" w:rsidR="00000000" w:rsidRPr="00000000">
        <w:rPr>
          <w:rtl w:val="0"/>
        </w:rPr>
      </w:r>
    </w:p>
    <w:p w:rsidR="00000000" w:rsidDel="00000000" w:rsidP="00000000" w:rsidRDefault="00000000" w:rsidRPr="00000000" w14:paraId="00000884">
      <w:pPr>
        <w:rPr/>
      </w:pPr>
      <w:r w:rsidDel="00000000" w:rsidR="00000000" w:rsidRPr="00000000">
        <w:rPr>
          <w:rtl w:val="0"/>
        </w:rPr>
        <w:t xml:space="preserve">See the [</w:t>
      </w:r>
      <w:hyperlink w:anchor="kix.8o8cpe3mdnov">
        <w:r w:rsidDel="00000000" w:rsidR="00000000" w:rsidRPr="00000000">
          <w:rPr>
            <w:rtl w:val="0"/>
          </w:rPr>
          <w:t xml:space="preserve">PACIFIC</w:t>
        </w:r>
      </w:hyperlink>
      <w:r w:rsidDel="00000000" w:rsidR="00000000" w:rsidRPr="00000000">
        <w:rPr>
          <w:rtl w:val="0"/>
        </w:rPr>
        <w:t xml:space="preserve">] trial in the definitive CCRT section for more.</w:t>
      </w:r>
      <w:r w:rsidDel="00000000" w:rsidR="00000000" w:rsidRPr="00000000">
        <w:rPr>
          <w:rtl w:val="0"/>
        </w:rPr>
      </w:r>
    </w:p>
    <w:p w:rsidR="00000000" w:rsidDel="00000000" w:rsidP="00000000" w:rsidRDefault="00000000" w:rsidRPr="00000000" w14:paraId="00000885">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tl w:val="0"/>
        </w:rPr>
        <w:t xml:space="preserve">Immunotherapy was first</w:t>
      </w:r>
      <w:r w:rsidDel="00000000" w:rsidR="00000000" w:rsidRPr="00000000">
        <w:rPr>
          <w:rFonts w:ascii="Times New Roman" w:cs="Times New Roman" w:eastAsia="Times New Roman" w:hAnsi="Times New Roman"/>
          <w:sz w:val="20"/>
          <w:szCs w:val="20"/>
          <w:rtl w:val="0"/>
        </w:rPr>
        <w:t xml:space="preserve"> approved in SqCC due to lack of targetable mutations.</w:t>
      </w:r>
    </w:p>
    <w:p w:rsidR="00000000" w:rsidDel="00000000" w:rsidP="00000000" w:rsidRDefault="00000000" w:rsidRPr="00000000" w14:paraId="00000886">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Pembro is approved </w:t>
      </w:r>
      <w:r w:rsidDel="00000000" w:rsidR="00000000" w:rsidRPr="00000000">
        <w:rPr>
          <w:rtl w:val="0"/>
        </w:rPr>
        <w:t xml:space="preserve">for the first</w:t>
      </w:r>
      <w:r w:rsidDel="00000000" w:rsidR="00000000" w:rsidRPr="00000000">
        <w:rPr>
          <w:rFonts w:ascii="Times New Roman" w:cs="Times New Roman" w:eastAsia="Times New Roman" w:hAnsi="Times New Roman"/>
          <w:sz w:val="20"/>
          <w:szCs w:val="20"/>
          <w:rtl w:val="0"/>
        </w:rPr>
        <w:t xml:space="preserve"> line (if PD-</w:t>
      </w:r>
      <w:r w:rsidDel="00000000" w:rsidR="00000000" w:rsidRPr="00000000">
        <w:rPr>
          <w:rFonts w:ascii="Gungsuh" w:cs="Gungsuh" w:eastAsia="Gungsuh" w:hAnsi="Gungsuh"/>
          <w:rtl w:val="0"/>
        </w:rPr>
        <w:t xml:space="preserve">L1 ≥ 50%)</w:t>
      </w:r>
      <w:r w:rsidDel="00000000" w:rsidR="00000000" w:rsidRPr="00000000">
        <w:rPr>
          <w:rFonts w:ascii="Times New Roman" w:cs="Times New Roman" w:eastAsia="Times New Roman" w:hAnsi="Times New Roman"/>
          <w:sz w:val="20"/>
          <w:szCs w:val="20"/>
          <w:rtl w:val="0"/>
        </w:rPr>
        <w:t xml:space="preserve">! Regardless of if metastatic or locally advanced.</w:t>
      </w:r>
      <w:r w:rsidDel="00000000" w:rsidR="00000000" w:rsidRPr="00000000">
        <w:rPr>
          <w:rtl w:val="0"/>
        </w:rPr>
      </w:r>
    </w:p>
    <w:p w:rsidR="00000000" w:rsidDel="00000000" w:rsidP="00000000" w:rsidRDefault="00000000" w:rsidRPr="00000000" w14:paraId="00000887">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Types</w:t>
      </w:r>
    </w:p>
    <w:p w:rsidR="00000000" w:rsidDel="00000000" w:rsidP="00000000" w:rsidRDefault="00000000" w:rsidRPr="00000000" w14:paraId="0000088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Nivolumab</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Pembrolizumab</w:t>
      </w:r>
      <w:r w:rsidDel="00000000" w:rsidR="00000000" w:rsidRPr="00000000">
        <w:rPr>
          <w:rFonts w:ascii="Times New Roman" w:cs="Times New Roman" w:eastAsia="Times New Roman" w:hAnsi="Times New Roman"/>
          <w:sz w:val="20"/>
          <w:szCs w:val="20"/>
          <w:rtl w:val="0"/>
        </w:rPr>
        <w:t xml:space="preserve">: IgG4 inhibits PD-1 receptor.</w:t>
      </w:r>
    </w:p>
    <w:p w:rsidR="00000000" w:rsidDel="00000000" w:rsidP="00000000" w:rsidRDefault="00000000" w:rsidRPr="00000000" w14:paraId="0000088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Atezolizumab/Durvalumab</w:t>
      </w:r>
      <w:r w:rsidDel="00000000" w:rsidR="00000000" w:rsidRPr="00000000">
        <w:rPr>
          <w:rFonts w:ascii="Times New Roman" w:cs="Times New Roman" w:eastAsia="Times New Roman" w:hAnsi="Times New Roman"/>
          <w:sz w:val="20"/>
          <w:szCs w:val="20"/>
          <w:rtl w:val="0"/>
        </w:rPr>
        <w:t xml:space="preserve">: PD-L1.</w:t>
      </w:r>
    </w:p>
    <w:p w:rsidR="00000000" w:rsidDel="00000000" w:rsidP="00000000" w:rsidRDefault="00000000" w:rsidRPr="00000000" w14:paraId="0000088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Dosing frequency: Durvalumab </w:t>
      </w:r>
      <w:r w:rsidDel="00000000" w:rsidR="00000000" w:rsidRPr="00000000">
        <w:rPr>
          <w:rFonts w:ascii="Times New Roman" w:cs="Times New Roman" w:eastAsia="Times New Roman" w:hAnsi="Times New Roman"/>
          <w:b w:val="1"/>
          <w:sz w:val="20"/>
          <w:szCs w:val="20"/>
          <w:rtl w:val="0"/>
        </w:rPr>
        <w:t xml:space="preserve">10 </w:t>
      </w:r>
      <w:r w:rsidDel="00000000" w:rsidR="00000000" w:rsidRPr="00000000">
        <w:rPr>
          <w:rFonts w:ascii="Times New Roman" w:cs="Times New Roman" w:eastAsia="Times New Roman" w:hAnsi="Times New Roman"/>
          <w:sz w:val="20"/>
          <w:szCs w:val="20"/>
          <w:rtl w:val="0"/>
        </w:rPr>
        <w:t xml:space="preserve">mg/kg q2w up to 12 mo. Nivo q2w, pembro q3w. </w:t>
      </w:r>
    </w:p>
    <w:p w:rsidR="00000000" w:rsidDel="00000000" w:rsidP="00000000" w:rsidRDefault="00000000" w:rsidRPr="00000000" w14:paraId="0000088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CTLA-4: Commonly on Regulatory T cells. </w:t>
      </w:r>
    </w:p>
    <w:p w:rsidR="00000000" w:rsidDel="00000000" w:rsidP="00000000" w:rsidRDefault="00000000" w:rsidRPr="00000000" w14:paraId="0000088C">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CTLA-4 + Nivolumab. Hepatitis, colitis, dermatitis. Some endocrine.</w:t>
      </w:r>
    </w:p>
    <w:tbl>
      <w:tblPr>
        <w:tblStyle w:val="Table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Nivolumab AE</w:t>
            </w:r>
            <w:r w:rsidDel="00000000" w:rsidR="00000000" w:rsidRPr="00000000">
              <w:rPr>
                <w:rFonts w:ascii="Times New Roman" w:cs="Times New Roman" w:eastAsia="Times New Roman" w:hAnsi="Times New Roman"/>
                <w:sz w:val="20"/>
                <w:szCs w:val="20"/>
                <w:rtl w:val="0"/>
              </w:rPr>
              <w:t xml:space="preserve"> [</w:t>
            </w:r>
            <w:hyperlink r:id="rId555">
              <w:r w:rsidDel="00000000" w:rsidR="00000000" w:rsidRPr="00000000">
                <w:rPr>
                  <w:rFonts w:ascii="Times New Roman" w:cs="Times New Roman" w:eastAsia="Times New Roman" w:hAnsi="Times New Roman"/>
                  <w:sz w:val="20"/>
                  <w:szCs w:val="20"/>
                  <w:rtl w:val="0"/>
                </w:rPr>
                <w:t xml:space="preserve">Weber JCO '17]</w:t>
              </w:r>
            </w:hyperlink>
            <w:r w:rsidDel="00000000" w:rsidR="00000000" w:rsidRPr="00000000">
              <w:rPr>
                <w:rFonts w:ascii="Times New Roman" w:cs="Times New Roman" w:eastAsia="Times New Roman" w:hAnsi="Times New Roman"/>
                <w:sz w:val="20"/>
                <w:szCs w:val="20"/>
                <w:rtl w:val="0"/>
              </w:rPr>
              <w:t xml:space="preserve">: Pooled review of melanomas (Good reference for AE of Nivo). </w:t>
            </w:r>
            <w:r w:rsidDel="00000000" w:rsidR="00000000" w:rsidRPr="00000000">
              <w:rPr>
                <w:rFonts w:ascii="Times New Roman" w:cs="Times New Roman" w:eastAsia="Times New Roman" w:hAnsi="Times New Roman"/>
                <w:b w:val="1"/>
                <w:sz w:val="20"/>
                <w:szCs w:val="20"/>
                <w:rtl w:val="0"/>
              </w:rPr>
              <w:t xml:space="preserve">Nivo 3 mg/kg q2w</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Most side effects are primarily low grade, resolving with established safety guidelines. Use of systemic suppressive immune-modulating (e.g. corticosteroid) agents did not affect ORR.</w:t>
            </w:r>
          </w:p>
          <w:p w:rsidR="00000000" w:rsidDel="00000000" w:rsidP="00000000" w:rsidRDefault="00000000" w:rsidRPr="00000000" w14:paraId="0000088E">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576 pts. Melanoma. 54% prior ipilimumab. Median 9 mo nivolumab.</w:t>
            </w:r>
          </w:p>
          <w:p w:rsidR="00000000" w:rsidDel="00000000" w:rsidP="00000000" w:rsidRDefault="00000000" w:rsidRPr="00000000" w14:paraId="0000088F">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overall, </w:t>
            </w:r>
            <w:r w:rsidDel="00000000" w:rsidR="00000000" w:rsidRPr="00000000">
              <w:rPr>
                <w:rFonts w:ascii="Times New Roman" w:cs="Times New Roman" w:eastAsia="Times New Roman" w:hAnsi="Times New Roman"/>
                <w:b w:val="1"/>
                <w:sz w:val="20"/>
                <w:szCs w:val="20"/>
                <w:rtl w:val="0"/>
              </w:rPr>
              <w:t xml:space="preserve">10% G3-4</w:t>
            </w:r>
            <w:r w:rsidDel="00000000" w:rsidR="00000000" w:rsidRPr="00000000">
              <w:rPr>
                <w:rFonts w:ascii="Times New Roman" w:cs="Times New Roman" w:eastAsia="Times New Roman" w:hAnsi="Times New Roman"/>
                <w:sz w:val="20"/>
                <w:szCs w:val="20"/>
                <w:rtl w:val="0"/>
              </w:rPr>
              <w:t xml:space="preserve">. Tx-related AE leading to discontinuation in 3% (any grade), most commonly colitis, increased AST, increased lipase, and pneumonitis.</w:t>
            </w:r>
          </w:p>
          <w:p w:rsidR="00000000" w:rsidDel="00000000" w:rsidP="00000000" w:rsidRDefault="00000000" w:rsidRPr="00000000" w14:paraId="00000890">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 2-3%. Hepatic 1% (peri-portal, mostly T cells). Colitis. Dermatitis. Neuro 1%.</w:t>
            </w:r>
          </w:p>
          <w:p w:rsidR="00000000" w:rsidDel="00000000" w:rsidP="00000000" w:rsidRDefault="00000000" w:rsidRPr="00000000" w14:paraId="00000891">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 time to onset of AEs range from 5w (skin) and 15w (renal).</w:t>
            </w:r>
          </w:p>
          <w:p w:rsidR="00000000" w:rsidDel="00000000" w:rsidP="00000000" w:rsidRDefault="00000000" w:rsidRPr="00000000" w14:paraId="00000892">
            <w:pPr>
              <w:numPr>
                <w:ilvl w:val="0"/>
                <w:numId w:val="3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Around 24% (n=114) rec'd corticosteroids. </w:t>
            </w:r>
            <w:r w:rsidDel="00000000" w:rsidR="00000000" w:rsidRPr="00000000">
              <w:rPr>
                <w:rFonts w:ascii="Times New Roman" w:cs="Times New Roman" w:eastAsia="Times New Roman" w:hAnsi="Times New Roman"/>
                <w:b w:val="1"/>
                <w:sz w:val="20"/>
                <w:szCs w:val="20"/>
                <w:rtl w:val="0"/>
              </w:rPr>
              <w:t xml:space="preserve">ORR for ± corticosteroids ~30%</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93">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Adverse events in Immunotherapy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X</w:t>
            </w:r>
            <w:r w:rsidDel="00000000" w:rsidR="00000000" w:rsidRPr="00000000">
              <w:rPr>
                <w:rFonts w:ascii="Times New Roman" w:cs="Times New Roman" w:eastAsia="Times New Roman" w:hAnsi="Times New Roman"/>
                <w:b w:val="1"/>
                <w:sz w:val="20"/>
                <w:szCs w:val="20"/>
                <w:rtl w:val="0"/>
              </w:rPr>
              <w:t xml:space="preserve">-itis</w:t>
            </w:r>
            <w:r w:rsidDel="00000000" w:rsidR="00000000" w:rsidRPr="00000000">
              <w:rPr>
                <w:rFonts w:ascii="Times New Roman" w:cs="Times New Roman" w:eastAsia="Times New Roman" w:hAnsi="Times New Roman"/>
                <w:sz w:val="20"/>
                <w:szCs w:val="20"/>
                <w:rtl w:val="0"/>
              </w:rPr>
              <w:t xml:space="preserve"> [</w:t>
            </w:r>
            <w:hyperlink r:id="rId556">
              <w:r w:rsidDel="00000000" w:rsidR="00000000" w:rsidRPr="00000000">
                <w:rPr>
                  <w:rFonts w:ascii="Times New Roman" w:cs="Times New Roman" w:eastAsia="Times New Roman" w:hAnsi="Times New Roman"/>
                  <w:sz w:val="20"/>
                  <w:szCs w:val="20"/>
                  <w:rtl w:val="0"/>
                </w:rPr>
                <w:t xml:space="preserve">Postow NEJM '18]</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95">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commonly colitis, hepatitis, dermatitis, endocrine abnormalities.</w:t>
            </w:r>
          </w:p>
          <w:p w:rsidR="00000000" w:rsidDel="00000000" w:rsidP="00000000" w:rsidRDefault="00000000" w:rsidRPr="00000000" w14:paraId="00000896">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Hypophysitis: Persistent HA, sudden loss of libido, persistent fatigue. </w:t>
            </w:r>
          </w:p>
          <w:p w:rsidR="00000000" w:rsidDel="00000000" w:rsidP="00000000" w:rsidRDefault="00000000" w:rsidRPr="00000000" w14:paraId="00000897">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Suppression of multiple hormones, particularly hydrocortisone. Image with MRI. Treat early and aggressively for best results. EASILY MISSED but &lt; 1%.</w:t>
            </w:r>
          </w:p>
          <w:p w:rsidR="00000000" w:rsidDel="00000000" w:rsidP="00000000" w:rsidRDefault="00000000" w:rsidRPr="00000000" w14:paraId="00000898">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Cytokine release syndrome: Treat with infliximab.</w:t>
            </w:r>
          </w:p>
          <w:p w:rsidR="00000000" w:rsidDel="00000000" w:rsidP="00000000" w:rsidRDefault="00000000" w:rsidRPr="00000000" w14:paraId="00000899">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Immunotherapy events are likely overstate</w:t>
            </w:r>
            <w:r w:rsidDel="00000000" w:rsidR="00000000" w:rsidRPr="00000000">
              <w:rPr>
                <w:rFonts w:ascii="Times New Roman" w:cs="Times New Roman" w:eastAsia="Times New Roman" w:hAnsi="Times New Roman"/>
                <w:b w:val="1"/>
                <w:sz w:val="20"/>
                <w:szCs w:val="20"/>
                <w:rtl w:val="0"/>
              </w:rPr>
              <w:t xml:space="preserve">d</w:t>
            </w:r>
            <w:r w:rsidDel="00000000" w:rsidR="00000000" w:rsidRPr="00000000">
              <w:rPr>
                <w:rFonts w:ascii="Times New Roman" w:cs="Times New Roman" w:eastAsia="Times New Roman" w:hAnsi="Times New Roman"/>
                <w:sz w:val="20"/>
                <w:szCs w:val="20"/>
                <w:rtl w:val="0"/>
              </w:rPr>
              <w:t xml:space="preserve"> [</w:t>
            </w:r>
            <w:hyperlink r:id="rId557">
              <w:r w:rsidDel="00000000" w:rsidR="00000000" w:rsidRPr="00000000">
                <w:rPr>
                  <w:rFonts w:ascii="Times New Roman" w:cs="Times New Roman" w:eastAsia="Times New Roman" w:hAnsi="Times New Roman"/>
                  <w:sz w:val="20"/>
                  <w:szCs w:val="20"/>
                  <w:rtl w:val="0"/>
                </w:rPr>
                <w:t xml:space="preserve">Rodrigo JAMA '18 </w:t>
              </w:r>
            </w:hyperlink>
            <w:hyperlink r:id="rId558">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w:t>
            </w:r>
            <w:hyperlink r:id="rId559">
              <w:r w:rsidDel="00000000" w:rsidR="00000000" w:rsidRPr="00000000">
                <w:rPr>
                  <w:rFonts w:ascii="Times New Roman" w:cs="Times New Roman" w:eastAsia="Times New Roman" w:hAnsi="Times New Roman"/>
                  <w:sz w:val="20"/>
                  <w:szCs w:val="20"/>
                  <w:rtl w:val="0"/>
                </w:rPr>
                <w:t xml:space="preserve">Moreau-Bachelard, Coquan, Le Tourneau NEJM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9B">
            <w:pPr>
              <w:spacing w:line="240" w:lineRule="auto"/>
              <w:ind w:left="0" w:firstLine="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60">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Previous reporting indicates rates of adverse events with immune checkpoint inhibitors may be overblown. That’s because most patients enr</w:t>
            </w:r>
            <w:r w:rsidDel="00000000" w:rsidR="00000000" w:rsidRPr="00000000">
              <w:rPr>
                <w:rFonts w:ascii="Times New Roman" w:cs="Times New Roman" w:eastAsia="Times New Roman" w:hAnsi="Times New Roman"/>
                <w:sz w:val="20"/>
                <w:szCs w:val="20"/>
                <w:rtl w:val="0"/>
              </w:rPr>
              <w:t xml:space="preserve">olled in relevant trials (e.g., for refractory metastatic disease) are pretty prone to adverse events at baseline. This Parisian group does a quick tally among 51 recent placebo-controlled trials of anti-cancer agents to determine that more than a quarter of grade 3+ toxicities attributed to anti-cancer drugs also occur in the placebo arm.</w:t>
            </w:r>
          </w:p>
          <w:p w:rsidR="00000000" w:rsidDel="00000000" w:rsidP="00000000" w:rsidRDefault="00000000" w:rsidRPr="00000000" w14:paraId="0000089C">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Targeted therapy with SBRT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Reviews here </w:t>
            </w:r>
            <w:r w:rsidDel="00000000" w:rsidR="00000000" w:rsidRPr="00000000">
              <w:rPr>
                <w:rFonts w:ascii="Times New Roman" w:cs="Times New Roman" w:eastAsia="Times New Roman" w:hAnsi="Times New Roman"/>
                <w:sz w:val="20"/>
                <w:szCs w:val="20"/>
                <w:rtl w:val="0"/>
              </w:rPr>
              <w:t xml:space="preserve">[</w:t>
            </w:r>
            <w:hyperlink r:id="rId561">
              <w:r w:rsidDel="00000000" w:rsidR="00000000" w:rsidRPr="00000000">
                <w:rPr>
                  <w:rFonts w:ascii="Times New Roman" w:cs="Times New Roman" w:eastAsia="Times New Roman" w:hAnsi="Times New Roman"/>
                  <w:sz w:val="20"/>
                  <w:szCs w:val="20"/>
                  <w:rtl w:val="0"/>
                </w:rPr>
                <w:t xml:space="preserve">Simone TLCR '15</w:t>
              </w:r>
            </w:hyperlink>
            <w:r w:rsidDel="00000000" w:rsidR="00000000" w:rsidRPr="00000000">
              <w:rPr>
                <w:rFonts w:ascii="Times New Roman" w:cs="Times New Roman" w:eastAsia="Times New Roman" w:hAnsi="Times New Roman"/>
                <w:sz w:val="20"/>
                <w:szCs w:val="20"/>
                <w:rtl w:val="0"/>
              </w:rPr>
              <w:t xml:space="preserve">, </w:t>
            </w:r>
            <w:hyperlink r:id="rId562">
              <w:r w:rsidDel="00000000" w:rsidR="00000000" w:rsidRPr="00000000">
                <w:rPr>
                  <w:rFonts w:ascii="Times New Roman" w:cs="Times New Roman" w:eastAsia="Times New Roman" w:hAnsi="Times New Roman"/>
                  <w:sz w:val="20"/>
                  <w:szCs w:val="20"/>
                  <w:rtl w:val="0"/>
                </w:rPr>
                <w:t xml:space="preserve">Kroeze CTR '17</w:t>
              </w:r>
            </w:hyperlink>
            <w:r w:rsidDel="00000000" w:rsidR="00000000" w:rsidRPr="00000000">
              <w:rPr>
                <w:rFonts w:ascii="Times New Roman" w:cs="Times New Roman" w:eastAsia="Times New Roman" w:hAnsi="Times New Roman"/>
                <w:sz w:val="20"/>
                <w:szCs w:val="20"/>
                <w:rtl w:val="0"/>
              </w:rPr>
              <w:t xml:space="preserve">, </w:t>
            </w:r>
            <w:hyperlink r:id="rId563">
              <w:r w:rsidDel="00000000" w:rsidR="00000000" w:rsidRPr="00000000">
                <w:rPr>
                  <w:rFonts w:ascii="Times New Roman" w:cs="Times New Roman" w:eastAsia="Times New Roman" w:hAnsi="Times New Roman"/>
                  <w:sz w:val="20"/>
                  <w:szCs w:val="20"/>
                  <w:rtl w:val="0"/>
                </w:rPr>
                <w:t xml:space="preserve">Zeng Lancet '14]</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9E">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Awaiting RTOG 1306.</w:t>
            </w:r>
          </w:p>
          <w:p w:rsidR="00000000" w:rsidDel="00000000" w:rsidP="00000000" w:rsidRDefault="00000000" w:rsidRPr="00000000" w14:paraId="0000089F">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Brief summary:</w:t>
            </w:r>
          </w:p>
          <w:p w:rsidR="00000000" w:rsidDel="00000000" w:rsidP="00000000" w:rsidRDefault="00000000" w:rsidRPr="00000000" w14:paraId="000008A0">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VEGF is associated</w:t>
            </w:r>
            <w:r w:rsidDel="00000000" w:rsidR="00000000" w:rsidRPr="00000000">
              <w:rPr>
                <w:rFonts w:ascii="Times New Roman" w:cs="Times New Roman" w:eastAsia="Times New Roman" w:hAnsi="Times New Roman"/>
                <w:sz w:val="20"/>
                <w:szCs w:val="20"/>
                <w:rtl w:val="0"/>
              </w:rPr>
              <w:t xml:space="preserve"> with fatal hemoptysis for lung SBRT or bowel perforations for abdominal SBRT.</w:t>
            </w:r>
          </w:p>
          <w:p w:rsidR="00000000" w:rsidDel="00000000" w:rsidP="00000000" w:rsidRDefault="00000000" w:rsidRPr="00000000" w14:paraId="000008A1">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BRAF </w:t>
            </w:r>
            <w:r w:rsidDel="00000000" w:rsidR="00000000" w:rsidRPr="00000000">
              <w:rPr>
                <w:rtl w:val="0"/>
              </w:rPr>
              <w:t xml:space="preserve">V600E is associated</w:t>
            </w:r>
            <w:r w:rsidDel="00000000" w:rsidR="00000000" w:rsidRPr="00000000">
              <w:rPr>
                <w:rFonts w:ascii="Times New Roman" w:cs="Times New Roman" w:eastAsia="Times New Roman" w:hAnsi="Times New Roman"/>
                <w:sz w:val="20"/>
                <w:szCs w:val="20"/>
                <w:rtl w:val="0"/>
              </w:rPr>
              <w:t xml:space="preserve"> with severe dermatitis with SBRT. </w:t>
              <w:br w:type="textWrapping"/>
            </w:r>
            <w:r w:rsidDel="00000000" w:rsidR="00000000" w:rsidRPr="00000000">
              <w:rPr>
                <w:rFonts w:ascii="Gungsuh" w:cs="Gungsuh" w:eastAsia="Gungsuh" w:hAnsi="Gungsuh"/>
                <w:sz w:val="20"/>
                <w:szCs w:val="20"/>
                <w:rtl w:val="0"/>
              </w:rPr>
              <w:t xml:space="preserve">Consider holding BRAF and/or MEK inhibitors ≥ 3d around RT, while only ≥ 1d for SRS or SBRT.</w:t>
            </w:r>
          </w:p>
          <w:p w:rsidR="00000000" w:rsidDel="00000000" w:rsidP="00000000" w:rsidRDefault="00000000" w:rsidRPr="00000000" w14:paraId="000008A2">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TKIs can lead to higher rates of pneumonitis with SBRT.</w:t>
            </w:r>
          </w:p>
          <w:p w:rsidR="00000000" w:rsidDel="00000000" w:rsidP="00000000" w:rsidRDefault="00000000" w:rsidRPr="00000000" w14:paraId="000008A3">
            <w:pP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A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Pembro with RT</w:t>
            </w:r>
            <w:r w:rsidDel="00000000" w:rsidR="00000000" w:rsidRPr="00000000">
              <w:rPr>
                <w:rFonts w:ascii="Times New Roman" w:cs="Times New Roman" w:eastAsia="Times New Roman" w:hAnsi="Times New Roman"/>
                <w:sz w:val="20"/>
                <w:szCs w:val="20"/>
                <w:rtl w:val="0"/>
              </w:rPr>
              <w:t xml:space="preserve"> [</w:t>
            </w:r>
            <w:hyperlink r:id="rId564">
              <w:r w:rsidDel="00000000" w:rsidR="00000000" w:rsidRPr="00000000">
                <w:rPr>
                  <w:rFonts w:ascii="Times New Roman" w:cs="Times New Roman" w:eastAsia="Times New Roman" w:hAnsi="Times New Roman"/>
                  <w:sz w:val="20"/>
                  <w:szCs w:val="20"/>
                  <w:rtl w:val="0"/>
                </w:rPr>
                <w:t xml:space="preserve">Luke/Lemons JCO '18]</w:t>
              </w:r>
            </w:hyperlink>
            <w:r w:rsidDel="00000000" w:rsidR="00000000" w:rsidRPr="00000000">
              <w:rPr>
                <w:rFonts w:ascii="Times New Roman" w:cs="Times New Roman" w:eastAsia="Times New Roman" w:hAnsi="Times New Roman"/>
                <w:sz w:val="20"/>
                <w:szCs w:val="20"/>
                <w:rtl w:val="0"/>
              </w:rPr>
              <w:t xml:space="preserve">: Phase I. </w:t>
            </w:r>
            <w:r w:rsidDel="00000000" w:rsidR="00000000" w:rsidRPr="00000000">
              <w:rPr>
                <w:rFonts w:ascii="Times New Roman" w:cs="Times New Roman" w:eastAsia="Times New Roman" w:hAnsi="Times New Roman"/>
                <w:b w:val="1"/>
                <w:sz w:val="20"/>
                <w:szCs w:val="20"/>
                <w:rtl w:val="0"/>
              </w:rPr>
              <w:t xml:space="preserve">Pembro within 7d </w:t>
            </w:r>
            <w:r w:rsidDel="00000000" w:rsidR="00000000" w:rsidRPr="00000000">
              <w:rPr>
                <w:b w:val="1"/>
                <w:rtl w:val="0"/>
              </w:rPr>
              <w:t xml:space="preserve">after the end</w:t>
            </w:r>
            <w:r w:rsidDel="00000000" w:rsidR="00000000" w:rsidRPr="00000000">
              <w:rPr>
                <w:rFonts w:ascii="Times New Roman" w:cs="Times New Roman" w:eastAsia="Times New Roman" w:hAnsi="Times New Roman"/>
                <w:b w:val="1"/>
                <w:sz w:val="20"/>
                <w:szCs w:val="20"/>
                <w:rtl w:val="0"/>
              </w:rPr>
              <w:t xml:space="preserve"> of SBRT</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Fonts w:ascii="Times New Roman" w:cs="Times New Roman" w:eastAsia="Times New Roman" w:hAnsi="Times New Roman"/>
                <w:sz w:val="20"/>
                <w:szCs w:val="20"/>
                <w:rtl w:val="0"/>
              </w:rPr>
              <w:t xml:space="preserve">This toxicity isn't really different than Pembro alone, but seems to correlate to area irradiated. Also see</w:t>
            </w:r>
            <w:r w:rsidDel="00000000" w:rsidR="00000000" w:rsidRPr="00000000">
              <w:rPr>
                <w:rFonts w:ascii="Times New Roman" w:cs="Times New Roman" w:eastAsia="Times New Roman" w:hAnsi="Times New Roman"/>
                <w:sz w:val="20"/>
                <w:szCs w:val="20"/>
                <w:rtl w:val="0"/>
              </w:rPr>
              <w:t xml:space="preserve"> [</w:t>
            </w:r>
            <w:hyperlink w:anchor="cggvjbxthfke">
              <w:r w:rsidDel="00000000" w:rsidR="00000000" w:rsidRPr="00000000">
                <w:rPr>
                  <w:rFonts w:ascii="Times New Roman" w:cs="Times New Roman" w:eastAsia="Times New Roman" w:hAnsi="Times New Roman"/>
                  <w:sz w:val="20"/>
                  <w:szCs w:val="20"/>
                  <w:rtl w:val="0"/>
                </w:rPr>
                <w:t xml:space="preserve">KEYNOTE</w:t>
              </w:r>
            </w:hyperlink>
            <w:hyperlink w:anchor="cggvjbxthfke">
              <w:r w:rsidDel="00000000" w:rsidR="00000000" w:rsidRPr="00000000">
                <w:rPr>
                  <w:rtl w:val="0"/>
                </w:rPr>
                <w:t xml:space="preserve"> </w:t>
              </w:r>
            </w:hyperlink>
            <w:hyperlink w:anchor="cggvjbxthfke">
              <w:r w:rsidDel="00000000" w:rsidR="00000000" w:rsidRPr="00000000">
                <w:rPr>
                  <w:rFonts w:ascii="Times New Roman" w:cs="Times New Roman" w:eastAsia="Times New Roman" w:hAnsi="Times New Roman"/>
                  <w:sz w:val="20"/>
                  <w:szCs w:val="20"/>
                  <w:rtl w:val="0"/>
                </w:rPr>
                <w:t xml:space="preserve">001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A5">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 </w:t>
            </w:r>
            <w:r w:rsidDel="00000000" w:rsidR="00000000" w:rsidRPr="00000000">
              <w:rPr>
                <w:rtl w:val="0"/>
              </w:rPr>
              <w:t xml:space="preserve">Stage IV patients progressing on prior tx.</w:t>
            </w:r>
            <w:r w:rsidDel="00000000" w:rsidR="00000000" w:rsidRPr="00000000">
              <w:rPr>
                <w:rFonts w:ascii="Times New Roman" w:cs="Times New Roman" w:eastAsia="Times New Roman" w:hAnsi="Times New Roman"/>
                <w:sz w:val="20"/>
                <w:szCs w:val="20"/>
                <w:rtl w:val="0"/>
              </w:rPr>
              <w:t xml:space="preserve"> 2016-2017. Target volumes &lt; 65 mL (5 cm tumor). MFU 5.5 mo.</w:t>
            </w:r>
          </w:p>
          <w:p w:rsidR="00000000" w:rsidDel="00000000" w:rsidP="00000000" w:rsidRDefault="00000000" w:rsidRPr="00000000" w14:paraId="000008A6">
            <w:pPr>
              <w:numPr>
                <w:ilvl w:val="1"/>
                <w:numId w:val="7"/>
              </w:numPr>
              <w:spacing w:line="240" w:lineRule="auto"/>
              <w:ind w:left="1440" w:hanging="360"/>
            </w:pPr>
            <w:r w:rsidDel="00000000" w:rsidR="00000000" w:rsidRPr="00000000">
              <w:rPr>
                <w:rtl w:val="0"/>
              </w:rPr>
              <w:t xml:space="preserve">SBRT to 2 sites in 69/73 pts. Treated 2-4 metastatic sites.</w:t>
            </w:r>
          </w:p>
          <w:p w:rsidR="00000000" w:rsidDel="00000000" w:rsidP="00000000" w:rsidRDefault="00000000" w:rsidRPr="00000000" w14:paraId="000008A7">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 for bone/spinal.</w:t>
            </w:r>
          </w:p>
          <w:p w:rsidR="00000000" w:rsidDel="00000000" w:rsidP="00000000" w:rsidRDefault="00000000" w:rsidRPr="00000000" w14:paraId="000008A8">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45/3 for peripheral lung/liver/</w:t>
            </w:r>
            <w:r w:rsidDel="00000000" w:rsidR="00000000" w:rsidRPr="00000000">
              <w:rPr>
                <w:rFonts w:ascii="Times New Roman" w:cs="Times New Roman" w:eastAsia="Times New Roman" w:hAnsi="Times New Roman"/>
                <w:sz w:val="20"/>
                <w:szCs w:val="20"/>
                <w:rtl w:val="0"/>
              </w:rPr>
              <w:t xml:space="preserve">abd</w:t>
            </w:r>
            <w:r w:rsidDel="00000000" w:rsidR="00000000" w:rsidRPr="00000000">
              <w:rPr>
                <w:rFonts w:ascii="Times New Roman" w:cs="Times New Roman" w:eastAsia="Times New Roman" w:hAnsi="Times New Roman"/>
                <w:sz w:val="20"/>
                <w:szCs w:val="20"/>
                <w:rtl w:val="0"/>
              </w:rPr>
              <w:t xml:space="preserve">/pelvis.</w:t>
            </w:r>
          </w:p>
          <w:p w:rsidR="00000000" w:rsidDel="00000000" w:rsidP="00000000" w:rsidRDefault="00000000" w:rsidRPr="00000000" w14:paraId="000008A9">
            <w:pPr>
              <w:numPr>
                <w:ilvl w:val="1"/>
                <w:numId w:val="7"/>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50/5 for central lung/mediastinal/cervical.</w:t>
            </w:r>
          </w:p>
          <w:p w:rsidR="00000000" w:rsidDel="00000000" w:rsidP="00000000" w:rsidRDefault="00000000" w:rsidRPr="00000000" w14:paraId="000008AA">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G3 toxicity (3 pneumonitis, 2 colitis, 1 hepatitis). 10% dose limiting toxicity.</w:t>
            </w:r>
          </w:p>
          <w:p w:rsidR="00000000" w:rsidDel="00000000" w:rsidP="00000000" w:rsidRDefault="00000000" w:rsidRPr="00000000" w14:paraId="000008AB">
            <w:pPr>
              <w:numPr>
                <w:ilvl w:val="0"/>
                <w:numId w:val="7"/>
              </w:numPr>
              <w:spacing w:line="240" w:lineRule="auto"/>
              <w:ind w:left="720" w:hanging="360"/>
              <w:rPr>
                <w:u w:val="none"/>
              </w:rPr>
            </w:pPr>
            <w:r w:rsidDel="00000000" w:rsidR="00000000" w:rsidRPr="00000000">
              <w:rPr>
                <w:rtl w:val="0"/>
              </w:rPr>
              <w:t xml:space="preserve">G3 RP in 13% of pts (n=3/23) receiving lung SBRT.</w:t>
            </w:r>
          </w:p>
          <w:p w:rsidR="00000000" w:rsidDel="00000000" w:rsidP="00000000" w:rsidRDefault="00000000" w:rsidRPr="00000000" w14:paraId="000008AC">
            <w:pPr>
              <w:numPr>
                <w:ilvl w:val="0"/>
                <w:numId w:val="7"/>
              </w:numPr>
              <w:spacing w:line="240" w:lineRule="auto"/>
              <w:ind w:left="72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Objective response 13.5% (2 CR, 8 PR, 21 SD, 38 PD). </w:t>
            </w:r>
          </w:p>
        </w:tc>
      </w:tr>
    </w:tbl>
    <w:p w:rsidR="00000000" w:rsidDel="00000000" w:rsidP="00000000" w:rsidRDefault="00000000" w:rsidRPr="00000000" w14:paraId="000008AD">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AE">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Radiation + Immunotherapy induced lymphopenia? </w:t>
      </w:r>
      <w:r w:rsidDel="00000000" w:rsidR="00000000" w:rsidRPr="00000000">
        <w:rPr>
          <w:rFonts w:ascii="Times New Roman" w:cs="Times New Roman" w:eastAsia="Times New Roman" w:hAnsi="Times New Roman"/>
          <w:sz w:val="20"/>
          <w:szCs w:val="20"/>
          <w:rtl w:val="0"/>
        </w:rPr>
        <w:t xml:space="preserve">[</w:t>
      </w:r>
      <w:hyperlink r:id="rId565">
        <w:r w:rsidDel="00000000" w:rsidR="00000000" w:rsidRPr="00000000">
          <w:rPr>
            <w:rFonts w:ascii="Times New Roman" w:cs="Times New Roman" w:eastAsia="Times New Roman" w:hAnsi="Times New Roman"/>
            <w:sz w:val="20"/>
            <w:szCs w:val="20"/>
            <w:rtl w:val="0"/>
          </w:rPr>
          <w:t xml:space="preserve">Pike NEJM '18]</w:t>
        </w:r>
      </w:hyperlink>
      <w:r w:rsidDel="00000000" w:rsidR="00000000" w:rsidRPr="00000000">
        <w:rPr>
          <w:rtl w:val="0"/>
        </w:rPr>
      </w:r>
    </w:p>
    <w:bookmarkStart w:colFirst="0" w:colLast="0" w:name="eu66bjp5qkrm" w:id="142"/>
    <w:bookmarkEnd w:id="142"/>
    <w:p w:rsidR="00000000" w:rsidDel="00000000" w:rsidP="00000000" w:rsidRDefault="00000000" w:rsidRPr="00000000" w14:paraId="000008AF">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Pembro-RT Trial </w:t>
      </w:r>
      <w:r w:rsidDel="00000000" w:rsidR="00000000" w:rsidRPr="00000000">
        <w:rPr>
          <w:rFonts w:ascii="Times New Roman" w:cs="Times New Roman" w:eastAsia="Times New Roman" w:hAnsi="Times New Roman"/>
          <w:sz w:val="20"/>
          <w:szCs w:val="20"/>
          <w:rtl w:val="0"/>
        </w:rPr>
        <w:t xml:space="preserve">[</w:t>
      </w:r>
      <w:hyperlink r:id="rId566">
        <w:r w:rsidDel="00000000" w:rsidR="00000000" w:rsidRPr="00000000">
          <w:rPr>
            <w:rFonts w:ascii="Times New Roman" w:cs="Times New Roman" w:eastAsia="Times New Roman" w:hAnsi="Times New Roman"/>
            <w:sz w:val="20"/>
            <w:szCs w:val="20"/>
            <w:rtl w:val="0"/>
          </w:rPr>
          <w:t xml:space="preserve">T</w:t>
        </w:r>
      </w:hyperlink>
      <w:hyperlink r:id="rId567">
        <w:r w:rsidDel="00000000" w:rsidR="00000000" w:rsidRPr="00000000">
          <w:rPr>
            <w:rFonts w:ascii="Times New Roman" w:cs="Times New Roman" w:eastAsia="Times New Roman" w:hAnsi="Times New Roman"/>
            <w:sz w:val="20"/>
            <w:szCs w:val="20"/>
            <w:rtl w:val="0"/>
          </w:rPr>
          <w:t xml:space="preserve">heelen ASCO '18</w:t>
        </w:r>
      </w:hyperlink>
      <w:r w:rsidDel="00000000" w:rsidR="00000000" w:rsidRPr="00000000">
        <w:rPr>
          <w:rFonts w:ascii="Times New Roman" w:cs="Times New Roman" w:eastAsia="Times New Roman" w:hAnsi="Times New Roman"/>
          <w:sz w:val="20"/>
          <w:szCs w:val="20"/>
          <w:rtl w:val="0"/>
        </w:rPr>
        <w:t xml:space="preserve">, </w:t>
      </w:r>
      <w:hyperlink r:id="rId568">
        <w:r w:rsidDel="00000000" w:rsidR="00000000" w:rsidRPr="00000000">
          <w:rPr>
            <w:rFonts w:ascii="Times New Roman" w:cs="Times New Roman" w:eastAsia="Times New Roman" w:hAnsi="Times New Roman"/>
            <w:sz w:val="20"/>
            <w:szCs w:val="20"/>
            <w:rtl w:val="0"/>
          </w:rPr>
          <w:t xml:space="preserve">JAMA Onc '19</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 SBRT→ Pembro within 7d </w:t>
      </w:r>
      <w:r w:rsidDel="00000000" w:rsidR="00000000" w:rsidRPr="00000000">
        <w:rPr>
          <w:b w:val="1"/>
          <w:rtl w:val="0"/>
        </w:rPr>
        <w:t xml:space="preserve">after the end</w:t>
      </w:r>
      <w:r w:rsidDel="00000000" w:rsidR="00000000" w:rsidRPr="00000000">
        <w:rPr>
          <w:rFonts w:ascii="Times New Roman" w:cs="Times New Roman" w:eastAsia="Times New Roman" w:hAnsi="Times New Roman"/>
          <w:b w:val="1"/>
          <w:sz w:val="20"/>
          <w:szCs w:val="20"/>
          <w:rtl w:val="0"/>
        </w:rPr>
        <w:t xml:space="preserve"> of SBRT</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569">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Inserting a</w:t>
      </w:r>
      <w:r w:rsidDel="00000000" w:rsidR="00000000" w:rsidRPr="00000000">
        <w:rPr>
          <w:rFonts w:ascii="Times New Roman" w:cs="Times New Roman" w:eastAsia="Times New Roman" w:hAnsi="Times New Roman"/>
          <w:sz w:val="20"/>
          <w:szCs w:val="20"/>
          <w:rtl w:val="0"/>
        </w:rPr>
        <w:t xml:space="preserve"> quick shot of SBRT prior to pembro for refractory NSCLC is clearly safe and may double response rates, suggesting it is more practical than not to extrapolate Gomez data in the setting of pembro.</w:t>
      </w:r>
    </w:p>
    <w:p w:rsidR="00000000" w:rsidDel="00000000" w:rsidP="00000000" w:rsidRDefault="00000000" w:rsidRPr="00000000" w14:paraId="000008B0">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76 pts. ≥ 2nd line chemo for advanced NSCLC. Bx of tumor at baseline and after 2c pembro.</w:t>
      </w:r>
    </w:p>
    <w:p w:rsidR="00000000" w:rsidDel="00000000" w:rsidP="00000000" w:rsidRDefault="00000000" w:rsidRPr="00000000" w14:paraId="000008B1">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Pembro 200 q3w. PD-L1 </w:t>
      </w:r>
      <w:r w:rsidDel="00000000" w:rsidR="00000000" w:rsidRPr="00000000">
        <w:rPr>
          <w:rFonts w:ascii="Gungsuh" w:cs="Gungsuh" w:eastAsia="Gungsuh" w:hAnsi="Gungsuh"/>
          <w:rtl w:val="0"/>
        </w:rPr>
        <w:t xml:space="preserve">≥ 50% in 13→ 29% (control arm had less PD-L1). </w:t>
      </w:r>
      <w:r w:rsidDel="00000000" w:rsidR="00000000" w:rsidRPr="00000000">
        <w:rPr>
          <w:rtl w:val="0"/>
        </w:rPr>
      </w:r>
    </w:p>
    <w:p w:rsidR="00000000" w:rsidDel="00000000" w:rsidP="00000000" w:rsidRDefault="00000000" w:rsidRPr="00000000" w14:paraId="000008B2">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SBRT 24/3 within 7 days prior </w:t>
      </w:r>
      <w:r w:rsidDel="00000000" w:rsidR="00000000" w:rsidRPr="00000000">
        <w:rPr>
          <w:rtl w:val="0"/>
        </w:rPr>
        <w:t xml:space="preserve">to the first</w:t>
      </w:r>
      <w:r w:rsidDel="00000000" w:rsidR="00000000" w:rsidRPr="00000000">
        <w:rPr>
          <w:rFonts w:ascii="Times New Roman" w:cs="Times New Roman" w:eastAsia="Times New Roman" w:hAnsi="Times New Roman"/>
          <w:sz w:val="20"/>
          <w:szCs w:val="20"/>
          <w:rtl w:val="0"/>
        </w:rPr>
        <w:t xml:space="preserve"> cycle.</w:t>
      </w:r>
    </w:p>
    <w:p w:rsidR="00000000" w:rsidDel="00000000" w:rsidP="00000000" w:rsidRDefault="00000000" w:rsidRPr="00000000" w14:paraId="000008B3">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12w ORR ~18→ 36% (p=0.07). MPFS ~1.9→ 6.6 mo (p</w:t>
      </w:r>
      <w:r w:rsidDel="00000000" w:rsidR="00000000" w:rsidRPr="00000000">
        <w:rPr>
          <w:rtl w:val="0"/>
        </w:rPr>
        <w:t xml:space="preserve">=0.19)</w:t>
      </w:r>
      <w:r w:rsidDel="00000000" w:rsidR="00000000" w:rsidRPr="00000000">
        <w:rPr>
          <w:rFonts w:ascii="Cardo" w:cs="Cardo" w:eastAsia="Cardo" w:hAnsi="Cardo"/>
          <w:sz w:val="20"/>
          <w:szCs w:val="20"/>
          <w:rtl w:val="0"/>
        </w:rPr>
        <w:t xml:space="preserve">, MS ~7.6→ 15.9 mo (p=0.16).</w:t>
      </w:r>
    </w:p>
    <w:p w:rsidR="00000000" w:rsidDel="00000000" w:rsidP="00000000" w:rsidRDefault="00000000" w:rsidRPr="00000000" w14:paraId="000008B4">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Improvements in ORR with SBRT are most marked in patients who have a PD-L1 of 0%.</w:t>
      </w:r>
    </w:p>
    <w:p w:rsidR="00000000" w:rsidDel="00000000" w:rsidP="00000000" w:rsidRDefault="00000000" w:rsidRPr="00000000" w14:paraId="000008B5">
      <w:pPr>
        <w:numPr>
          <w:ilvl w:val="2"/>
          <w:numId w:val="11"/>
        </w:numPr>
        <w:spacing w:line="240" w:lineRule="auto"/>
        <w:ind w:left="2160" w:hanging="360"/>
        <w:rPr>
          <w:u w:val="none"/>
        </w:rPr>
      </w:pPr>
      <w:r w:rsidDel="00000000" w:rsidR="00000000" w:rsidRPr="00000000">
        <w:rPr>
          <w:rtl w:val="0"/>
        </w:rPr>
        <w:t xml:space="preserve">PD-L1 was not balanced between groups, which may have confounded outcomes.</w:t>
      </w:r>
    </w:p>
    <w:p w:rsidR="00000000" w:rsidDel="00000000" w:rsidP="00000000" w:rsidRDefault="00000000" w:rsidRPr="00000000" w14:paraId="000008B6">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G3+ in ~20%. Most commonly fatigue, nausea, fever, hypothyroidism.</w:t>
      </w:r>
    </w:p>
    <w:p w:rsidR="00000000" w:rsidDel="00000000" w:rsidP="00000000" w:rsidRDefault="00000000" w:rsidRPr="00000000" w14:paraId="000008B7">
      <w:pPr>
        <w:numPr>
          <w:ilvl w:val="0"/>
          <w:numId w:val="1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Colitis and Immunotherapy </w:t>
      </w:r>
      <w:hyperlink r:id="rId570">
        <w:r w:rsidDel="00000000" w:rsidR="00000000" w:rsidRPr="00000000">
          <w:rPr>
            <w:rFonts w:ascii="Times New Roman" w:cs="Times New Roman" w:eastAsia="Times New Roman" w:hAnsi="Times New Roman"/>
            <w:b w:val="1"/>
            <w:sz w:val="20"/>
            <w:szCs w:val="20"/>
            <w:vertAlign w:val="superscript"/>
            <w:rtl w:val="0"/>
          </w:rPr>
          <w:t xml:space="preserve">QS</w:t>
        </w:r>
      </w:hyperlink>
      <w:r w:rsidDel="00000000" w:rsidR="00000000" w:rsidRPr="00000000">
        <w:rPr>
          <w:rFonts w:ascii="Times New Roman" w:cs="Times New Roman" w:eastAsia="Times New Roman" w:hAnsi="Times New Roman"/>
          <w:b w:val="1"/>
          <w:sz w:val="20"/>
          <w:szCs w:val="20"/>
          <w:vertAlign w:val="superscript"/>
          <w:rtl w:val="0"/>
        </w:rPr>
        <w:t xml:space="preserve"> </w:t>
      </w:r>
      <w:r w:rsidDel="00000000" w:rsidR="00000000" w:rsidRPr="00000000">
        <w:rPr>
          <w:rFonts w:ascii="Times New Roman" w:cs="Times New Roman" w:eastAsia="Times New Roman" w:hAnsi="Times New Roman"/>
          <w:sz w:val="20"/>
          <w:szCs w:val="20"/>
          <w:rtl w:val="0"/>
        </w:rPr>
        <w:t xml:space="preserve">[</w:t>
      </w:r>
      <w:hyperlink r:id="rId571">
        <w:r w:rsidDel="00000000" w:rsidR="00000000" w:rsidRPr="00000000">
          <w:rPr>
            <w:rFonts w:ascii="Times New Roman" w:cs="Times New Roman" w:eastAsia="Times New Roman" w:hAnsi="Times New Roman"/>
            <w:sz w:val="20"/>
            <w:szCs w:val="20"/>
            <w:rtl w:val="0"/>
          </w:rPr>
          <w:t xml:space="preserve">Abu-Sbeih JCO '19</w:t>
        </w:r>
      </w:hyperlink>
      <w:r w:rsidDel="00000000" w:rsidR="00000000" w:rsidRPr="00000000">
        <w:rPr>
          <w:rFonts w:ascii="Times New Roman" w:cs="Times New Roman" w:eastAsia="Times New Roman" w:hAnsi="Times New Roman"/>
          <w:sz w:val="20"/>
          <w:szCs w:val="20"/>
          <w:rtl w:val="0"/>
        </w:rPr>
        <w:t xml:space="preserve">]: Retro. What happens if ICI is re-initiated?</w:t>
      </w:r>
    </w:p>
    <w:p w:rsidR="00000000" w:rsidDel="00000000" w:rsidP="00000000" w:rsidRDefault="00000000" w:rsidRPr="00000000" w14:paraId="000008B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 patients. CTLA-4 in 32 pts, PD-(L)1 in 135 pts. Re-started immune checkpoint inhibition at median of 49d.</w:t>
      </w:r>
    </w:p>
    <w:p w:rsidR="00000000" w:rsidDel="00000000" w:rsidP="00000000" w:rsidRDefault="00000000" w:rsidRPr="00000000" w14:paraId="000008B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Recurrent colitis in 1/3 of patients at a median of 53d, mostly G1-2.</w:t>
      </w:r>
    </w:p>
    <w:p w:rsidR="00000000" w:rsidDel="00000000" w:rsidP="00000000" w:rsidRDefault="00000000" w:rsidRPr="00000000" w14:paraId="000008BA">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of immune mediated diarrhea and colitis lower if resuming PD-(L)1 than resumption of CTLA-4 therapy</w:t>
      </w:r>
    </w:p>
    <w:p w:rsidR="00000000" w:rsidDel="00000000" w:rsidP="00000000" w:rsidRDefault="00000000" w:rsidRPr="00000000" w14:paraId="000008BB">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227</w:t>
      </w:r>
      <w:r w:rsidDel="00000000" w:rsidR="00000000" w:rsidRPr="00000000">
        <w:rPr>
          <w:rFonts w:ascii="Times New Roman" w:cs="Times New Roman" w:eastAsia="Times New Roman" w:hAnsi="Times New Roman"/>
          <w:sz w:val="20"/>
          <w:szCs w:val="20"/>
          <w:rtl w:val="0"/>
        </w:rPr>
        <w:t xml:space="preserve"> [</w:t>
      </w:r>
      <w:hyperlink r:id="rId572">
        <w:r w:rsidDel="00000000" w:rsidR="00000000" w:rsidRPr="00000000">
          <w:rPr>
            <w:rFonts w:ascii="Times New Roman" w:cs="Times New Roman" w:eastAsia="Times New Roman" w:hAnsi="Times New Roman"/>
            <w:sz w:val="20"/>
            <w:szCs w:val="20"/>
            <w:rtl w:val="0"/>
          </w:rPr>
          <w:t xml:space="preserve">Hellmann NEJM '18</w:t>
        </w:r>
      </w:hyperlink>
      <w:r w:rsidDel="00000000" w:rsidR="00000000" w:rsidRPr="00000000">
        <w:rPr>
          <w:rtl w:val="0"/>
        </w:rPr>
        <w:t xml:space="preserve">, </w:t>
      </w:r>
      <w:hyperlink r:id="rId573">
        <w:r w:rsidDel="00000000" w:rsidR="00000000" w:rsidRPr="00000000">
          <w:rPr>
            <w:rtl w:val="0"/>
          </w:rPr>
          <w:t xml:space="preserve">Ramalingam ASCO '20</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Chemo vs. Nivolumab ± Ipilimumab</w:t>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Fonts w:ascii="Times New Roman" w:cs="Times New Roman" w:eastAsia="Times New Roman" w:hAnsi="Times New Roman"/>
          <w:sz w:val="20"/>
          <w:szCs w:val="20"/>
          <w:rtl w:val="0"/>
        </w:rPr>
        <w:t xml:space="preserve">ORR doubled with the addition of Ipi to Nivo vs. chemo; though Tx-related AE leading to discontinuation also doubled.</w:t>
      </w:r>
    </w:p>
    <w:p w:rsidR="00000000" w:rsidDel="00000000" w:rsidP="00000000" w:rsidRDefault="00000000" w:rsidRPr="00000000" w14:paraId="000008BC">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Stage IV or recurrent NSCLC, chemo naive. Irrespective of PDL1 or histo. MFU nearly 4y.</w:t>
      </w:r>
    </w:p>
    <w:p w:rsidR="00000000" w:rsidDel="00000000" w:rsidP="00000000" w:rsidRDefault="00000000" w:rsidRPr="00000000" w14:paraId="000008BD">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those &lt; 1% PD-L1, Chemo vs. Chemo/Nivo vs. Nivo/Ipi. </w:t>
      </w:r>
      <w:r w:rsidDel="00000000" w:rsidR="00000000" w:rsidRPr="00000000">
        <w:rPr>
          <w:rFonts w:ascii="Times New Roman" w:cs="Times New Roman" w:eastAsia="Times New Roman" w:hAnsi="Times New Roman"/>
          <w:i w:val="1"/>
          <w:sz w:val="20"/>
          <w:szCs w:val="20"/>
          <w:rtl w:val="0"/>
        </w:rPr>
        <w:t xml:space="preserve">Nivo </w:t>
      </w:r>
      <w:r w:rsidDel="00000000" w:rsidR="00000000" w:rsidRPr="00000000">
        <w:rPr>
          <w:i w:val="1"/>
          <w:rtl w:val="0"/>
        </w:rPr>
        <w:t xml:space="preserve">alone is not</w:t>
      </w:r>
      <w:r w:rsidDel="00000000" w:rsidR="00000000" w:rsidRPr="00000000">
        <w:rPr>
          <w:rFonts w:ascii="Times New Roman" w:cs="Times New Roman" w:eastAsia="Times New Roman" w:hAnsi="Times New Roman"/>
          <w:i w:val="1"/>
          <w:sz w:val="20"/>
          <w:szCs w:val="20"/>
          <w:rtl w:val="0"/>
        </w:rPr>
        <w:t xml:space="preserve"> given if &lt; 1% PD-L1.</w:t>
      </w:r>
    </w:p>
    <w:p w:rsidR="00000000" w:rsidDel="00000000" w:rsidP="00000000" w:rsidRDefault="00000000" w:rsidRPr="00000000" w14:paraId="000008BE">
      <w:pPr>
        <w:numPr>
          <w:ilvl w:val="2"/>
          <w:numId w:val="11"/>
        </w:numPr>
        <w:spacing w:line="240" w:lineRule="auto"/>
        <w:ind w:left="2160" w:hanging="360"/>
        <w:rPr/>
      </w:pPr>
      <w:r w:rsidDel="00000000" w:rsidR="00000000" w:rsidRPr="00000000">
        <w:rPr>
          <w:rtl w:val="0"/>
        </w:rPr>
        <w:t xml:space="preserve">Nivo 240, or Nivo 3 / Ipi 1. </w:t>
      </w:r>
    </w:p>
    <w:p w:rsidR="00000000" w:rsidDel="00000000" w:rsidP="00000000" w:rsidRDefault="00000000" w:rsidRPr="00000000" w14:paraId="000008BF">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High mutational burden subset (≥ 10 mutations/megabase):</w:t>
      </w:r>
    </w:p>
    <w:p w:rsidR="00000000" w:rsidDel="00000000" w:rsidP="00000000" w:rsidRDefault="00000000" w:rsidRPr="00000000" w14:paraId="000008C0">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For chemo vs. Nivo+Ipi: 1y PFS 13→ 43%. MPFS 6→ 7 mo. ORR 27→ 45%.</w:t>
      </w:r>
    </w:p>
    <w:p w:rsidR="00000000" w:rsidDel="00000000" w:rsidP="00000000" w:rsidRDefault="00000000" w:rsidRPr="00000000" w14:paraId="000008C1">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Benefit persists for &lt; 1% PD-L1. </w:t>
      </w:r>
    </w:p>
    <w:p w:rsidR="00000000" w:rsidDel="00000000" w:rsidP="00000000" w:rsidRDefault="00000000" w:rsidRPr="00000000" w14:paraId="000008C2">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mutational burden subset (&lt; 10 mutations/Mb):</w:t>
      </w:r>
    </w:p>
    <w:p w:rsidR="00000000" w:rsidDel="00000000" w:rsidP="00000000" w:rsidRDefault="00000000" w:rsidRPr="00000000" w14:paraId="000008C3">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For chemo vs. Nivo+Ipi: 1y PFS ~17→ 25%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NS</w:t>
      </w:r>
      <w:r w:rsidDel="00000000" w:rsidR="00000000" w:rsidRPr="00000000">
        <w:rPr>
          <w:rtl w:val="0"/>
        </w:rPr>
        <w:t xml:space="preserve">)</w:t>
      </w:r>
      <w:r w:rsidDel="00000000" w:rsidR="00000000" w:rsidRPr="00000000">
        <w:rPr>
          <w:rFonts w:ascii="Cardo" w:cs="Cardo" w:eastAsia="Cardo" w:hAnsi="Cardo"/>
          <w:sz w:val="20"/>
          <w:szCs w:val="20"/>
          <w:rtl w:val="0"/>
        </w:rPr>
        <w:t xml:space="preserve">, MPFS 5.5→ 3.2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NS</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C4">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rtl w:val="0"/>
        </w:rPr>
        <w:t xml:space="preserve">For PD-L1 ≥ 1%, 3y OS 22→ 29→ 33%. 3y PFS 4→ 12→ 18%. Confirmed responders remaining in response 4→ 32→ 38%. </w:t>
      </w:r>
    </w:p>
    <w:p w:rsidR="00000000" w:rsidDel="00000000" w:rsidP="00000000" w:rsidRDefault="00000000" w:rsidRPr="00000000" w14:paraId="000008C5">
      <w:pPr>
        <w:numPr>
          <w:ilvl w:val="1"/>
          <w:numId w:val="11"/>
        </w:numPr>
        <w:spacing w:line="240" w:lineRule="auto"/>
        <w:ind w:left="1440" w:hanging="360"/>
      </w:pPr>
      <w:r w:rsidDel="00000000" w:rsidR="00000000" w:rsidRPr="00000000">
        <w:rPr>
          <w:rFonts w:ascii="Cardo" w:cs="Cardo" w:eastAsia="Cardo" w:hAnsi="Cardo"/>
          <w:rtl w:val="0"/>
        </w:rPr>
        <w:t xml:space="preserve">For PD-L1 &lt; 1%, 3y OS 15→ 20→ 34%. 3y PFS 2→ 8→ 13%. Confirmed responders remaining in response 0→ 15→ 34%. </w:t>
      </w:r>
    </w:p>
    <w:p w:rsidR="00000000" w:rsidDel="00000000" w:rsidP="00000000" w:rsidRDefault="00000000" w:rsidRPr="00000000" w14:paraId="000008C6">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PFS is not</w:t>
      </w:r>
      <w:r w:rsidDel="00000000" w:rsidR="00000000" w:rsidRPr="00000000">
        <w:rPr>
          <w:rFonts w:ascii="Times New Roman" w:cs="Times New Roman" w:eastAsia="Times New Roman" w:hAnsi="Times New Roman"/>
          <w:sz w:val="20"/>
          <w:szCs w:val="20"/>
          <w:rtl w:val="0"/>
        </w:rPr>
        <w:t xml:space="preserve"> better with Nivo alone in any subgroup.</w:t>
      </w:r>
    </w:p>
    <w:p w:rsidR="00000000" w:rsidDel="00000000" w:rsidP="00000000" w:rsidRDefault="00000000" w:rsidRPr="00000000" w14:paraId="000008C7">
      <w:pPr>
        <w:numPr>
          <w:ilvl w:val="1"/>
          <w:numId w:val="11"/>
        </w:numPr>
        <w:spacing w:line="240" w:lineRule="auto"/>
        <w:ind w:left="1440" w:hanging="360"/>
        <w:rPr>
          <w:u w:val="none"/>
        </w:rPr>
      </w:pPr>
      <w:r w:rsidDel="00000000" w:rsidR="00000000" w:rsidRPr="00000000">
        <w:rPr>
          <w:rFonts w:ascii="Gungsuh" w:cs="Gungsuh" w:eastAsia="Gungsuh" w:hAnsi="Gungsuh"/>
          <w:rtl w:val="0"/>
        </w:rPr>
        <w:t xml:space="preserve">Patients with PD-L1 ≥ 1% with ≥ PR at 6 mo had longer subsequent survival with Nivo/Ipi than chemo, but patients with SD or PD at 6 mo had generally similar subsequent OS between treatments.</w:t>
      </w:r>
    </w:p>
    <w:p w:rsidR="00000000" w:rsidDel="00000000" w:rsidP="00000000" w:rsidRDefault="00000000" w:rsidRPr="00000000" w14:paraId="000008C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Toxicity quite significant of Ipi/Nivo, similar to platinum based chemo:</w:t>
      </w:r>
    </w:p>
    <w:p w:rsidR="00000000" w:rsidDel="00000000" w:rsidP="00000000" w:rsidRDefault="00000000" w:rsidRPr="00000000" w14:paraId="000008C9">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G3-4 36→ 19→ 31%.</w:t>
      </w:r>
    </w:p>
    <w:p w:rsidR="00000000" w:rsidDel="00000000" w:rsidP="00000000" w:rsidRDefault="00000000" w:rsidRPr="00000000" w14:paraId="000008C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Tx-related AE leading to discontinuation: 5→ 7→ 12%. </w:t>
      </w:r>
      <w:r w:rsidDel="00000000" w:rsidR="00000000" w:rsidRPr="00000000">
        <w:rPr>
          <w:rFonts w:ascii="Times New Roman" w:cs="Times New Roman" w:eastAsia="Times New Roman" w:hAnsi="Times New Roman"/>
          <w:i w:val="1"/>
          <w:sz w:val="20"/>
          <w:szCs w:val="20"/>
          <w:rtl w:val="0"/>
        </w:rPr>
        <w:t xml:space="preserve">Essentially doubled.</w:t>
      </w:r>
      <w:r w:rsidDel="00000000" w:rsidR="00000000" w:rsidRPr="00000000">
        <w:rPr>
          <w:rtl w:val="0"/>
        </w:rPr>
      </w:r>
    </w:p>
    <w:p w:rsidR="00000000" w:rsidDel="00000000" w:rsidP="00000000" w:rsidRDefault="00000000" w:rsidRPr="00000000" w14:paraId="000008CB">
      <w:pPr>
        <w:numPr>
          <w:ilvl w:val="0"/>
          <w:numId w:val="11"/>
        </w:numPr>
        <w:spacing w:line="240" w:lineRule="auto"/>
        <w:ind w:left="720" w:hanging="360"/>
        <w:rPr>
          <w:u w:val="none"/>
        </w:rPr>
      </w:pPr>
      <w:r w:rsidDel="00000000" w:rsidR="00000000" w:rsidRPr="00000000">
        <w:rPr>
          <w:b w:val="1"/>
          <w:rtl w:val="0"/>
        </w:rPr>
        <w:t xml:space="preserve">CheckMate 9LA</w:t>
      </w:r>
      <w:r w:rsidDel="00000000" w:rsidR="00000000" w:rsidRPr="00000000">
        <w:rPr>
          <w:rtl w:val="0"/>
        </w:rPr>
        <w:t xml:space="preserve"> [</w:t>
      </w:r>
      <w:hyperlink r:id="rId574">
        <w:r w:rsidDel="00000000" w:rsidR="00000000" w:rsidRPr="00000000">
          <w:rPr>
            <w:rtl w:val="0"/>
          </w:rPr>
          <w:t xml:space="preserve">Reck ASCO '20</w:t>
        </w:r>
      </w:hyperlink>
      <w:r w:rsidDel="00000000" w:rsidR="00000000" w:rsidRPr="00000000">
        <w:rPr>
          <w:rtl w:val="0"/>
        </w:rPr>
        <w:t xml:space="preserve">]: </w:t>
      </w:r>
      <w:r w:rsidDel="00000000" w:rsidR="00000000" w:rsidRPr="00000000">
        <w:rPr>
          <w:rFonts w:ascii="Cardo" w:cs="Cardo" w:eastAsia="Cardo" w:hAnsi="Cardo"/>
          <w:b w:val="1"/>
          <w:rtl w:val="0"/>
        </w:rPr>
        <w:t xml:space="preserve">Chemo x4c vs. Nivo 360/Ipi 1 + Chemo x2c→ maintenance ICI</w:t>
      </w:r>
      <w:r w:rsidDel="00000000" w:rsidR="00000000" w:rsidRPr="00000000">
        <w:rPr>
          <w:rtl w:val="0"/>
        </w:rPr>
        <w:t xml:space="preserve">.</w:t>
      </w:r>
    </w:p>
    <w:p w:rsidR="00000000" w:rsidDel="00000000" w:rsidP="00000000" w:rsidRDefault="00000000" w:rsidRPr="00000000" w14:paraId="000008CC">
      <w:pPr>
        <w:numPr>
          <w:ilvl w:val="1"/>
          <w:numId w:val="11"/>
        </w:numPr>
        <w:spacing w:line="240" w:lineRule="auto"/>
        <w:ind w:left="1440" w:hanging="360"/>
        <w:rPr>
          <w:u w:val="none"/>
        </w:rPr>
      </w:pPr>
      <w:r w:rsidDel="00000000" w:rsidR="00000000" w:rsidRPr="00000000">
        <w:rPr>
          <w:rtl w:val="0"/>
        </w:rPr>
        <w:t xml:space="preserve">700 pts. Stage IV or recurrent NSCLC. No targetable mutations. MFU 13 mo.</w:t>
      </w:r>
    </w:p>
    <w:p w:rsidR="00000000" w:rsidDel="00000000" w:rsidP="00000000" w:rsidRDefault="00000000" w:rsidRPr="00000000" w14:paraId="000008CD">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MS 11→ 16 mo.</w:t>
      </w:r>
    </w:p>
    <w:p w:rsidR="00000000" w:rsidDel="00000000" w:rsidP="00000000" w:rsidRDefault="00000000" w:rsidRPr="00000000" w14:paraId="000008CE">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1y OS 47→ 63%.</w:t>
      </w:r>
    </w:p>
    <w:p w:rsidR="00000000" w:rsidDel="00000000" w:rsidP="00000000" w:rsidRDefault="00000000" w:rsidRPr="00000000" w14:paraId="000008CF">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G3-4 AE 38→ 47%.</w:t>
      </w:r>
    </w:p>
    <w:p w:rsidR="00000000" w:rsidDel="00000000" w:rsidP="00000000" w:rsidRDefault="00000000" w:rsidRPr="00000000" w14:paraId="000008D0">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tbl>
      <w:tblPr>
        <w:tblStyle w:val="Table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D1">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First line for locally advanced or Metastatic disease </w:t>
            </w:r>
            <w:r w:rsidDel="00000000" w:rsidR="00000000" w:rsidRPr="00000000">
              <w:rPr>
                <w:rFonts w:ascii="Times New Roman" w:cs="Times New Roman" w:eastAsia="Times New Roman" w:hAnsi="Times New Roman"/>
                <w:sz w:val="20"/>
                <w:szCs w:val="20"/>
                <w:rtl w:val="0"/>
              </w:rPr>
              <w:t xml:space="preserve">(if no targetable mutations)</w:t>
            </w:r>
          </w:p>
          <w:p w:rsidR="00000000" w:rsidDel="00000000" w:rsidP="00000000" w:rsidRDefault="00000000" w:rsidRPr="00000000" w14:paraId="000008D2">
            <w:pPr>
              <w:numPr>
                <w:ilvl w:val="0"/>
                <w:numId w:val="9"/>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Current 2018 data suggests PD-L1 needs to be ≥ 1% for Pembro alone first line </w:t>
            </w:r>
            <w:r w:rsidDel="00000000" w:rsidR="00000000" w:rsidRPr="00000000">
              <w:rPr>
                <w:rtl w:val="0"/>
              </w:rPr>
              <w:t xml:space="preserve">[</w:t>
            </w:r>
            <w:hyperlink w:anchor="6ty86d8r8zr0">
              <w:r w:rsidDel="00000000" w:rsidR="00000000" w:rsidRPr="00000000">
                <w:rPr>
                  <w:rFonts w:ascii="Times New Roman" w:cs="Times New Roman" w:eastAsia="Times New Roman" w:hAnsi="Times New Roman"/>
                  <w:sz w:val="20"/>
                  <w:szCs w:val="20"/>
                  <w:rtl w:val="0"/>
                </w:rPr>
                <w:t xml:space="preserve">KEYNOTE 42</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D3">
            <w:pPr>
              <w:numPr>
                <w:ilvl w:val="0"/>
                <w:numId w:val="9"/>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Previously, PD-L1 had to be ≥ 50% </w:t>
            </w:r>
            <w:r w:rsidDel="00000000" w:rsidR="00000000" w:rsidRPr="00000000">
              <w:rPr>
                <w:rFonts w:ascii="Times New Roman" w:cs="Times New Roman" w:eastAsia="Times New Roman" w:hAnsi="Times New Roman"/>
                <w:sz w:val="20"/>
                <w:szCs w:val="20"/>
                <w:rtl w:val="0"/>
              </w:rPr>
              <w:t xml:space="preserve">for first</w:t>
            </w:r>
            <w:r w:rsidDel="00000000" w:rsidR="00000000" w:rsidRPr="00000000">
              <w:rPr>
                <w:rFonts w:ascii="Times New Roman" w:cs="Times New Roman" w:eastAsia="Times New Roman" w:hAnsi="Times New Roman"/>
                <w:sz w:val="20"/>
                <w:szCs w:val="20"/>
                <w:rtl w:val="0"/>
              </w:rPr>
              <w:t xml:space="preserve"> line Pembro alone </w:t>
            </w:r>
            <w:r w:rsidDel="00000000" w:rsidR="00000000" w:rsidRPr="00000000">
              <w:rPr>
                <w:rtl w:val="0"/>
              </w:rPr>
              <w:t xml:space="preserve"> </w:t>
            </w:r>
            <w:hyperlink w:anchor="5cpp9ixd4clc">
              <w:r w:rsidDel="00000000" w:rsidR="00000000" w:rsidRPr="00000000">
                <w:rPr>
                  <w:rtl w:val="0"/>
                </w:rPr>
                <w:t xml:space="preserve">[KEYNOTE 024</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D4">
            <w:pPr>
              <w:numPr>
                <w:ilvl w:val="1"/>
                <w:numId w:val="9"/>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Much stronger data for PD-L1 ≥ 50%, with suggestion of death RRR of 50%. </w:t>
            </w:r>
          </w:p>
        </w:tc>
      </w:tr>
    </w:tbl>
    <w:p w:rsidR="00000000" w:rsidDel="00000000" w:rsidP="00000000" w:rsidRDefault="00000000" w:rsidRPr="00000000" w14:paraId="000008D5">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8D6">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First line: Locally advanced/Metastatic disease. </w:t>
      </w:r>
      <w:r w:rsidDel="00000000" w:rsidR="00000000" w:rsidRPr="00000000">
        <w:rPr>
          <w:rFonts w:ascii="Times New Roman" w:cs="Times New Roman" w:eastAsia="Times New Roman" w:hAnsi="Times New Roman"/>
          <w:b w:val="1"/>
          <w:sz w:val="20"/>
          <w:szCs w:val="20"/>
          <w:u w:val="single"/>
          <w:rtl w:val="0"/>
        </w:rPr>
        <w:t xml:space="preserve">Pembro alone</w:t>
      </w:r>
      <w:r w:rsidDel="00000000" w:rsidR="00000000" w:rsidRPr="00000000">
        <w:rPr>
          <w:rFonts w:ascii="Gungsuh" w:cs="Gungsuh" w:eastAsia="Gungsuh" w:hAnsi="Gungsuh"/>
          <w:b w:val="1"/>
          <w:sz w:val="20"/>
          <w:szCs w:val="20"/>
          <w:rtl w:val="0"/>
        </w:rPr>
        <w:t xml:space="preserve"> for PD-L1 ≥ 1%</w:t>
      </w:r>
      <w:r w:rsidDel="00000000" w:rsidR="00000000" w:rsidRPr="00000000">
        <w:rPr>
          <w:rFonts w:ascii="Times New Roman" w:cs="Times New Roman" w:eastAsia="Times New Roman" w:hAnsi="Times New Roman"/>
          <w:sz w:val="20"/>
          <w:szCs w:val="20"/>
          <w:rtl w:val="0"/>
        </w:rPr>
        <w:t xml:space="preserve">.</w:t>
      </w:r>
    </w:p>
    <w:bookmarkStart w:colFirst="0" w:colLast="0" w:name="5cpp9ixd4clc" w:id="143"/>
    <w:bookmarkEnd w:id="143"/>
    <w:p w:rsidR="00000000" w:rsidDel="00000000" w:rsidP="00000000" w:rsidRDefault="00000000" w:rsidRPr="00000000" w14:paraId="000008D7">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024 </w:t>
      </w:r>
      <w:r w:rsidDel="00000000" w:rsidR="00000000" w:rsidRPr="00000000">
        <w:rPr>
          <w:rFonts w:ascii="Times New Roman" w:cs="Times New Roman" w:eastAsia="Times New Roman" w:hAnsi="Times New Roman"/>
          <w:sz w:val="20"/>
          <w:szCs w:val="20"/>
          <w:rtl w:val="0"/>
        </w:rPr>
        <w:t xml:space="preserve">[</w:t>
      </w:r>
      <w:hyperlink r:id="rId575">
        <w:r w:rsidDel="00000000" w:rsidR="00000000" w:rsidRPr="00000000">
          <w:rPr>
            <w:rFonts w:ascii="Times New Roman" w:cs="Times New Roman" w:eastAsia="Times New Roman" w:hAnsi="Times New Roman"/>
            <w:sz w:val="20"/>
            <w:szCs w:val="20"/>
            <w:rtl w:val="0"/>
          </w:rPr>
          <w:t xml:space="preserve">Reck NEJM '16</w:t>
        </w:r>
      </w:hyperlink>
      <w:r w:rsidDel="00000000" w:rsidR="00000000" w:rsidRPr="00000000">
        <w:rPr>
          <w:rFonts w:ascii="Times New Roman" w:cs="Times New Roman" w:eastAsia="Times New Roman" w:hAnsi="Times New Roman"/>
          <w:sz w:val="20"/>
          <w:szCs w:val="20"/>
          <w:rtl w:val="0"/>
        </w:rPr>
        <w:t xml:space="preserve">, </w:t>
      </w:r>
      <w:hyperlink r:id="rId576">
        <w:r w:rsidDel="00000000" w:rsidR="00000000" w:rsidRPr="00000000">
          <w:rPr>
            <w:rFonts w:ascii="Times New Roman" w:cs="Times New Roman" w:eastAsia="Times New Roman" w:hAnsi="Times New Roman"/>
            <w:sz w:val="20"/>
            <w:szCs w:val="20"/>
            <w:rtl w:val="0"/>
          </w:rPr>
          <w:t xml:space="preserve">'19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Platinum chemo vs. Pembro </w:t>
      </w:r>
      <w:r w:rsidDel="00000000" w:rsidR="00000000" w:rsidRPr="00000000">
        <w:rPr>
          <w:rFonts w:ascii="Times New Roman" w:cs="Times New Roman" w:eastAsia="Times New Roman" w:hAnsi="Times New Roman"/>
          <w:sz w:val="20"/>
          <w:szCs w:val="20"/>
          <w:rtl w:val="0"/>
        </w:rPr>
        <w:t xml:space="preserve">200 </w:t>
      </w:r>
      <w:r w:rsidDel="00000000" w:rsidR="00000000" w:rsidRPr="00000000">
        <w:rPr>
          <w:rFonts w:ascii="Times New Roman" w:cs="Times New Roman" w:eastAsia="Times New Roman" w:hAnsi="Times New Roman"/>
          <w:b w:val="1"/>
          <w:sz w:val="20"/>
          <w:szCs w:val="20"/>
          <w:rtl w:val="0"/>
        </w:rPr>
        <w:t xml:space="preserve">q3w</w:t>
      </w:r>
      <w:r w:rsidDel="00000000" w:rsidR="00000000" w:rsidRPr="00000000">
        <w:rPr>
          <w:rFonts w:ascii="Gungsuh" w:cs="Gungsuh" w:eastAsia="Gungsuh" w:hAnsi="Gungsuh"/>
          <w:sz w:val="20"/>
          <w:szCs w:val="20"/>
          <w:rtl w:val="0"/>
        </w:rPr>
        <w:t xml:space="preserve">. PD-L1 ≥ 50%.</w:t>
        <w:br w:type="textWrapping"/>
      </w:r>
      <w:r w:rsidDel="00000000" w:rsidR="00000000" w:rsidRPr="00000000">
        <w:rPr>
          <w:rtl w:val="0"/>
        </w:rPr>
        <w:t xml:space="preserve">Pembro was originally</w:t>
      </w:r>
      <w:r w:rsidDel="00000000" w:rsidR="00000000" w:rsidRPr="00000000">
        <w:rPr>
          <w:rFonts w:ascii="Times New Roman" w:cs="Times New Roman" w:eastAsia="Times New Roman" w:hAnsi="Times New Roman"/>
          <w:sz w:val="20"/>
          <w:szCs w:val="20"/>
          <w:rtl w:val="0"/>
        </w:rPr>
        <w:t xml:space="preserve"> approved </w:t>
      </w:r>
      <w:r w:rsidDel="00000000" w:rsidR="00000000" w:rsidRPr="00000000">
        <w:rPr>
          <w:rtl w:val="0"/>
        </w:rPr>
        <w:t xml:space="preserve">as the first</w:t>
      </w:r>
      <w:r w:rsidDel="00000000" w:rsidR="00000000" w:rsidRPr="00000000">
        <w:rPr>
          <w:rFonts w:ascii="Gungsuh" w:cs="Gungsuh" w:eastAsia="Gungsuh" w:hAnsi="Gungsuh"/>
          <w:sz w:val="20"/>
          <w:szCs w:val="20"/>
          <w:rtl w:val="0"/>
        </w:rPr>
        <w:t xml:space="preserve"> line for metastatic dz w PD-L1 ≥ 50% and no targetable mutations!</w:t>
      </w:r>
    </w:p>
    <w:p w:rsidR="00000000" w:rsidDel="00000000" w:rsidP="00000000" w:rsidRDefault="00000000" w:rsidRPr="00000000" w14:paraId="000008D8">
      <w:pPr>
        <w:spacing w:line="240" w:lineRule="auto"/>
        <w:ind w:left="720" w:firstLine="0"/>
        <w:rPr/>
      </w:pPr>
      <w:r w:rsidDel="00000000" w:rsidR="00000000" w:rsidRPr="00000000">
        <w:rPr>
          <w:rtl w:val="0"/>
        </w:rPr>
        <w:t xml:space="preserve">G3+ toxicity was around 33% for Pembro alone. Compare to 66% for Pembro + Chemo [</w:t>
      </w:r>
      <w:hyperlink w:anchor="bgimj6grw2xo">
        <w:r w:rsidDel="00000000" w:rsidR="00000000" w:rsidRPr="00000000">
          <w:rPr>
            <w:rtl w:val="0"/>
          </w:rPr>
          <w:t xml:space="preserve">KEYNOTE 189</w:t>
        </w:r>
      </w:hyperlink>
      <w:r w:rsidDel="00000000" w:rsidR="00000000" w:rsidRPr="00000000">
        <w:rPr>
          <w:rtl w:val="0"/>
        </w:rPr>
        <w:t xml:space="preserve">].</w:t>
      </w:r>
    </w:p>
    <w:p w:rsidR="00000000" w:rsidDel="00000000" w:rsidP="00000000" w:rsidRDefault="00000000" w:rsidRPr="00000000" w14:paraId="000008D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305 pts. Previously untreated Stage IV NSCLC w PD-L1 ≥ 50% without EGFR or ALK.</w:t>
      </w:r>
    </w:p>
    <w:p w:rsidR="00000000" w:rsidDel="00000000" w:rsidP="00000000" w:rsidRDefault="00000000" w:rsidRPr="00000000" w14:paraId="000008D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1,653 assessable for PD-L1. 30% PDL1 ≥ 50%.</w:t>
      </w:r>
    </w:p>
    <w:p w:rsidR="00000000" w:rsidDel="00000000" w:rsidP="00000000" w:rsidRDefault="00000000" w:rsidRPr="00000000" w14:paraId="000008D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6→ 10 mo. MS 14→ 30 mo. 1y OS 54→ 70%.</w:t>
      </w:r>
    </w:p>
    <w:p w:rsidR="00000000" w:rsidDel="00000000" w:rsidP="00000000" w:rsidRDefault="00000000" w:rsidRPr="00000000" w14:paraId="000008DC">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Death RRR of 50%.</w:t>
      </w:r>
    </w:p>
    <w:p w:rsidR="00000000" w:rsidDel="00000000" w:rsidP="00000000" w:rsidRDefault="00000000" w:rsidRPr="00000000" w14:paraId="000008D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28→ 45%. Durability 6.3 mo→ NR.</w:t>
      </w:r>
    </w:p>
    <w:p w:rsidR="00000000" w:rsidDel="00000000" w:rsidP="00000000" w:rsidRDefault="00000000" w:rsidRPr="00000000" w14:paraId="000008DE">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respond by 2 mo.</w:t>
      </w:r>
    </w:p>
    <w:p w:rsidR="00000000" w:rsidDel="00000000" w:rsidP="00000000" w:rsidRDefault="00000000" w:rsidRPr="00000000" w14:paraId="000008DF">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 of control crossed over at 1y (82% at 2y) to receive Pembro.</w:t>
      </w:r>
    </w:p>
    <w:p w:rsidR="00000000" w:rsidDel="00000000" w:rsidP="00000000" w:rsidRDefault="00000000" w:rsidRPr="00000000" w14:paraId="000008E0">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Toxicity 90→ 73%, G3+ 53→ 31%. </w:t>
      </w:r>
    </w:p>
    <w:p w:rsidR="00000000" w:rsidDel="00000000" w:rsidP="00000000" w:rsidRDefault="00000000" w:rsidRPr="00000000" w14:paraId="000008E1">
      <w:pPr>
        <w:numPr>
          <w:ilvl w:val="1"/>
          <w:numId w:val="11"/>
        </w:numPr>
        <w:spacing w:line="240" w:lineRule="auto"/>
        <w:ind w:left="1440" w:hanging="360"/>
        <w:rPr>
          <w:u w:val="none"/>
        </w:rPr>
      </w:pPr>
      <w:r w:rsidDel="00000000" w:rsidR="00000000" w:rsidRPr="00000000">
        <w:rPr>
          <w:rtl w:val="0"/>
        </w:rPr>
        <w:t xml:space="preserve">Retrospective study [</w:t>
      </w:r>
      <w:hyperlink r:id="rId577">
        <w:r w:rsidDel="00000000" w:rsidR="00000000" w:rsidRPr="00000000">
          <w:rPr>
            <w:rtl w:val="0"/>
          </w:rPr>
          <w:t xml:space="preserve">Aguilar Ann Onc '20</w:t>
        </w:r>
      </w:hyperlink>
      <w:r w:rsidDel="00000000" w:rsidR="00000000" w:rsidRPr="00000000">
        <w:rPr>
          <w:rFonts w:ascii="Gungsuh" w:cs="Gungsuh" w:eastAsia="Gungsuh" w:hAnsi="Gungsuh"/>
          <w:rtl w:val="0"/>
        </w:rPr>
        <w:t xml:space="preserve">] demonstrated an ORR of 60% for PD-L1 ≥ 90%. </w:t>
      </w:r>
    </w:p>
    <w:p w:rsidR="00000000" w:rsidDel="00000000" w:rsidP="00000000" w:rsidRDefault="00000000" w:rsidRPr="00000000" w14:paraId="000008E2">
      <w:pPr>
        <w:spacing w:line="240" w:lineRule="auto"/>
        <w:ind w:left="1440" w:firstLine="0"/>
        <w:rPr/>
      </w:pPr>
      <w:r w:rsidDel="00000000" w:rsidR="00000000" w:rsidRPr="00000000">
        <w:rPr>
          <w:rtl w:val="0"/>
        </w:rPr>
        <w:t xml:space="preserve">TBL </w:t>
      </w:r>
      <w:hyperlink r:id="rId578">
        <w:r w:rsidDel="00000000" w:rsidR="00000000" w:rsidRPr="00000000">
          <w:rPr>
            <w:vertAlign w:val="superscript"/>
            <w:rtl w:val="0"/>
          </w:rPr>
          <w:t xml:space="preserve">QS</w:t>
        </w:r>
      </w:hyperlink>
      <w:r w:rsidDel="00000000" w:rsidR="00000000" w:rsidRPr="00000000">
        <w:rPr>
          <w:rtl w:val="0"/>
        </w:rPr>
        <w:t xml:space="preserve">: Degree of PD-L1 expression is a predictive biomarker in a continuous fashion.</w:t>
      </w:r>
      <w:r w:rsidDel="00000000" w:rsidR="00000000" w:rsidRPr="00000000">
        <w:rPr>
          <w:rtl w:val="0"/>
        </w:rPr>
      </w:r>
    </w:p>
    <w:bookmarkStart w:colFirst="0" w:colLast="0" w:name="6ty86d8r8zr0" w:id="144"/>
    <w:bookmarkEnd w:id="144"/>
    <w:p w:rsidR="00000000" w:rsidDel="00000000" w:rsidP="00000000" w:rsidRDefault="00000000" w:rsidRPr="00000000" w14:paraId="000008E3">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042</w:t>
      </w:r>
      <w:r w:rsidDel="00000000" w:rsidR="00000000" w:rsidRPr="00000000">
        <w:rPr>
          <w:rFonts w:ascii="Times New Roman" w:cs="Times New Roman" w:eastAsia="Times New Roman" w:hAnsi="Times New Roman"/>
          <w:sz w:val="20"/>
          <w:szCs w:val="20"/>
          <w:rtl w:val="0"/>
        </w:rPr>
        <w:t xml:space="preserve"> [</w:t>
      </w:r>
      <w:hyperlink r:id="rId579">
        <w:r w:rsidDel="00000000" w:rsidR="00000000" w:rsidRPr="00000000">
          <w:rPr>
            <w:rFonts w:ascii="Times New Roman" w:cs="Times New Roman" w:eastAsia="Times New Roman" w:hAnsi="Times New Roman"/>
            <w:sz w:val="20"/>
            <w:szCs w:val="20"/>
            <w:rtl w:val="0"/>
          </w:rPr>
          <w:t xml:space="preserve">ASCO abstract '18,</w:t>
        </w:r>
      </w:hyperlink>
      <w:r w:rsidDel="00000000" w:rsidR="00000000" w:rsidRPr="00000000">
        <w:rPr>
          <w:rFonts w:ascii="Times New Roman" w:cs="Times New Roman" w:eastAsia="Times New Roman" w:hAnsi="Times New Roman"/>
          <w:sz w:val="20"/>
          <w:szCs w:val="20"/>
          <w:rtl w:val="0"/>
        </w:rPr>
        <w:t xml:space="preserve"> </w:t>
      </w:r>
      <w:hyperlink r:id="rId580">
        <w:r w:rsidDel="00000000" w:rsidR="00000000" w:rsidRPr="00000000">
          <w:rPr>
            <w:rFonts w:ascii="Times New Roman" w:cs="Times New Roman" w:eastAsia="Times New Roman" w:hAnsi="Times New Roman"/>
            <w:sz w:val="20"/>
            <w:szCs w:val="20"/>
            <w:rtl w:val="0"/>
          </w:rPr>
          <w:t xml:space="preserve">Mok Lancet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Platinum chemo vs. Pembro </w:t>
      </w:r>
      <w:r w:rsidDel="00000000" w:rsidR="00000000" w:rsidRPr="00000000">
        <w:rPr>
          <w:rFonts w:ascii="Times New Roman" w:cs="Times New Roman" w:eastAsia="Times New Roman" w:hAnsi="Times New Roman"/>
          <w:sz w:val="20"/>
          <w:szCs w:val="20"/>
          <w:rtl w:val="0"/>
        </w:rPr>
        <w:t xml:space="preserve">200 </w:t>
      </w:r>
      <w:r w:rsidDel="00000000" w:rsidR="00000000" w:rsidRPr="00000000">
        <w:rPr>
          <w:rFonts w:ascii="Times New Roman" w:cs="Times New Roman" w:eastAsia="Times New Roman" w:hAnsi="Times New Roman"/>
          <w:b w:val="1"/>
          <w:sz w:val="20"/>
          <w:szCs w:val="20"/>
          <w:rtl w:val="0"/>
        </w:rPr>
        <w:t xml:space="preserve">q3w</w:t>
      </w:r>
      <w:r w:rsidDel="00000000" w:rsidR="00000000" w:rsidRPr="00000000">
        <w:rPr>
          <w:rFonts w:ascii="Gungsuh" w:cs="Gungsuh" w:eastAsia="Gungsuh" w:hAnsi="Gungsuh"/>
          <w:sz w:val="20"/>
          <w:szCs w:val="20"/>
          <w:rtl w:val="0"/>
        </w:rPr>
        <w:t xml:space="preserve">. PD-L1 ≥ 1%.</w:t>
        <w:br w:type="textWrapping"/>
      </w:r>
      <w:r w:rsidDel="00000000" w:rsidR="00000000" w:rsidRPr="00000000">
        <w:rPr>
          <w:rFonts w:ascii="Times New Roman" w:cs="Times New Roman" w:eastAsia="Times New Roman" w:hAnsi="Times New Roman"/>
          <w:sz w:val="20"/>
          <w:szCs w:val="20"/>
          <w:rtl w:val="0"/>
        </w:rPr>
        <w:t xml:space="preserve">Pembro alone can </w:t>
      </w:r>
      <w:r w:rsidDel="00000000" w:rsidR="00000000" w:rsidRPr="00000000">
        <w:rPr>
          <w:rtl w:val="0"/>
        </w:rPr>
        <w:t xml:space="preserve">be the first</w:t>
      </w:r>
      <w:r w:rsidDel="00000000" w:rsidR="00000000" w:rsidRPr="00000000">
        <w:rPr>
          <w:rFonts w:ascii="Gungsuh" w:cs="Gungsuh" w:eastAsia="Gungsuh" w:hAnsi="Gungsuh"/>
          <w:sz w:val="20"/>
          <w:szCs w:val="20"/>
          <w:rtl w:val="0"/>
        </w:rPr>
        <w:t xml:space="preserve"> line for PD-L1 ≥ 1%! [Not in NCCN yet]</w:t>
      </w:r>
    </w:p>
    <w:p w:rsidR="00000000" w:rsidDel="00000000" w:rsidP="00000000" w:rsidRDefault="00000000" w:rsidRPr="00000000" w14:paraId="000008E4">
      <w:pPr>
        <w:spacing w:line="240" w:lineRule="auto"/>
        <w:ind w:left="720" w:firstLine="0"/>
        <w:rPr/>
      </w:pPr>
      <w:r w:rsidDel="00000000" w:rsidR="00000000" w:rsidRPr="00000000">
        <w:rPr>
          <w:rtl w:val="0"/>
        </w:rPr>
        <w:t xml:space="preserve">TBL </w:t>
      </w:r>
      <w:hyperlink r:id="rId581">
        <w:r w:rsidDel="00000000" w:rsidR="00000000" w:rsidRPr="00000000">
          <w:rPr>
            <w:vertAlign w:val="superscript"/>
            <w:rtl w:val="0"/>
          </w:rPr>
          <w:t xml:space="preserve">QS</w:t>
        </w:r>
      </w:hyperlink>
      <w:r w:rsidDel="00000000" w:rsidR="00000000" w:rsidRPr="00000000">
        <w:rPr>
          <w:rtl w:val="0"/>
        </w:rPr>
        <w:t xml:space="preserve">: Interestingly, subgroup analyses demonstrated no OS benefit among never smokers, even those with PD-L1 expression &gt; 50%.</w:t>
      </w:r>
    </w:p>
    <w:p w:rsidR="00000000" w:rsidDel="00000000" w:rsidP="00000000" w:rsidRDefault="00000000" w:rsidRPr="00000000" w14:paraId="000008E5">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1,274 pts. SqCC or AC, treatment naive LA or metastatic NSCLC without EGFR or ALK. MFU 1y.</w:t>
      </w:r>
    </w:p>
    <w:p w:rsidR="00000000" w:rsidDel="00000000" w:rsidP="00000000" w:rsidRDefault="00000000" w:rsidRPr="00000000" w14:paraId="000008E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PDL1 ≥ 20% in 64%; PDL1 ≥ 50% in 47%.</w:t>
      </w:r>
    </w:p>
    <w:p w:rsidR="00000000" w:rsidDel="00000000" w:rsidP="00000000" w:rsidRDefault="00000000" w:rsidRPr="00000000" w14:paraId="000008E7">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Carbo/paclitaxel or carbo/pemetrexed ≤ 6 cycles.</w:t>
      </w:r>
    </w:p>
    <w:p w:rsidR="00000000" w:rsidDel="00000000" w:rsidP="00000000" w:rsidRDefault="00000000" w:rsidRPr="00000000" w14:paraId="000008E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Still taking </w:t>
      </w:r>
      <w:r w:rsidDel="00000000" w:rsidR="00000000" w:rsidRPr="00000000">
        <w:rPr>
          <w:rFonts w:ascii="Times New Roman" w:cs="Times New Roman" w:eastAsia="Times New Roman" w:hAnsi="Times New Roman"/>
          <w:sz w:val="20"/>
          <w:szCs w:val="20"/>
          <w:rtl w:val="0"/>
        </w:rPr>
        <w:t xml:space="preserve">drug</w:t>
      </w:r>
      <w:r w:rsidDel="00000000" w:rsidR="00000000" w:rsidRPr="00000000">
        <w:rPr>
          <w:rFonts w:ascii="Cardo" w:cs="Cardo" w:eastAsia="Cardo" w:hAnsi="Cardo"/>
          <w:sz w:val="20"/>
          <w:szCs w:val="20"/>
          <w:rtl w:val="0"/>
        </w:rPr>
        <w:t xml:space="preserve"> at 1y of 5→ 14%.</w:t>
      </w:r>
    </w:p>
    <w:p w:rsidR="00000000" w:rsidDel="00000000" w:rsidP="00000000" w:rsidRDefault="00000000" w:rsidRPr="00000000" w14:paraId="000008E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improved by 4-8 mo!</w:t>
      </w:r>
    </w:p>
    <w:p w:rsidR="00000000" w:rsidDel="00000000" w:rsidP="00000000" w:rsidRDefault="00000000" w:rsidRPr="00000000" w14:paraId="000008E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PDL1 ≥ 1%: MS 12.1→ 16.7 mo, HR 0.81.</w:t>
      </w:r>
    </w:p>
    <w:p w:rsidR="00000000" w:rsidDel="00000000" w:rsidP="00000000" w:rsidRDefault="00000000" w:rsidRPr="00000000" w14:paraId="000008EB">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PDL1 ≥ 20%: MS 13→ 17.7 mo, HR 0.77.</w:t>
      </w:r>
    </w:p>
    <w:p w:rsidR="00000000" w:rsidDel="00000000" w:rsidP="00000000" w:rsidRDefault="00000000" w:rsidRPr="00000000" w14:paraId="000008EC">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PDL1 ≥ 50%: MS 12.2→ 20 mo, HR 0.61. </w:t>
      </w:r>
      <w:r w:rsidDel="00000000" w:rsidR="00000000" w:rsidRPr="00000000">
        <w:rPr>
          <w:rtl w:val="0"/>
        </w:rPr>
      </w:r>
    </w:p>
    <w:p w:rsidR="00000000" w:rsidDel="00000000" w:rsidP="00000000" w:rsidRDefault="00000000" w:rsidRPr="00000000" w14:paraId="000008E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toxicity 41→ 18%.</w:t>
      </w:r>
    </w:p>
    <w:p w:rsidR="00000000" w:rsidDel="00000000" w:rsidP="00000000" w:rsidRDefault="00000000" w:rsidRPr="00000000" w14:paraId="000008EE">
      <w:pPr>
        <w:spacing w:line="240" w:lineRule="auto"/>
        <w:ind w:left="0" w:firstLine="0"/>
        <w:rPr>
          <w:rFonts w:ascii="Times New Roman" w:cs="Times New Roman" w:eastAsia="Times New Roman" w:hAnsi="Times New Roman"/>
          <w:sz w:val="20"/>
          <w:szCs w:val="20"/>
        </w:rPr>
      </w:pPr>
      <w:r w:rsidDel="00000000" w:rsidR="00000000" w:rsidRPr="00000000">
        <w:rPr>
          <w:rtl w:val="0"/>
        </w:rPr>
      </w:r>
    </w:p>
    <w:tbl>
      <w:tblPr>
        <w:tblStyle w:val="Table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First line for Metastatic disease </w:t>
            </w:r>
            <w:r w:rsidDel="00000000" w:rsidR="00000000" w:rsidRPr="00000000">
              <w:rPr>
                <w:rFonts w:ascii="Times New Roman" w:cs="Times New Roman" w:eastAsia="Times New Roman" w:hAnsi="Times New Roman"/>
                <w:sz w:val="20"/>
                <w:szCs w:val="20"/>
                <w:rtl w:val="0"/>
              </w:rPr>
              <w:t xml:space="preserve">(if no targetable mutations)</w:t>
            </w:r>
          </w:p>
          <w:p w:rsidR="00000000" w:rsidDel="00000000" w:rsidP="00000000" w:rsidRDefault="00000000" w:rsidRPr="00000000" w14:paraId="000008F0">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Current 2018 data suggests Pembro should be added to platinum chemo as first line, regardless of histology or PD-L1 expression, except for PD-L1 ≥ 50%, which may receive pembrolizumab alone </w:t>
            </w:r>
            <w:r w:rsidDel="00000000" w:rsidR="00000000" w:rsidRPr="00000000">
              <w:rPr>
                <w:rtl w:val="0"/>
              </w:rPr>
              <w:t xml:space="preserve">[</w:t>
            </w:r>
            <w:hyperlink w:anchor="6ty86d8r8zr0">
              <w:r w:rsidDel="00000000" w:rsidR="00000000" w:rsidRPr="00000000">
                <w:rPr>
                  <w:rtl w:val="0"/>
                </w:rPr>
                <w:t xml:space="preserve">KEYNOTE 42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F1">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Every patient with metastatic NSCLC should have immunotherapy involved in first line therapy.</w:t>
            </w:r>
          </w:p>
        </w:tc>
      </w:tr>
    </w:tbl>
    <w:p w:rsidR="00000000" w:rsidDel="00000000" w:rsidP="00000000" w:rsidRDefault="00000000" w:rsidRPr="00000000" w14:paraId="000008F2">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F3">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First line: Metastatic disease, </w:t>
      </w:r>
      <w:r w:rsidDel="00000000" w:rsidR="00000000" w:rsidRPr="00000000">
        <w:rPr>
          <w:rFonts w:ascii="Times New Roman" w:cs="Times New Roman" w:eastAsia="Times New Roman" w:hAnsi="Times New Roman"/>
          <w:b w:val="1"/>
          <w:sz w:val="20"/>
          <w:szCs w:val="20"/>
          <w:u w:val="single"/>
          <w:rtl w:val="0"/>
        </w:rPr>
        <w:t xml:space="preserve">Pembrolizumab ± platinum</w:t>
      </w:r>
      <w:r w:rsidDel="00000000" w:rsidR="00000000" w:rsidRPr="00000000">
        <w:rPr>
          <w:rFonts w:ascii="Times New Roman" w:cs="Times New Roman" w:eastAsia="Times New Roman" w:hAnsi="Times New Roman"/>
          <w:b w:val="1"/>
          <w:sz w:val="20"/>
          <w:szCs w:val="20"/>
          <w:rtl w:val="0"/>
        </w:rPr>
        <w:t xml:space="preserve"> based chemo, no PD-L1 testing required.</w:t>
      </w:r>
      <w:r w:rsidDel="00000000" w:rsidR="00000000" w:rsidRPr="00000000">
        <w:rPr>
          <w:rtl w:val="0"/>
        </w:rPr>
      </w:r>
    </w:p>
    <w:p w:rsidR="00000000" w:rsidDel="00000000" w:rsidP="00000000" w:rsidRDefault="00000000" w:rsidRPr="00000000" w14:paraId="000008F4">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026 </w:t>
      </w:r>
      <w:r w:rsidDel="00000000" w:rsidR="00000000" w:rsidRPr="00000000">
        <w:rPr>
          <w:rFonts w:ascii="Times New Roman" w:cs="Times New Roman" w:eastAsia="Times New Roman" w:hAnsi="Times New Roman"/>
          <w:sz w:val="20"/>
          <w:szCs w:val="20"/>
          <w:rtl w:val="0"/>
        </w:rPr>
        <w:t xml:space="preserve">[</w:t>
      </w:r>
      <w:hyperlink r:id="rId582">
        <w:r w:rsidDel="00000000" w:rsidR="00000000" w:rsidRPr="00000000">
          <w:rPr>
            <w:rFonts w:ascii="Times New Roman" w:cs="Times New Roman" w:eastAsia="Times New Roman" w:hAnsi="Times New Roman"/>
            <w:sz w:val="20"/>
            <w:szCs w:val="20"/>
            <w:rtl w:val="0"/>
          </w:rPr>
          <w:t xml:space="preserve">Carbone NEJM '16]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Docetaxel </w:t>
      </w:r>
      <w:r w:rsidDel="00000000" w:rsidR="00000000" w:rsidRPr="00000000">
        <w:rPr>
          <w:rFonts w:ascii="Times New Roman" w:cs="Times New Roman" w:eastAsia="Times New Roman" w:hAnsi="Times New Roman"/>
          <w:sz w:val="20"/>
          <w:szCs w:val="20"/>
          <w:rtl w:val="0"/>
        </w:rPr>
        <w:t xml:space="preserve">75</w:t>
      </w:r>
      <w:r w:rsidDel="00000000" w:rsidR="00000000" w:rsidRPr="00000000">
        <w:rPr>
          <w:rFonts w:ascii="Times New Roman" w:cs="Times New Roman" w:eastAsia="Times New Roman" w:hAnsi="Times New Roman"/>
          <w:b w:val="1"/>
          <w:sz w:val="20"/>
          <w:szCs w:val="20"/>
          <w:rtl w:val="0"/>
        </w:rPr>
        <w:t xml:space="preserve"> q3w vs. Nivolumab q2w</w:t>
      </w:r>
      <w:r w:rsidDel="00000000" w:rsidR="00000000" w:rsidRPr="00000000">
        <w:rPr>
          <w:rFonts w:ascii="Gungsuh" w:cs="Gungsuh" w:eastAsia="Gungsuh" w:hAnsi="Gungsuh"/>
          <w:sz w:val="20"/>
          <w:szCs w:val="20"/>
          <w:rtl w:val="0"/>
        </w:rPr>
        <w:t xml:space="preserve">. PDL1 ≥ 5%. Allowed PDL1 ≥ 1%.</w:t>
        <w:br w:type="textWrapping"/>
      </w:r>
      <w:r w:rsidDel="00000000" w:rsidR="00000000" w:rsidRPr="00000000">
        <w:rPr>
          <w:rFonts w:ascii="Times New Roman" w:cs="Times New Roman" w:eastAsia="Times New Roman" w:hAnsi="Times New Roman"/>
          <w:sz w:val="20"/>
          <w:szCs w:val="20"/>
          <w:rtl w:val="0"/>
        </w:rPr>
        <w:t xml:space="preserve">Conclusion: Nivo not first line! </w:t>
      </w:r>
      <w:r w:rsidDel="00000000" w:rsidR="00000000" w:rsidRPr="00000000">
        <w:rPr>
          <w:rtl w:val="0"/>
        </w:rPr>
      </w:r>
    </w:p>
    <w:p w:rsidR="00000000" w:rsidDel="00000000" w:rsidP="00000000" w:rsidRDefault="00000000" w:rsidRPr="00000000" w14:paraId="000008F5">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541 pts. Previously untreated stage IV NSCLC or recurrent NSCLC.</w:t>
      </w:r>
    </w:p>
    <w:p w:rsidR="00000000" w:rsidDel="00000000" w:rsidP="00000000" w:rsidRDefault="00000000" w:rsidRPr="00000000" w14:paraId="000008F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1047 assessable for PD-L1. 71% PD-L1 ≥ 1%. 51% PD-L1 ≥ 5%.</w:t>
      </w:r>
    </w:p>
    <w:p w:rsidR="00000000" w:rsidDel="00000000" w:rsidP="00000000" w:rsidRDefault="00000000" w:rsidRPr="00000000" w14:paraId="000008F7">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MPFS ~5mo. MS ~14m. </w:t>
      </w:r>
    </w:p>
    <w:p w:rsidR="00000000" w:rsidDel="00000000" w:rsidP="00000000" w:rsidRDefault="00000000" w:rsidRPr="00000000" w14:paraId="000008F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33→ 25%. Time to </w:t>
      </w:r>
      <w:r w:rsidDel="00000000" w:rsidR="00000000" w:rsidRPr="00000000">
        <w:rPr>
          <w:rtl w:val="0"/>
        </w:rPr>
        <w:t xml:space="preserve">respond</w:t>
      </w:r>
      <w:r w:rsidDel="00000000" w:rsidR="00000000" w:rsidRPr="00000000">
        <w:rPr>
          <w:rFonts w:ascii="Cardo" w:cs="Cardo" w:eastAsia="Cardo" w:hAnsi="Cardo"/>
          <w:sz w:val="20"/>
          <w:szCs w:val="20"/>
          <w:rtl w:val="0"/>
        </w:rPr>
        <w:t xml:space="preserve"> 3 mo. Duration 6→ 12mo.</w:t>
      </w:r>
    </w:p>
    <w:p w:rsidR="00000000" w:rsidDel="00000000" w:rsidP="00000000" w:rsidRDefault="00000000" w:rsidRPr="00000000" w14:paraId="000008F9">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Subgroup: Only patients with high mutation burden had PFS advantage. </w:t>
      </w:r>
      <w:r w:rsidDel="00000000" w:rsidR="00000000" w:rsidRPr="00000000">
        <w:rPr>
          <w:rtl w:val="0"/>
        </w:rPr>
      </w:r>
    </w:p>
    <w:bookmarkStart w:colFirst="0" w:colLast="0" w:name="h8m7fn2zukg1" w:id="145"/>
    <w:bookmarkEnd w:id="145"/>
    <w:p w:rsidR="00000000" w:rsidDel="00000000" w:rsidP="00000000" w:rsidRDefault="00000000" w:rsidRPr="00000000" w14:paraId="000008FA">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021</w:t>
      </w:r>
      <w:r w:rsidDel="00000000" w:rsidR="00000000" w:rsidRPr="00000000">
        <w:rPr>
          <w:rFonts w:ascii="Times New Roman" w:cs="Times New Roman" w:eastAsia="Times New Roman" w:hAnsi="Times New Roman"/>
          <w:sz w:val="20"/>
          <w:szCs w:val="20"/>
          <w:rtl w:val="0"/>
        </w:rPr>
        <w:t xml:space="preserve"> [</w:t>
      </w:r>
      <w:hyperlink r:id="rId583">
        <w:r w:rsidDel="00000000" w:rsidR="00000000" w:rsidRPr="00000000">
          <w:rPr>
            <w:rFonts w:ascii="Times New Roman" w:cs="Times New Roman" w:eastAsia="Times New Roman" w:hAnsi="Times New Roman"/>
            <w:sz w:val="20"/>
            <w:szCs w:val="20"/>
            <w:rtl w:val="0"/>
          </w:rPr>
          <w:t xml:space="preserve">Langer </w:t>
        </w:r>
      </w:hyperlink>
      <w:hyperlink r:id="rId584">
        <w:r w:rsidDel="00000000" w:rsidR="00000000" w:rsidRPr="00000000">
          <w:rPr>
            <w:rtl w:val="0"/>
          </w:rPr>
          <w:t xml:space="preserve">L</w:t>
        </w:r>
      </w:hyperlink>
      <w:hyperlink r:id="rId585">
        <w:r w:rsidDel="00000000" w:rsidR="00000000" w:rsidRPr="00000000">
          <w:rPr>
            <w:rFonts w:ascii="Times New Roman" w:cs="Times New Roman" w:eastAsia="Times New Roman" w:hAnsi="Times New Roman"/>
            <w:sz w:val="20"/>
            <w:szCs w:val="20"/>
            <w:rtl w:val="0"/>
          </w:rPr>
          <w:t xml:space="preserve">ancet '16]</w:t>
        </w:r>
      </w:hyperlink>
      <w:r w:rsidDel="00000000" w:rsidR="00000000" w:rsidRPr="00000000">
        <w:rPr>
          <w:rFonts w:ascii="Times New Roman" w:cs="Times New Roman" w:eastAsia="Times New Roman" w:hAnsi="Times New Roman"/>
          <w:sz w:val="20"/>
          <w:szCs w:val="20"/>
          <w:rtl w:val="0"/>
        </w:rPr>
        <w:t xml:space="preserve">: Phase 2. </w:t>
      </w:r>
      <w:r w:rsidDel="00000000" w:rsidR="00000000" w:rsidRPr="00000000">
        <w:rPr>
          <w:rFonts w:ascii="Times New Roman" w:cs="Times New Roman" w:eastAsia="Times New Roman" w:hAnsi="Times New Roman"/>
          <w:b w:val="1"/>
          <w:sz w:val="20"/>
          <w:szCs w:val="20"/>
          <w:rtl w:val="0"/>
        </w:rPr>
        <w:t xml:space="preserve">Carbo/pemetrexed ± Pembro.</w:t>
      </w:r>
      <w:r w:rsidDel="00000000" w:rsidR="00000000" w:rsidRPr="00000000">
        <w:rPr>
          <w:rFonts w:ascii="Times New Roman" w:cs="Times New Roman" w:eastAsia="Times New Roman" w:hAnsi="Times New Roman"/>
          <w:sz w:val="20"/>
          <w:szCs w:val="20"/>
          <w:rtl w:val="0"/>
        </w:rPr>
        <w:t xml:space="preserve"> </w:t>
        <w:br w:type="textWrapping"/>
        <w:t xml:space="preserve">The addition of pembrolizumab to carbo/pemetrexed only has a PFS benefit.</w:t>
      </w:r>
      <w:r w:rsidDel="00000000" w:rsidR="00000000" w:rsidRPr="00000000">
        <w:rPr>
          <w:rtl w:val="0"/>
        </w:rPr>
      </w:r>
    </w:p>
    <w:p w:rsidR="00000000" w:rsidDel="00000000" w:rsidP="00000000" w:rsidRDefault="00000000" w:rsidRPr="00000000" w14:paraId="000008F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pts. </w:t>
      </w:r>
      <w:r w:rsidDel="00000000" w:rsidR="00000000" w:rsidRPr="00000000">
        <w:rPr>
          <w:rFonts w:ascii="Times New Roman" w:cs="Times New Roman" w:eastAsia="Times New Roman" w:hAnsi="Times New Roman"/>
          <w:sz w:val="20"/>
          <w:szCs w:val="20"/>
          <w:u w:val="single"/>
          <w:rtl w:val="0"/>
        </w:rPr>
        <w:t xml:space="preserve">AC</w:t>
      </w:r>
      <w:r w:rsidDel="00000000" w:rsidR="00000000" w:rsidRPr="00000000">
        <w:rPr>
          <w:rFonts w:ascii="Times New Roman" w:cs="Times New Roman" w:eastAsia="Times New Roman" w:hAnsi="Times New Roman"/>
          <w:sz w:val="20"/>
          <w:szCs w:val="20"/>
          <w:rtl w:val="0"/>
        </w:rPr>
        <w:t xml:space="preserve">. Previously untreated stage IV non-SqCC NSCLC without EGFR or ALK mutations.</w:t>
      </w:r>
    </w:p>
    <w:p w:rsidR="00000000" w:rsidDel="00000000" w:rsidP="00000000" w:rsidRDefault="00000000" w:rsidRPr="00000000" w14:paraId="000008FC">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rate 30→ 55%. MPFS 9→ 13 mo.</w:t>
      </w:r>
    </w:p>
    <w:p w:rsidR="00000000" w:rsidDel="00000000" w:rsidP="00000000" w:rsidRDefault="00000000" w:rsidRPr="00000000" w14:paraId="000008F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Precursor to KEYNOTE 189.</w:t>
      </w:r>
    </w:p>
    <w:bookmarkStart w:colFirst="0" w:colLast="0" w:name="bgimj6grw2xo" w:id="146"/>
    <w:bookmarkEnd w:id="146"/>
    <w:p w:rsidR="00000000" w:rsidDel="00000000" w:rsidP="00000000" w:rsidRDefault="00000000" w:rsidRPr="00000000" w14:paraId="000008FE">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189 </w:t>
      </w:r>
      <w:r w:rsidDel="00000000" w:rsidR="00000000" w:rsidRPr="00000000">
        <w:rPr>
          <w:rFonts w:ascii="Times New Roman" w:cs="Times New Roman" w:eastAsia="Times New Roman" w:hAnsi="Times New Roman"/>
          <w:sz w:val="20"/>
          <w:szCs w:val="20"/>
          <w:rtl w:val="0"/>
        </w:rPr>
        <w:t xml:space="preserve">[</w:t>
      </w:r>
      <w:hyperlink r:id="rId586">
        <w:r w:rsidDel="00000000" w:rsidR="00000000" w:rsidRPr="00000000">
          <w:rPr>
            <w:rFonts w:ascii="Times New Roman" w:cs="Times New Roman" w:eastAsia="Times New Roman" w:hAnsi="Times New Roman"/>
            <w:sz w:val="20"/>
            <w:szCs w:val="20"/>
            <w:rtl w:val="0"/>
          </w:rPr>
          <w:t xml:space="preserve">Gandhi NEJM '18, </w:t>
        </w:r>
      </w:hyperlink>
      <w:hyperlink r:id="rId587">
        <w:r w:rsidDel="00000000" w:rsidR="00000000" w:rsidRPr="00000000">
          <w:rPr>
            <w:rFonts w:ascii="Times New Roman" w:cs="Times New Roman" w:eastAsia="Times New Roman" w:hAnsi="Times New Roman"/>
            <w:sz w:val="20"/>
            <w:szCs w:val="20"/>
            <w:rtl w:val="0"/>
          </w:rPr>
          <w:t xml:space="preserve">Gadgeel ASCO '19</w:t>
        </w:r>
      </w:hyperlink>
      <w:r w:rsidDel="00000000" w:rsidR="00000000" w:rsidRPr="00000000">
        <w:rPr>
          <w:rtl w:val="0"/>
        </w:rPr>
        <w:t xml:space="preserve">, </w:t>
      </w:r>
      <w:hyperlink r:id="rId588">
        <w:r w:rsidDel="00000000" w:rsidR="00000000" w:rsidRPr="00000000">
          <w:rPr>
            <w:rtl w:val="0"/>
          </w:rPr>
          <w:t xml:space="preserve">JCO '20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Chemo ± Pembro</w:t>
      </w:r>
      <w:r w:rsidDel="00000000" w:rsidR="00000000" w:rsidRPr="00000000">
        <w:rPr>
          <w:rFonts w:ascii="Times New Roman" w:cs="Times New Roman" w:eastAsia="Times New Roman" w:hAnsi="Times New Roman"/>
          <w:sz w:val="20"/>
          <w:szCs w:val="20"/>
          <w:rtl w:val="0"/>
        </w:rPr>
        <w:t xml:space="preserve">. Any PD-L1. </w:t>
        <w:br w:type="textWrapping"/>
      </w:r>
      <w:r w:rsidDel="00000000" w:rsidR="00000000" w:rsidRPr="00000000">
        <w:rPr>
          <w:rFonts w:ascii="Times New Roman" w:cs="Times New Roman" w:eastAsia="Times New Roman" w:hAnsi="Times New Roman"/>
          <w:sz w:val="20"/>
          <w:szCs w:val="20"/>
          <w:rtl w:val="0"/>
        </w:rPr>
        <w:t xml:space="preserve">Approximate doubling of OS, PFS, and PFS2 with pembro + chemo, even for PD-L1 &lt; 1% group.</w:t>
      </w:r>
    </w:p>
    <w:p w:rsidR="00000000" w:rsidDel="00000000" w:rsidP="00000000" w:rsidRDefault="00000000" w:rsidRPr="00000000" w14:paraId="000008FF">
      <w:pPr>
        <w:spacing w:line="240" w:lineRule="auto"/>
        <w:ind w:left="720" w:firstLine="0"/>
        <w:rPr/>
      </w:pPr>
      <w:r w:rsidDel="00000000" w:rsidR="00000000" w:rsidRPr="00000000">
        <w:rPr>
          <w:rtl w:val="0"/>
        </w:rPr>
        <w:t xml:space="preserve">G3+ toxicity was 66% for Pembro + Chemo. Compare to 33% for Pembro alone [</w:t>
      </w:r>
      <w:hyperlink w:anchor="5cpp9ixd4clc">
        <w:r w:rsidDel="00000000" w:rsidR="00000000" w:rsidRPr="00000000">
          <w:rPr>
            <w:rtl w:val="0"/>
          </w:rPr>
          <w:t xml:space="preserve">KEYNOTE 024</w:t>
        </w:r>
      </w:hyperlink>
      <w:r w:rsidDel="00000000" w:rsidR="00000000" w:rsidRPr="00000000">
        <w:rPr>
          <w:rtl w:val="0"/>
        </w:rPr>
        <w:t xml:space="preserve">].</w:t>
      </w:r>
    </w:p>
    <w:p w:rsidR="00000000" w:rsidDel="00000000" w:rsidP="00000000" w:rsidRDefault="00000000" w:rsidRPr="00000000" w14:paraId="00000900">
      <w:pPr>
        <w:spacing w:line="240" w:lineRule="auto"/>
        <w:ind w:left="720" w:firstLine="0"/>
        <w:rPr/>
      </w:pPr>
      <w:r w:rsidDel="00000000" w:rsidR="00000000" w:rsidRPr="00000000">
        <w:rPr>
          <w:rtl w:val="0"/>
        </w:rPr>
        <w:t xml:space="preserve">TBL </w:t>
      </w:r>
      <w:hyperlink r:id="rId589">
        <w:r w:rsidDel="00000000" w:rsidR="00000000" w:rsidRPr="00000000">
          <w:rPr>
            <w:vertAlign w:val="superscript"/>
            <w:rtl w:val="0"/>
          </w:rPr>
          <w:t xml:space="preserve">QS</w:t>
        </w:r>
      </w:hyperlink>
      <w:r w:rsidDel="00000000" w:rsidR="00000000" w:rsidRPr="00000000">
        <w:rPr>
          <w:rtl w:val="0"/>
        </w:rPr>
        <w:t xml:space="preserve">: First-line pembro has transformed the landscape of wild-type NSCLC.</w:t>
      </w:r>
    </w:p>
    <w:p w:rsidR="00000000" w:rsidDel="00000000" w:rsidP="00000000" w:rsidRDefault="00000000" w:rsidRPr="00000000" w14:paraId="00000901">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616 pts. </w:t>
      </w:r>
      <w:r w:rsidDel="00000000" w:rsidR="00000000" w:rsidRPr="00000000">
        <w:rPr>
          <w:rFonts w:ascii="Times New Roman" w:cs="Times New Roman" w:eastAsia="Times New Roman" w:hAnsi="Times New Roman"/>
          <w:sz w:val="20"/>
          <w:szCs w:val="20"/>
          <w:u w:val="single"/>
          <w:rtl w:val="0"/>
        </w:rPr>
        <w:t xml:space="preserve">AC</w:t>
      </w:r>
      <w:r w:rsidDel="00000000" w:rsidR="00000000" w:rsidRPr="00000000">
        <w:rPr>
          <w:rFonts w:ascii="Times New Roman" w:cs="Times New Roman" w:eastAsia="Times New Roman" w:hAnsi="Times New Roman"/>
          <w:sz w:val="20"/>
          <w:szCs w:val="20"/>
          <w:rtl w:val="0"/>
        </w:rPr>
        <w:t xml:space="preserve">. Previously untreated stage IV non-SqCC NSCLC without EGFR or ALKmt. MFU </w:t>
      </w:r>
      <w:r w:rsidDel="00000000" w:rsidR="00000000" w:rsidRPr="00000000">
        <w:rPr>
          <w:rtl w:val="0"/>
        </w:rPr>
        <w:t xml:space="preserve">2y.</w:t>
      </w:r>
      <w:r w:rsidDel="00000000" w:rsidR="00000000" w:rsidRPr="00000000">
        <w:rPr>
          <w:rtl w:val="0"/>
        </w:rPr>
      </w:r>
    </w:p>
    <w:p w:rsidR="00000000" w:rsidDel="00000000" w:rsidP="00000000" w:rsidRDefault="00000000" w:rsidRPr="00000000" w14:paraId="00000902">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rtl w:val="0"/>
        </w:rPr>
        <w:t xml:space="preserve">Allowed patients with untreated brain metastases ≤ 1.5 cm who do not require steroids.</w:t>
      </w:r>
    </w:p>
    <w:p w:rsidR="00000000" w:rsidDel="00000000" w:rsidP="00000000" w:rsidRDefault="00000000" w:rsidRPr="00000000" w14:paraId="00000903">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Chemo: Pemetrexed 500 + CDDP 75 or Carbo AUC 5 q3w x4c→ pemetrexed 500 q3w.</w:t>
      </w:r>
    </w:p>
    <w:p w:rsidR="00000000" w:rsidDel="00000000" w:rsidP="00000000" w:rsidRDefault="00000000" w:rsidRPr="00000000" w14:paraId="00000904">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Pembro 200 mg q3w up to 35 cycles.</w:t>
      </w:r>
    </w:p>
    <w:p w:rsidR="00000000" w:rsidDel="00000000" w:rsidP="00000000" w:rsidRDefault="00000000" w:rsidRPr="00000000" w14:paraId="00000905">
      <w:pPr>
        <w:numPr>
          <w:ilvl w:val="3"/>
          <w:numId w:val="1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Crossover allowed upon progressive disease. 40% crossed over </w:t>
      </w:r>
      <w:r w:rsidDel="00000000" w:rsidR="00000000" w:rsidRPr="00000000">
        <w:rPr>
          <w:rtl w:val="0"/>
        </w:rPr>
        <w:t xml:space="preserve">from the control</w:t>
      </w:r>
      <w:r w:rsidDel="00000000" w:rsidR="00000000" w:rsidRPr="00000000">
        <w:rPr>
          <w:rFonts w:ascii="Times New Roman" w:cs="Times New Roman" w:eastAsia="Times New Roman" w:hAnsi="Times New Roman"/>
          <w:sz w:val="20"/>
          <w:szCs w:val="20"/>
          <w:rtl w:val="0"/>
        </w:rPr>
        <w:t xml:space="preserve"> arm.</w:t>
      </w:r>
    </w:p>
    <w:p w:rsidR="00000000" w:rsidDel="00000000" w:rsidP="00000000" w:rsidRDefault="00000000" w:rsidRPr="00000000" w14:paraId="00000906">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11→ 22 mo. 1y OS 49→ 69%, regardless of PD-L1 status.</w:t>
      </w:r>
    </w:p>
    <w:p w:rsidR="00000000" w:rsidDel="00000000" w:rsidP="00000000" w:rsidRDefault="00000000" w:rsidRPr="00000000" w14:paraId="00000907">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notable because Pembro alone is not believed to have a significant benefit in AC histology.</w:t>
      </w:r>
    </w:p>
    <w:p w:rsidR="00000000" w:rsidDel="00000000" w:rsidP="00000000" w:rsidRDefault="00000000" w:rsidRPr="00000000" w14:paraId="0000090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MPFS </w:t>
      </w:r>
      <w:r w:rsidDel="00000000" w:rsidR="00000000" w:rsidRPr="00000000">
        <w:rPr>
          <w:rtl w:val="0"/>
        </w:rPr>
        <w:t xml:space="preserve">5</w:t>
      </w:r>
      <w:r w:rsidDel="00000000" w:rsidR="00000000" w:rsidRPr="00000000">
        <w:rPr>
          <w:rFonts w:ascii="Cardo" w:cs="Cardo" w:eastAsia="Cardo" w:hAnsi="Cardo"/>
          <w:sz w:val="20"/>
          <w:szCs w:val="20"/>
          <w:rtl w:val="0"/>
        </w:rPr>
        <w:t xml:space="preserve">→</w:t>
      </w:r>
      <w:r w:rsidDel="00000000" w:rsidR="00000000" w:rsidRPr="00000000">
        <w:rPr>
          <w:rtl w:val="0"/>
        </w:rPr>
        <w:t xml:space="preserve"> 9</w:t>
      </w:r>
      <w:r w:rsidDel="00000000" w:rsidR="00000000" w:rsidRPr="00000000">
        <w:rPr>
          <w:rFonts w:ascii="Times New Roman" w:cs="Times New Roman" w:eastAsia="Times New Roman" w:hAnsi="Times New Roman"/>
          <w:sz w:val="20"/>
          <w:szCs w:val="20"/>
          <w:rtl w:val="0"/>
        </w:rPr>
        <w:t xml:space="preserve"> mo.</w:t>
      </w:r>
    </w:p>
    <w:p w:rsidR="00000000" w:rsidDel="00000000" w:rsidP="00000000" w:rsidRDefault="00000000" w:rsidRPr="00000000" w14:paraId="0000090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ORR 19→ 48%. Median duration of response 7.8→ 11.2 mo.</w:t>
      </w:r>
    </w:p>
    <w:p w:rsidR="00000000" w:rsidDel="00000000" w:rsidP="00000000" w:rsidRDefault="00000000" w:rsidRPr="00000000" w14:paraId="0000090A">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Crossover MPFS on pembro 17→ 9 mo. </w:t>
      </w:r>
      <w:r w:rsidDel="00000000" w:rsidR="00000000" w:rsidRPr="00000000">
        <w:rPr>
          <w:rFonts w:ascii="Times New Roman" w:cs="Times New Roman" w:eastAsia="Times New Roman" w:hAnsi="Times New Roman"/>
          <w:i w:val="1"/>
          <w:sz w:val="20"/>
          <w:szCs w:val="20"/>
          <w:rtl w:val="0"/>
        </w:rPr>
        <w:t xml:space="preserve">First line pembro with longer MPFS.</w:t>
      </w:r>
    </w:p>
    <w:p w:rsidR="00000000" w:rsidDel="00000000" w:rsidP="00000000" w:rsidRDefault="00000000" w:rsidRPr="00000000" w14:paraId="0000090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Nearly 100% with AE, and 66% G3-5.</w:t>
      </w:r>
    </w:p>
    <w:p w:rsidR="00000000" w:rsidDel="00000000" w:rsidP="00000000" w:rsidRDefault="00000000" w:rsidRPr="00000000" w14:paraId="0000090C">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AE leading to treatment discontinuation 8→ 14%.</w:t>
      </w:r>
    </w:p>
    <w:p w:rsidR="00000000" w:rsidDel="00000000" w:rsidP="00000000" w:rsidRDefault="00000000" w:rsidRPr="00000000" w14:paraId="0000090D">
      <w:pPr>
        <w:numPr>
          <w:ilvl w:val="1"/>
          <w:numId w:val="11"/>
        </w:numPr>
        <w:spacing w:line="240" w:lineRule="auto"/>
        <w:ind w:left="1440" w:hanging="360"/>
        <w:rPr>
          <w:u w:val="none"/>
        </w:rPr>
      </w:pPr>
      <w:r w:rsidDel="00000000" w:rsidR="00000000" w:rsidRPr="00000000">
        <w:rPr>
          <w:rtl w:val="0"/>
        </w:rPr>
        <w:t xml:space="preserve">PROs [</w:t>
      </w:r>
      <w:hyperlink r:id="rId590">
        <w:r w:rsidDel="00000000" w:rsidR="00000000" w:rsidRPr="00000000">
          <w:rPr>
            <w:rtl w:val="0"/>
          </w:rPr>
          <w:t xml:space="preserve">Garassino Lanc Onc '20</w:t>
        </w:r>
      </w:hyperlink>
      <w:r w:rsidDel="00000000" w:rsidR="00000000" w:rsidRPr="00000000">
        <w:rPr>
          <w:rtl w:val="0"/>
        </w:rPr>
        <w:t xml:space="preserve">]: There were improved GHS/QoL scores at week 21 with the addition of pembro.</w:t>
      </w:r>
    </w:p>
    <w:bookmarkStart w:colFirst="0" w:colLast="0" w:name="cny0ar61pzpf" w:id="147"/>
    <w:bookmarkEnd w:id="147"/>
    <w:p w:rsidR="00000000" w:rsidDel="00000000" w:rsidP="00000000" w:rsidRDefault="00000000" w:rsidRPr="00000000" w14:paraId="0000090E">
      <w:pPr>
        <w:numPr>
          <w:ilvl w:val="0"/>
          <w:numId w:val="1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KEYNOTE 407 </w:t>
      </w:r>
      <w:r w:rsidDel="00000000" w:rsidR="00000000" w:rsidRPr="00000000">
        <w:rPr>
          <w:rFonts w:ascii="Times New Roman" w:cs="Times New Roman" w:eastAsia="Times New Roman" w:hAnsi="Times New Roman"/>
          <w:sz w:val="20"/>
          <w:szCs w:val="20"/>
          <w:rtl w:val="0"/>
        </w:rPr>
        <w:t xml:space="preserve">[</w:t>
      </w:r>
      <w:hyperlink r:id="rId591">
        <w:r w:rsidDel="00000000" w:rsidR="00000000" w:rsidRPr="00000000">
          <w:rPr>
            <w:rtl w:val="0"/>
          </w:rPr>
          <w:t xml:space="preserve">Paz-Ares NEJM '18</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hyperlink r:id="rId592">
        <w:r w:rsidDel="00000000" w:rsidR="00000000" w:rsidRPr="00000000">
          <w:rPr>
            <w:rFonts w:ascii="Times New Roman" w:cs="Times New Roman" w:eastAsia="Times New Roman" w:hAnsi="Times New Roman"/>
            <w:sz w:val="20"/>
            <w:szCs w:val="20"/>
            <w:rtl w:val="0"/>
          </w:rPr>
          <w:t xml:space="preserve">QoL</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Carbo/paclitaxel ± Pembro</w:t>
      </w:r>
      <w:r w:rsidDel="00000000" w:rsidR="00000000" w:rsidRPr="00000000">
        <w:rPr>
          <w:rFonts w:ascii="Times New Roman" w:cs="Times New Roman" w:eastAsia="Times New Roman" w:hAnsi="Times New Roman"/>
          <w:sz w:val="20"/>
          <w:szCs w:val="20"/>
          <w:rtl w:val="0"/>
        </w:rPr>
        <w:t xml:space="preserve">. Any PD-L1. </w:t>
        <w:br w:type="textWrapping"/>
        <w:t xml:space="preserve">There is an OS benefit for the addition of pembrolizumab to carboplatin and paclitaxel, regardless of PD-L1. </w:t>
      </w:r>
      <w:r w:rsidDel="00000000" w:rsidR="00000000" w:rsidRPr="00000000">
        <w:rPr>
          <w:rtl w:val="0"/>
        </w:rPr>
      </w:r>
    </w:p>
    <w:p w:rsidR="00000000" w:rsidDel="00000000" w:rsidP="00000000" w:rsidRDefault="00000000" w:rsidRPr="00000000" w14:paraId="0000090F">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559 pts. </w:t>
      </w:r>
      <w:r w:rsidDel="00000000" w:rsidR="00000000" w:rsidRPr="00000000">
        <w:rPr>
          <w:rFonts w:ascii="Times New Roman" w:cs="Times New Roman" w:eastAsia="Times New Roman" w:hAnsi="Times New Roman"/>
          <w:sz w:val="20"/>
          <w:szCs w:val="20"/>
          <w:u w:val="single"/>
          <w:rtl w:val="0"/>
        </w:rPr>
        <w:t xml:space="preserve">SqCC</w:t>
      </w:r>
      <w:r w:rsidDel="00000000" w:rsidR="00000000" w:rsidRPr="00000000">
        <w:rPr>
          <w:rFonts w:ascii="Times New Roman" w:cs="Times New Roman" w:eastAsia="Times New Roman" w:hAnsi="Times New Roman"/>
          <w:sz w:val="20"/>
          <w:szCs w:val="20"/>
          <w:rtl w:val="0"/>
        </w:rPr>
        <w:t xml:space="preserve">. Previously untreated stage IV SqCC NSCLC. </w:t>
      </w:r>
    </w:p>
    <w:p w:rsidR="00000000" w:rsidDel="00000000" w:rsidP="00000000" w:rsidRDefault="00000000" w:rsidRPr="00000000" w14:paraId="00000910">
      <w:pPr>
        <w:numPr>
          <w:ilvl w:val="2"/>
          <w:numId w:val="11"/>
        </w:numPr>
        <w:spacing w:line="240" w:lineRule="auto"/>
        <w:ind w:left="2160" w:hanging="360"/>
      </w:pPr>
      <w:r w:rsidDel="00000000" w:rsidR="00000000" w:rsidRPr="00000000">
        <w:rPr>
          <w:rFonts w:ascii="Gungsuh" w:cs="Gungsuh" w:eastAsia="Gungsuh" w:hAnsi="Gungsuh"/>
          <w:rtl w:val="0"/>
        </w:rPr>
        <w:t xml:space="preserve">Allowed patients with untreated brain metastases ≤ 1.5 cm who do not require steroids.</w:t>
      </w:r>
    </w:p>
    <w:p w:rsidR="00000000" w:rsidDel="00000000" w:rsidP="00000000" w:rsidRDefault="00000000" w:rsidRPr="00000000" w14:paraId="00000911">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Pembro 200 mg/w + Carbo AUC 6 q3w and paclitaxel 200 q3c or nab-paclitaxel 100 q1w x4c.</w:t>
      </w:r>
    </w:p>
    <w:p w:rsidR="00000000" w:rsidDel="00000000" w:rsidP="00000000" w:rsidRDefault="00000000" w:rsidRPr="00000000" w14:paraId="00000912">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11→ 15.9 mo, regardless of PD-L1 status.</w:t>
      </w:r>
    </w:p>
    <w:p w:rsidR="00000000" w:rsidDel="00000000" w:rsidP="00000000" w:rsidRDefault="00000000" w:rsidRPr="00000000" w14:paraId="00000913">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Nearly 100% with AE, and 69% G3-5. </w:t>
      </w:r>
    </w:p>
    <w:p w:rsidR="00000000" w:rsidDel="00000000" w:rsidP="00000000" w:rsidRDefault="00000000" w:rsidRPr="00000000" w14:paraId="00000914">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AE leading to treatment discontinuation 6→ 13%.</w:t>
      </w:r>
    </w:p>
    <w:p w:rsidR="00000000" w:rsidDel="00000000" w:rsidP="00000000" w:rsidRDefault="00000000" w:rsidRPr="00000000" w14:paraId="00000915">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Objective response rate 38→ 60%. Median duration of response 4.8→ 7.7 mo.</w:t>
      </w:r>
    </w:p>
    <w:p w:rsidR="00000000" w:rsidDel="00000000" w:rsidP="00000000" w:rsidRDefault="00000000" w:rsidRPr="00000000" w14:paraId="0000091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 crossed over </w:t>
      </w:r>
      <w:r w:rsidDel="00000000" w:rsidR="00000000" w:rsidRPr="00000000">
        <w:rPr>
          <w:rtl w:val="0"/>
        </w:rPr>
        <w:t xml:space="preserve">from the control</w:t>
      </w:r>
      <w:r w:rsidDel="00000000" w:rsidR="00000000" w:rsidRPr="00000000">
        <w:rPr>
          <w:rFonts w:ascii="Times New Roman" w:cs="Times New Roman" w:eastAsia="Times New Roman" w:hAnsi="Times New Roman"/>
          <w:sz w:val="20"/>
          <w:szCs w:val="20"/>
          <w:rtl w:val="0"/>
        </w:rPr>
        <w:t xml:space="preserve"> arm.</w:t>
      </w:r>
    </w:p>
    <w:p w:rsidR="00000000" w:rsidDel="00000000" w:rsidP="00000000" w:rsidRDefault="00000000" w:rsidRPr="00000000" w14:paraId="00000917">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HRQoL maintained or improved with the addition of pembro to chemo at weeks 8 and weeks 18. </w:t>
      </w:r>
    </w:p>
    <w:p w:rsidR="00000000" w:rsidDel="00000000" w:rsidP="00000000" w:rsidRDefault="00000000" w:rsidRPr="00000000" w14:paraId="00000918">
      <w:pP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91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Second line for metastatic disease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A">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approved in SqCC in March of 2015 due to results from CheckMate 063, the precursor for 017. </w:t>
      </w:r>
    </w:p>
    <w:p w:rsidR="00000000" w:rsidDel="00000000" w:rsidP="00000000" w:rsidRDefault="00000000" w:rsidRPr="00000000" w14:paraId="0000091B">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Nivolumab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Pembro</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Atez</w:t>
      </w:r>
      <w:r w:rsidDel="00000000" w:rsidR="00000000" w:rsidRPr="00000000">
        <w:rPr>
          <w:rFonts w:ascii="Times New Roman" w:cs="Times New Roman" w:eastAsia="Times New Roman" w:hAnsi="Times New Roman"/>
          <w:sz w:val="20"/>
          <w:szCs w:val="20"/>
          <w:rtl w:val="0"/>
        </w:rPr>
        <w:t xml:space="preserve"> all add 3 months to OS vs. docetaxel alone. ~33% have durable </w:t>
      </w:r>
      <w:r w:rsidDel="00000000" w:rsidR="00000000" w:rsidRPr="00000000">
        <w:rPr>
          <w:rtl w:val="0"/>
        </w:rPr>
        <w:t xml:space="preserve">responses</w:t>
      </w:r>
      <w:r w:rsidDel="00000000" w:rsidR="00000000" w:rsidRPr="00000000">
        <w:rPr>
          <w:rFonts w:ascii="Times New Roman" w:cs="Times New Roman" w:eastAsia="Times New Roman" w:hAnsi="Times New Roman"/>
          <w:sz w:val="20"/>
          <w:szCs w:val="20"/>
          <w:rtl w:val="0"/>
        </w:rPr>
        <w:t xml:space="preserve"> at 2 years.</w:t>
      </w:r>
    </w:p>
    <w:p w:rsidR="00000000" w:rsidDel="00000000" w:rsidP="00000000" w:rsidRDefault="00000000" w:rsidRPr="00000000" w14:paraId="0000091C">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respond by 2 mo for any histology, sometimes 6/12 mo for SqCC.</w:t>
      </w:r>
    </w:p>
    <w:p w:rsidR="00000000" w:rsidDel="00000000" w:rsidP="00000000" w:rsidRDefault="00000000" w:rsidRPr="00000000" w14:paraId="0000091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Lack of PFS benefit in 057 and 010 in context of OS benefit suggests PFS may not </w:t>
      </w:r>
      <w:r w:rsidDel="00000000" w:rsidR="00000000" w:rsidRPr="00000000">
        <w:rPr>
          <w:rtl w:val="0"/>
        </w:rPr>
        <w:t xml:space="preserve">be the best</w:t>
      </w:r>
      <w:r w:rsidDel="00000000" w:rsidR="00000000" w:rsidRPr="00000000">
        <w:rPr>
          <w:rFonts w:ascii="Times New Roman" w:cs="Times New Roman" w:eastAsia="Times New Roman" w:hAnsi="Times New Roman"/>
          <w:sz w:val="20"/>
          <w:szCs w:val="20"/>
          <w:rtl w:val="0"/>
        </w:rPr>
        <w:t xml:space="preserve"> prognosticator.</w:t>
      </w:r>
    </w:p>
    <w:p w:rsidR="00000000" w:rsidDel="00000000" w:rsidP="00000000" w:rsidRDefault="00000000" w:rsidRPr="00000000" w14:paraId="0000091E">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001</w:t>
      </w:r>
      <w:r w:rsidDel="00000000" w:rsidR="00000000" w:rsidRPr="00000000">
        <w:rPr>
          <w:rFonts w:ascii="Times New Roman" w:cs="Times New Roman" w:eastAsia="Times New Roman" w:hAnsi="Times New Roman"/>
          <w:sz w:val="20"/>
          <w:szCs w:val="20"/>
          <w:rtl w:val="0"/>
        </w:rPr>
        <w:t xml:space="preserve"> [</w:t>
      </w:r>
      <w:hyperlink r:id="rId593">
        <w:r w:rsidDel="00000000" w:rsidR="00000000" w:rsidRPr="00000000">
          <w:rPr>
            <w:rFonts w:ascii="Times New Roman" w:cs="Times New Roman" w:eastAsia="Times New Roman" w:hAnsi="Times New Roman"/>
            <w:sz w:val="20"/>
            <w:szCs w:val="20"/>
            <w:rtl w:val="0"/>
          </w:rPr>
          <w:t xml:space="preserve">Shav</w:t>
        </w:r>
      </w:hyperlink>
      <w:hyperlink r:id="rId594">
        <w:r w:rsidDel="00000000" w:rsidR="00000000" w:rsidRPr="00000000">
          <w:rPr>
            <w:rtl w:val="0"/>
          </w:rPr>
          <w:t xml:space="preserve">erdian Lanc Onc '17</w:t>
        </w:r>
      </w:hyperlink>
      <w:r w:rsidDel="00000000" w:rsidR="00000000" w:rsidRPr="00000000">
        <w:rPr>
          <w:rtl w:val="0"/>
        </w:rPr>
        <w:t xml:space="preserve">, </w:t>
      </w:r>
      <w:hyperlink r:id="rId595">
        <w:r w:rsidDel="00000000" w:rsidR="00000000" w:rsidRPr="00000000">
          <w:rPr>
            <w:rFonts w:ascii="Times New Roman" w:cs="Times New Roman" w:eastAsia="Times New Roman" w:hAnsi="Times New Roman"/>
            <w:sz w:val="20"/>
            <w:szCs w:val="20"/>
            <w:rtl w:val="0"/>
          </w:rPr>
          <w:t xml:space="preserve">Garon JCO '19</w:t>
        </w:r>
      </w:hyperlink>
      <w:r w:rsidDel="00000000" w:rsidR="00000000" w:rsidRPr="00000000">
        <w:rPr>
          <w:rFonts w:ascii="Gungsuh" w:cs="Gungsuh" w:eastAsia="Gungsuh" w:hAnsi="Gungsuh"/>
          <w:sz w:val="20"/>
          <w:szCs w:val="20"/>
          <w:rtl w:val="0"/>
        </w:rPr>
        <w:t xml:space="preserve">]: Phase Ib. Pembro 2 mg/kg q3w or Pembro 10 mg/kg q2-3w. </w:t>
        <w:br w:type="textWrapping"/>
        <w:t xml:space="preserve">There was a high 5y OS rate for patients with treatment naive or previously treated NSCLC. This was particularly pronounced for patients with PD-L1 ≥ 50%. </w:t>
      </w:r>
      <w:r w:rsidDel="00000000" w:rsidR="00000000" w:rsidRPr="00000000">
        <w:rPr>
          <w:rtl w:val="0"/>
        </w:rPr>
        <w:t xml:space="preserve">There appears to be an OS benefit in patients who were treated with prior RT.</w:t>
      </w:r>
      <w:r w:rsidDel="00000000" w:rsidR="00000000" w:rsidRPr="00000000">
        <w:rPr>
          <w:rtl w:val="0"/>
        </w:rPr>
      </w:r>
    </w:p>
    <w:p w:rsidR="00000000" w:rsidDel="00000000" w:rsidP="00000000" w:rsidRDefault="00000000" w:rsidRPr="00000000" w14:paraId="0000091F">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101 treatment naive and 449 previously treated locally advanced/metastatic NSCLC. MFU 5y.</w:t>
      </w:r>
    </w:p>
    <w:p w:rsidR="00000000" w:rsidDel="00000000" w:rsidP="00000000" w:rsidRDefault="00000000" w:rsidRPr="00000000" w14:paraId="00000920">
      <w:pPr>
        <w:numPr>
          <w:ilvl w:val="2"/>
          <w:numId w:val="11"/>
        </w:numPr>
        <w:spacing w:line="240" w:lineRule="auto"/>
        <w:ind w:left="2160" w:hanging="360"/>
        <w:rPr>
          <w:u w:val="none"/>
        </w:rPr>
      </w:pPr>
      <w:r w:rsidDel="00000000" w:rsidR="00000000" w:rsidRPr="00000000">
        <w:rPr>
          <w:rtl w:val="0"/>
        </w:rPr>
        <w:t xml:space="preserve">Extracranial RT in 38 pts (mostly thoracic), median 9.5 mo before pembrolizumab.</w:t>
      </w:r>
    </w:p>
    <w:p w:rsidR="00000000" w:rsidDel="00000000" w:rsidP="00000000" w:rsidRDefault="00000000" w:rsidRPr="00000000" w14:paraId="00000921">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for treatment naive / previously treated of 22→ 11 mo. </w:t>
      </w:r>
    </w:p>
    <w:p w:rsidR="00000000" w:rsidDel="00000000" w:rsidP="00000000" w:rsidRDefault="00000000" w:rsidRPr="00000000" w14:paraId="00000922">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5y OS for treatment naive / previously treated of 23→ 16%. </w:t>
      </w:r>
    </w:p>
    <w:p w:rsidR="00000000" w:rsidDel="00000000" w:rsidP="00000000" w:rsidRDefault="00000000" w:rsidRPr="00000000" w14:paraId="00000923">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In patients with PD-L1 ≥ 50%, 5y OS for treatment naive / previously treated of 25→ 30%. </w:t>
      </w:r>
    </w:p>
    <w:p w:rsidR="00000000" w:rsidDel="00000000" w:rsidP="00000000" w:rsidRDefault="00000000" w:rsidRPr="00000000" w14:paraId="00000924">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MPFS for ± prior extracranial RT of 2→ 6 mo. MS for ± prior extracranial RT of 5→ 12 mo.</w:t>
      </w:r>
    </w:p>
    <w:p w:rsidR="00000000" w:rsidDel="00000000" w:rsidP="00000000" w:rsidRDefault="00000000" w:rsidRPr="00000000" w14:paraId="00000925">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MS for ± prior RT of 5→ 11 mo.</w:t>
      </w:r>
    </w:p>
    <w:p w:rsidR="00000000" w:rsidDel="00000000" w:rsidP="00000000" w:rsidRDefault="00000000" w:rsidRPr="00000000" w14:paraId="00000926">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One new-onset treatment related G3 AE occurred from year 3 to year 5.</w:t>
      </w:r>
    </w:p>
    <w:bookmarkStart w:colFirst="0" w:colLast="0" w:name="cggvjbxthfke" w:id="148"/>
    <w:bookmarkEnd w:id="148"/>
    <w:p w:rsidR="00000000" w:rsidDel="00000000" w:rsidP="00000000" w:rsidRDefault="00000000" w:rsidRPr="00000000" w14:paraId="00000927">
      <w:pPr>
        <w:numPr>
          <w:ilvl w:val="1"/>
          <w:numId w:val="11"/>
        </w:numPr>
        <w:spacing w:line="240" w:lineRule="auto"/>
        <w:ind w:left="1440" w:hanging="360"/>
        <w:rPr>
          <w:u w:val="none"/>
        </w:rPr>
      </w:pPr>
      <w:r w:rsidDel="00000000" w:rsidR="00000000" w:rsidRPr="00000000">
        <w:rPr>
          <w:rtl w:val="0"/>
        </w:rPr>
        <w:t xml:space="preserve">There appeared to be a trend towards increased pulmonary toxicity with receipt of prior thoracic RT, but no difference in overall G3 toxicity.</w:t>
      </w:r>
    </w:p>
    <w:bookmarkStart w:colFirst="0" w:colLast="0" w:name="qyvf65ur47xl" w:id="149"/>
    <w:bookmarkEnd w:id="149"/>
    <w:p w:rsidR="00000000" w:rsidDel="00000000" w:rsidP="00000000" w:rsidRDefault="00000000" w:rsidRPr="00000000" w14:paraId="00000928">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017 / 057 pooled </w:t>
      </w:r>
      <w:r w:rsidDel="00000000" w:rsidR="00000000" w:rsidRPr="00000000">
        <w:rPr>
          <w:rFonts w:ascii="Times New Roman" w:cs="Times New Roman" w:eastAsia="Times New Roman" w:hAnsi="Times New Roman"/>
          <w:sz w:val="20"/>
          <w:szCs w:val="20"/>
          <w:rtl w:val="0"/>
        </w:rPr>
        <w:t xml:space="preserve">[</w:t>
      </w:r>
      <w:hyperlink r:id="rId596">
        <w:r w:rsidDel="00000000" w:rsidR="00000000" w:rsidRPr="00000000">
          <w:rPr>
            <w:rFonts w:ascii="Times New Roman" w:cs="Times New Roman" w:eastAsia="Times New Roman" w:hAnsi="Times New Roman"/>
            <w:sz w:val="20"/>
            <w:szCs w:val="20"/>
            <w:rtl w:val="0"/>
          </w:rPr>
          <w:t xml:space="preserve">JCO '17</w:t>
        </w:r>
      </w:hyperlink>
      <w:r w:rsidDel="00000000" w:rsidR="00000000" w:rsidRPr="00000000">
        <w:rPr>
          <w:rFonts w:ascii="Times New Roman" w:cs="Times New Roman" w:eastAsia="Times New Roman" w:hAnsi="Times New Roman"/>
          <w:sz w:val="20"/>
          <w:szCs w:val="20"/>
          <w:rtl w:val="0"/>
        </w:rPr>
        <w:t xml:space="preserve">, </w:t>
      </w:r>
      <w:hyperlink r:id="rId597">
        <w:r w:rsidDel="00000000" w:rsidR="00000000" w:rsidRPr="00000000">
          <w:rPr>
            <w:rFonts w:ascii="Times New Roman" w:cs="Times New Roman" w:eastAsia="Times New Roman" w:hAnsi="Times New Roman"/>
            <w:sz w:val="20"/>
            <w:szCs w:val="20"/>
            <w:rtl w:val="0"/>
          </w:rPr>
          <w:t xml:space="preserve">Vokes Ann Onc '18</w:t>
        </w:r>
      </w:hyperlink>
      <w:r w:rsidDel="00000000" w:rsidR="00000000" w:rsidRPr="00000000">
        <w:rPr>
          <w:rFonts w:ascii="Times New Roman" w:cs="Times New Roman" w:eastAsia="Times New Roman" w:hAnsi="Times New Roman"/>
          <w:sz w:val="20"/>
          <w:szCs w:val="20"/>
          <w:rtl w:val="0"/>
        </w:rPr>
        <w:t xml:space="preserve">, </w:t>
      </w:r>
      <w:hyperlink r:id="rId598">
        <w:r w:rsidDel="00000000" w:rsidR="00000000" w:rsidRPr="00000000">
          <w:rPr>
            <w:rFonts w:ascii="Times New Roman" w:cs="Times New Roman" w:eastAsia="Times New Roman" w:hAnsi="Times New Roman"/>
            <w:sz w:val="20"/>
            <w:szCs w:val="20"/>
            <w:rtl w:val="0"/>
          </w:rPr>
          <w:t xml:space="preserve">Antonia Lanc Onc '19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Docetaxel </w:t>
      </w:r>
      <w:r w:rsidDel="00000000" w:rsidR="00000000" w:rsidRPr="00000000">
        <w:rPr>
          <w:rFonts w:ascii="Times New Roman" w:cs="Times New Roman" w:eastAsia="Times New Roman" w:hAnsi="Times New Roman"/>
          <w:sz w:val="20"/>
          <w:szCs w:val="20"/>
          <w:rtl w:val="0"/>
        </w:rPr>
        <w:t xml:space="preserve">75</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q3w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vs. Nivolumab </w:t>
      </w:r>
      <w:r w:rsidDel="00000000" w:rsidR="00000000" w:rsidRPr="00000000">
        <w:rPr>
          <w:rFonts w:ascii="Times New Roman" w:cs="Times New Roman" w:eastAsia="Times New Roman" w:hAnsi="Times New Roman"/>
          <w:b w:val="1"/>
          <w:sz w:val="20"/>
          <w:szCs w:val="20"/>
          <w:rtl w:val="0"/>
        </w:rPr>
        <w:t xml:space="preserve">q2w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29">
      <w:pPr>
        <w:spacing w:line="240" w:lineRule="auto"/>
        <w:ind w:left="720" w:firstLine="0"/>
        <w:rPr/>
      </w:pPr>
      <w:r w:rsidDel="00000000" w:rsidR="00000000" w:rsidRPr="00000000">
        <w:rPr>
          <w:rtl w:val="0"/>
        </w:rPr>
        <w:t xml:space="preserve">Some patients have a durable response to Nivolumab, even four years later! </w:t>
      </w:r>
    </w:p>
    <w:p w:rsidR="00000000" w:rsidDel="00000000" w:rsidP="00000000" w:rsidRDefault="00000000" w:rsidRPr="00000000" w14:paraId="0000092A">
      <w:pPr>
        <w:spacing w:line="240" w:lineRule="auto"/>
        <w:ind w:left="720" w:firstLine="0"/>
        <w:rPr/>
      </w:pPr>
      <w:r w:rsidDel="00000000" w:rsidR="00000000" w:rsidRPr="00000000">
        <w:rPr>
          <w:rtl w:val="0"/>
        </w:rPr>
        <w:t xml:space="preserve">Would the survival be even higher if these patients had received radiation therapy? </w:t>
      </w:r>
    </w:p>
    <w:p w:rsidR="00000000" w:rsidDel="00000000" w:rsidP="00000000" w:rsidRDefault="00000000" w:rsidRPr="00000000" w14:paraId="0000092B">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Stage IIIb/IV </w:t>
      </w:r>
      <w:r w:rsidDel="00000000" w:rsidR="00000000" w:rsidRPr="00000000">
        <w:rPr>
          <w:rtl w:val="0"/>
        </w:rPr>
        <w:t xml:space="preserve">pts</w:t>
      </w:r>
      <w:r w:rsidDel="00000000" w:rsidR="00000000" w:rsidRPr="00000000">
        <w:rPr>
          <w:rFonts w:ascii="Times New Roman" w:cs="Times New Roman" w:eastAsia="Times New Roman" w:hAnsi="Times New Roman"/>
          <w:sz w:val="20"/>
          <w:szCs w:val="20"/>
          <w:rtl w:val="0"/>
        </w:rPr>
        <w:t xml:space="preserve">. Must have disease recurrence after one prior platinum containing regimen.</w:t>
      </w:r>
    </w:p>
    <w:p w:rsidR="00000000" w:rsidDel="00000000" w:rsidP="00000000" w:rsidRDefault="00000000" w:rsidRPr="00000000" w14:paraId="0000092C">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pts in either docetaxel group </w:t>
      </w:r>
      <w:r w:rsidDel="00000000" w:rsidR="00000000" w:rsidRPr="00000000">
        <w:rPr>
          <w:rtl w:val="0"/>
        </w:rPr>
        <w:t xml:space="preserve">had an ongoing</w:t>
      </w:r>
      <w:r w:rsidDel="00000000" w:rsidR="00000000" w:rsidRPr="00000000">
        <w:rPr>
          <w:rFonts w:ascii="Times New Roman" w:cs="Times New Roman" w:eastAsia="Times New Roman" w:hAnsi="Times New Roman"/>
          <w:sz w:val="20"/>
          <w:szCs w:val="20"/>
          <w:rtl w:val="0"/>
        </w:rPr>
        <w:t xml:space="preserve"> response at 2 years.</w:t>
      </w:r>
    </w:p>
    <w:p w:rsidR="00000000" w:rsidDel="00000000" w:rsidP="00000000" w:rsidRDefault="00000000" w:rsidRPr="00000000" w14:paraId="0000092D">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Death RRR of 28% [HR 0.72].</w:t>
      </w:r>
    </w:p>
    <w:p w:rsidR="00000000" w:rsidDel="00000000" w:rsidP="00000000" w:rsidRDefault="00000000" w:rsidRPr="00000000" w14:paraId="0000092E">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Treatment related AE 88→ 68% any grade, 55→ 10% G3/4.</w:t>
      </w:r>
    </w:p>
    <w:p w:rsidR="00000000" w:rsidDel="00000000" w:rsidP="00000000" w:rsidRDefault="00000000" w:rsidRPr="00000000" w14:paraId="0000092F">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Pooled 3y OS 8→ 17%. Pooled 4y OS 5→ 14%. </w:t>
      </w:r>
    </w:p>
    <w:p w:rsidR="00000000" w:rsidDel="00000000" w:rsidP="00000000" w:rsidRDefault="00000000" w:rsidRPr="00000000" w14:paraId="00000930">
      <w:pPr>
        <w:numPr>
          <w:ilvl w:val="1"/>
          <w:numId w:val="1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Gungsuh" w:cs="Gungsuh" w:eastAsia="Gungsuh" w:hAnsi="Gungsuh"/>
          <w:sz w:val="20"/>
          <w:szCs w:val="20"/>
          <w:rtl w:val="0"/>
        </w:rPr>
        <w:t xml:space="preserve">4y OS 14% with nivolumab. For PDL1 ≥ 1%, 4y OS 19%. For PD-L1 &lt; 1%, 4y OS 11%. </w:t>
      </w:r>
    </w:p>
    <w:p w:rsidR="00000000" w:rsidDel="00000000" w:rsidP="00000000" w:rsidRDefault="00000000" w:rsidRPr="00000000" w14:paraId="00000931">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the 854 pts, 192 had baseline liver metastasis. For pts with liver mets, OS HR 0.68.</w:t>
      </w:r>
      <w:r w:rsidDel="00000000" w:rsidR="00000000" w:rsidRPr="00000000">
        <w:rPr>
          <w:rtl w:val="0"/>
        </w:rPr>
      </w:r>
    </w:p>
    <w:p w:rsidR="00000000" w:rsidDel="00000000" w:rsidP="00000000" w:rsidRDefault="00000000" w:rsidRPr="00000000" w14:paraId="00000932">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017 </w:t>
      </w:r>
      <w:r w:rsidDel="00000000" w:rsidR="00000000" w:rsidRPr="00000000">
        <w:rPr>
          <w:rFonts w:ascii="Times New Roman" w:cs="Times New Roman" w:eastAsia="Times New Roman" w:hAnsi="Times New Roman"/>
          <w:sz w:val="20"/>
          <w:szCs w:val="20"/>
          <w:rtl w:val="0"/>
        </w:rPr>
        <w:t xml:space="preserve">[</w:t>
      </w:r>
      <w:hyperlink r:id="rId599">
        <w:r w:rsidDel="00000000" w:rsidR="00000000" w:rsidRPr="00000000">
          <w:rPr>
            <w:rFonts w:ascii="Times New Roman" w:cs="Times New Roman" w:eastAsia="Times New Roman" w:hAnsi="Times New Roman"/>
            <w:sz w:val="20"/>
            <w:szCs w:val="20"/>
            <w:rtl w:val="0"/>
          </w:rPr>
          <w:t xml:space="preserve">Brahmer NEJM '15]</w:t>
        </w:r>
      </w:hyperlink>
      <w:r w:rsidDel="00000000" w:rsidR="00000000" w:rsidRPr="00000000">
        <w:rPr>
          <w:rFonts w:ascii="Times New Roman" w:cs="Times New Roman" w:eastAsia="Times New Roman" w:hAnsi="Times New Roman"/>
          <w:sz w:val="20"/>
          <w:szCs w:val="20"/>
          <w:rtl w:val="0"/>
        </w:rPr>
        <w:t xml:space="preserve">: 272 IIIb/IV </w:t>
      </w:r>
      <w:r w:rsidDel="00000000" w:rsidR="00000000" w:rsidRPr="00000000">
        <w:rPr>
          <w:rFonts w:ascii="Times New Roman" w:cs="Times New Roman" w:eastAsia="Times New Roman" w:hAnsi="Times New Roman"/>
          <w:b w:val="1"/>
          <w:sz w:val="20"/>
          <w:szCs w:val="20"/>
          <w:rtl w:val="0"/>
        </w:rPr>
        <w:t xml:space="preserve">SqCC </w:t>
      </w:r>
      <w:r w:rsidDel="00000000" w:rsidR="00000000" w:rsidRPr="00000000">
        <w:rPr>
          <w:rFonts w:ascii="Times New Roman" w:cs="Times New Roman" w:eastAsia="Times New Roman" w:hAnsi="Times New Roman"/>
          <w:sz w:val="20"/>
          <w:szCs w:val="20"/>
          <w:rtl w:val="0"/>
        </w:rPr>
        <w:t xml:space="preserve">pts. </w:t>
      </w:r>
      <w:r w:rsidDel="00000000" w:rsidR="00000000" w:rsidRPr="00000000">
        <w:rPr>
          <w:rFonts w:ascii="Times New Roman" w:cs="Times New Roman" w:eastAsia="Times New Roman" w:hAnsi="Times New Roman"/>
          <w:sz w:val="20"/>
          <w:szCs w:val="20"/>
          <w:rtl w:val="0"/>
        </w:rPr>
        <w:t xml:space="preserve">PDL1 testing not needed for SqCC!</w:t>
      </w:r>
    </w:p>
    <w:p w:rsidR="00000000" w:rsidDel="00000000" w:rsidP="00000000" w:rsidRDefault="00000000" w:rsidRPr="00000000" w14:paraId="00000933">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6→ 9.2m. 1y OS 24→ 42%. Death RRR of 41%.</w:t>
      </w:r>
    </w:p>
    <w:p w:rsidR="00000000" w:rsidDel="00000000" w:rsidP="00000000" w:rsidRDefault="00000000" w:rsidRPr="00000000" w14:paraId="00000934">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9→ 20%.</w:t>
      </w:r>
    </w:p>
    <w:p w:rsidR="00000000" w:rsidDel="00000000" w:rsidP="00000000" w:rsidRDefault="00000000" w:rsidRPr="00000000" w14:paraId="00000935">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respond by 2 mo, sometimes 6/12 months. Benefit regardless of PDL1.</w:t>
      </w:r>
    </w:p>
    <w:p w:rsidR="00000000" w:rsidDel="00000000" w:rsidP="00000000" w:rsidRDefault="00000000" w:rsidRPr="00000000" w14:paraId="0000093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2.8→ 3.5 mo.</w:t>
      </w:r>
    </w:p>
    <w:p w:rsidR="00000000" w:rsidDel="00000000" w:rsidP="00000000" w:rsidRDefault="00000000" w:rsidRPr="00000000" w14:paraId="00000937">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durable responses. PDL1 expression did not matter.</w:t>
      </w:r>
    </w:p>
    <w:p w:rsidR="00000000" w:rsidDel="00000000" w:rsidP="00000000" w:rsidRDefault="00000000" w:rsidRPr="00000000" w14:paraId="00000938">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8→ 23%. Durable response in 10 (37%) of 27 confirmed responders.</w:t>
      </w:r>
    </w:p>
    <w:p w:rsidR="00000000" w:rsidDel="00000000" w:rsidP="00000000" w:rsidRDefault="00000000" w:rsidRPr="00000000" w14:paraId="0000093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057 </w:t>
      </w:r>
      <w:r w:rsidDel="00000000" w:rsidR="00000000" w:rsidRPr="00000000">
        <w:rPr>
          <w:rFonts w:ascii="Times New Roman" w:cs="Times New Roman" w:eastAsia="Times New Roman" w:hAnsi="Times New Roman"/>
          <w:sz w:val="20"/>
          <w:szCs w:val="20"/>
          <w:rtl w:val="0"/>
        </w:rPr>
        <w:t xml:space="preserve">[</w:t>
      </w:r>
      <w:hyperlink r:id="rId600">
        <w:r w:rsidDel="00000000" w:rsidR="00000000" w:rsidRPr="00000000">
          <w:rPr>
            <w:rFonts w:ascii="Times New Roman" w:cs="Times New Roman" w:eastAsia="Times New Roman" w:hAnsi="Times New Roman"/>
            <w:sz w:val="20"/>
            <w:szCs w:val="20"/>
            <w:rtl w:val="0"/>
          </w:rPr>
          <w:t xml:space="preserve">Borghaei NEJM '15]</w:t>
        </w:r>
      </w:hyperlink>
      <w:r w:rsidDel="00000000" w:rsidR="00000000" w:rsidRPr="00000000">
        <w:rPr>
          <w:rFonts w:ascii="Times New Roman" w:cs="Times New Roman" w:eastAsia="Times New Roman" w:hAnsi="Times New Roman"/>
          <w:sz w:val="20"/>
          <w:szCs w:val="20"/>
          <w:rtl w:val="0"/>
        </w:rPr>
        <w:t xml:space="preserve">: 582 IIIb/IV </w:t>
      </w:r>
      <w:r w:rsidDel="00000000" w:rsidR="00000000" w:rsidRPr="00000000">
        <w:rPr>
          <w:rFonts w:ascii="Times New Roman" w:cs="Times New Roman" w:eastAsia="Times New Roman" w:hAnsi="Times New Roman"/>
          <w:b w:val="1"/>
          <w:sz w:val="20"/>
          <w:szCs w:val="20"/>
          <w:rtl w:val="0"/>
        </w:rPr>
        <w:t xml:space="preserve">AC </w:t>
      </w:r>
      <w:r w:rsidDel="00000000" w:rsidR="00000000" w:rsidRPr="00000000">
        <w:rPr>
          <w:rFonts w:ascii="Times New Roman" w:cs="Times New Roman" w:eastAsia="Times New Roman" w:hAnsi="Times New Roman"/>
          <w:sz w:val="20"/>
          <w:szCs w:val="20"/>
          <w:rtl w:val="0"/>
        </w:rPr>
        <w:t xml:space="preserve">pts.</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Magnitude of benefit dependent on PDL1 expression.</w:t>
      </w:r>
    </w:p>
    <w:p w:rsidR="00000000" w:rsidDel="00000000" w:rsidP="00000000" w:rsidRDefault="00000000" w:rsidRPr="00000000" w14:paraId="0000093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9.4→ 12.2m.  1y OS 39→ 51%. Death RRR of 27%.</w:t>
      </w:r>
    </w:p>
    <w:p w:rsidR="00000000" w:rsidDel="00000000" w:rsidP="00000000" w:rsidRDefault="00000000" w:rsidRPr="00000000" w14:paraId="0000093B">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12→ 19%. Durability 5.6→ 17.2 mo.</w:t>
      </w:r>
    </w:p>
    <w:p w:rsidR="00000000" w:rsidDel="00000000" w:rsidP="00000000" w:rsidRDefault="00000000" w:rsidRPr="00000000" w14:paraId="0000093C">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respond by 2 mo, majority 5 mo. Strong predictive association of 1/5/10% PDL1.</w:t>
      </w:r>
    </w:p>
    <w:p w:rsidR="00000000" w:rsidDel="00000000" w:rsidP="00000000" w:rsidRDefault="00000000" w:rsidRPr="00000000" w14:paraId="0000093D">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4.2→ 2.3m but 1y PFS 8→ 19%, but with OS advantage PFS might not appropriately capture the true benefit of nivo.</w:t>
      </w:r>
    </w:p>
    <w:p w:rsidR="00000000" w:rsidDel="00000000" w:rsidP="00000000" w:rsidRDefault="00000000" w:rsidRPr="00000000" w14:paraId="0000093E">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EGFR+ does not seem to benefit, never smokers don’t benefit due to somatic mutations. </w:t>
      </w:r>
    </w:p>
    <w:p w:rsidR="00000000" w:rsidDel="00000000" w:rsidP="00000000" w:rsidRDefault="00000000" w:rsidRPr="00000000" w14:paraId="0000093F">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OS 16→ 29%. Durable response in 19 (34%) of 56 confirmed responders.</w:t>
      </w:r>
    </w:p>
    <w:bookmarkStart w:colFirst="0" w:colLast="0" w:name="68ukthy4bysa" w:id="150"/>
    <w:bookmarkEnd w:id="150"/>
    <w:p w:rsidR="00000000" w:rsidDel="00000000" w:rsidP="00000000" w:rsidRDefault="00000000" w:rsidRPr="00000000" w14:paraId="00000940">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KEYNOTE 010 </w:t>
      </w:r>
      <w:r w:rsidDel="00000000" w:rsidR="00000000" w:rsidRPr="00000000">
        <w:rPr>
          <w:rFonts w:ascii="Times New Roman" w:cs="Times New Roman" w:eastAsia="Times New Roman" w:hAnsi="Times New Roman"/>
          <w:sz w:val="20"/>
          <w:szCs w:val="20"/>
          <w:rtl w:val="0"/>
        </w:rPr>
        <w:t xml:space="preserve">[</w:t>
      </w:r>
      <w:hyperlink r:id="rId601">
        <w:r w:rsidDel="00000000" w:rsidR="00000000" w:rsidRPr="00000000">
          <w:rPr>
            <w:rFonts w:ascii="Times New Roman" w:cs="Times New Roman" w:eastAsia="Times New Roman" w:hAnsi="Times New Roman"/>
            <w:sz w:val="20"/>
            <w:szCs w:val="20"/>
            <w:rtl w:val="0"/>
          </w:rPr>
          <w:t xml:space="preserve">Herbst Lancet '16</w:t>
        </w:r>
      </w:hyperlink>
      <w:r w:rsidDel="00000000" w:rsidR="00000000" w:rsidRPr="00000000">
        <w:rPr>
          <w:rtl w:val="0"/>
        </w:rPr>
        <w:t xml:space="preserve">, </w:t>
      </w:r>
      <w:hyperlink r:id="rId602">
        <w:r w:rsidDel="00000000" w:rsidR="00000000" w:rsidRPr="00000000">
          <w:rPr>
            <w:rtl w:val="0"/>
          </w:rPr>
          <w:t xml:space="preserve">JCO '20</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Docetaxel</w:t>
      </w:r>
      <w:r w:rsidDel="00000000" w:rsidR="00000000" w:rsidRPr="00000000">
        <w:rPr>
          <w:rFonts w:ascii="Times New Roman" w:cs="Times New Roman" w:eastAsia="Times New Roman" w:hAnsi="Times New Roman"/>
          <w:sz w:val="20"/>
          <w:szCs w:val="20"/>
          <w:rtl w:val="0"/>
        </w:rPr>
        <w:t xml:space="preserve"> 75</w:t>
      </w:r>
      <w:r w:rsidDel="00000000" w:rsidR="00000000" w:rsidRPr="00000000">
        <w:rPr>
          <w:rFonts w:ascii="Times New Roman" w:cs="Times New Roman" w:eastAsia="Times New Roman" w:hAnsi="Times New Roman"/>
          <w:b w:val="1"/>
          <w:sz w:val="20"/>
          <w:szCs w:val="20"/>
          <w:rtl w:val="0"/>
        </w:rPr>
        <w:t xml:space="preserve"> vs. Pembro 2 vs. 10 </w:t>
      </w:r>
      <w:r w:rsidDel="00000000" w:rsidR="00000000" w:rsidRPr="00000000">
        <w:rPr>
          <w:rFonts w:ascii="Times New Roman" w:cs="Times New Roman" w:eastAsia="Times New Roman" w:hAnsi="Times New Roman"/>
          <w:sz w:val="20"/>
          <w:szCs w:val="20"/>
          <w:rtl w:val="0"/>
        </w:rPr>
        <w:t xml:space="preserve">mg/kg, all</w:t>
      </w:r>
      <w:r w:rsidDel="00000000" w:rsidR="00000000" w:rsidRPr="00000000">
        <w:rPr>
          <w:rFonts w:ascii="Times New Roman" w:cs="Times New Roman" w:eastAsia="Times New Roman" w:hAnsi="Times New Roman"/>
          <w:b w:val="1"/>
          <w:sz w:val="20"/>
          <w:szCs w:val="20"/>
          <w:rtl w:val="0"/>
        </w:rPr>
        <w:t xml:space="preserve"> q3w</w:t>
      </w:r>
      <w:r w:rsidDel="00000000" w:rsidR="00000000" w:rsidRPr="00000000">
        <w:rPr>
          <w:rFonts w:ascii="Gungsuh" w:cs="Gungsuh" w:eastAsia="Gungsuh" w:hAnsi="Gungsuh"/>
          <w:sz w:val="20"/>
          <w:szCs w:val="20"/>
          <w:rtl w:val="0"/>
        </w:rPr>
        <w:t xml:space="preserve">. PDL1 ≥ 1%.</w:t>
        <w:br w:type="textWrapping"/>
        <w:t xml:space="preserve">There is equivalen</w:t>
      </w:r>
      <w:r w:rsidDel="00000000" w:rsidR="00000000" w:rsidRPr="00000000">
        <w:rPr>
          <w:rtl w:val="0"/>
        </w:rPr>
        <w:t xml:space="preserve">ce</w:t>
      </w:r>
      <w:r w:rsidDel="00000000" w:rsidR="00000000" w:rsidRPr="00000000">
        <w:rPr>
          <w:rFonts w:ascii="Times New Roman" w:cs="Times New Roman" w:eastAsia="Times New Roman" w:hAnsi="Times New Roman"/>
          <w:sz w:val="20"/>
          <w:szCs w:val="20"/>
          <w:rtl w:val="0"/>
        </w:rPr>
        <w:t xml:space="preserve"> between all pembro dosing regimens, but superiority over docetaxel.</w:t>
      </w:r>
    </w:p>
    <w:p w:rsidR="00000000" w:rsidDel="00000000" w:rsidP="00000000" w:rsidRDefault="00000000" w:rsidRPr="00000000" w14:paraId="00000941">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1034 pts. Must have disease progression after ≥ 2 cycles of platinum containing regimen, or an appropriate TKI for EGFR or ALK rearrangement. No active brain mets. EGFR did not respond well.</w:t>
      </w:r>
      <w:r w:rsidDel="00000000" w:rsidR="00000000" w:rsidRPr="00000000">
        <w:rPr>
          <w:rtl w:val="0"/>
        </w:rPr>
        <w:t xml:space="preserve"> MFU 3.5y.</w:t>
      </w:r>
      <w:r w:rsidDel="00000000" w:rsidR="00000000" w:rsidRPr="00000000">
        <w:rPr>
          <w:rtl w:val="0"/>
        </w:rPr>
      </w:r>
    </w:p>
    <w:p w:rsidR="00000000" w:rsidDel="00000000" w:rsidP="00000000" w:rsidRDefault="00000000" w:rsidRPr="00000000" w14:paraId="00000942">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2222 pts assessable for PD-L1. 66% PDL1 ≥ 1%, including 28% with PD-L1 ≥ 50%.</w:t>
      </w:r>
    </w:p>
    <w:p w:rsidR="00000000" w:rsidDel="00000000" w:rsidP="00000000" w:rsidRDefault="00000000" w:rsidRPr="00000000" w14:paraId="00000943">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nonsquamous.</w:t>
      </w:r>
    </w:p>
    <w:p w:rsidR="00000000" w:rsidDel="00000000" w:rsidP="00000000" w:rsidRDefault="00000000" w:rsidRPr="00000000" w14:paraId="00000944">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Six months after study completion, half had died.</w:t>
      </w:r>
    </w:p>
    <w:p w:rsidR="00000000" w:rsidDel="00000000" w:rsidP="00000000" w:rsidRDefault="00000000" w:rsidRPr="00000000" w14:paraId="00000945">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8.5→ 10.4→ 12.7 mo. 3y </w:t>
      </w:r>
      <w:r w:rsidDel="00000000" w:rsidR="00000000" w:rsidRPr="00000000">
        <w:rPr>
          <w:rFonts w:ascii="Cardo" w:cs="Cardo" w:eastAsia="Cardo" w:hAnsi="Cardo"/>
          <w:rtl w:val="0"/>
        </w:rPr>
        <w:t xml:space="preserve">OS 11→ 23%.</w:t>
      </w:r>
      <w:r w:rsidDel="00000000" w:rsidR="00000000" w:rsidRPr="00000000">
        <w:rPr>
          <w:rtl w:val="0"/>
        </w:rPr>
      </w:r>
    </w:p>
    <w:p w:rsidR="00000000" w:rsidDel="00000000" w:rsidP="00000000" w:rsidRDefault="00000000" w:rsidRPr="00000000" w14:paraId="00000946">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PDL1 ≥ 50%, MS 8.2→ 14.9→ 17.3 mo</w:t>
      </w:r>
      <w:r w:rsidDel="00000000" w:rsidR="00000000" w:rsidRPr="00000000">
        <w:rPr>
          <w:rFonts w:ascii="Cardo" w:cs="Cardo" w:eastAsia="Cardo" w:hAnsi="Cardo"/>
          <w:rtl w:val="0"/>
        </w:rPr>
        <w:t xml:space="preserve">, 3y OS 13→ 35%. </w:t>
      </w:r>
      <w:r w:rsidDel="00000000" w:rsidR="00000000" w:rsidRPr="00000000">
        <w:rPr>
          <w:rtl w:val="0"/>
        </w:rPr>
      </w:r>
    </w:p>
    <w:p w:rsidR="00000000" w:rsidDel="00000000" w:rsidP="00000000" w:rsidRDefault="00000000" w:rsidRPr="00000000" w14:paraId="00000947">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MPFS ~4 mo, but with OS advantage PFS might not appropriately capture the true benefit of pembro.</w:t>
      </w:r>
    </w:p>
    <w:p w:rsidR="00000000" w:rsidDel="00000000" w:rsidP="00000000" w:rsidRDefault="00000000" w:rsidRPr="00000000" w14:paraId="00000948">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For PDL1 ≥ 50%, mPFS 4→ 5→ 5 mo</w:t>
      </w:r>
      <w:r w:rsidDel="00000000" w:rsidR="00000000" w:rsidRPr="00000000">
        <w:rPr>
          <w:rtl w:val="0"/>
        </w:rPr>
        <w:t xml:space="preserve">.</w:t>
      </w:r>
    </w:p>
    <w:p w:rsidR="00000000" w:rsidDel="00000000" w:rsidP="00000000" w:rsidRDefault="00000000" w:rsidRPr="00000000" w14:paraId="00000949">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Response rate 8→ 30→ 30%.</w:t>
      </w:r>
    </w:p>
    <w:p w:rsidR="00000000" w:rsidDel="00000000" w:rsidP="00000000" w:rsidRDefault="00000000" w:rsidRPr="00000000" w14:paraId="0000094A">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Duration of response 8 mo→ NR→ NR.</w:t>
      </w:r>
    </w:p>
    <w:p w:rsidR="00000000" w:rsidDel="00000000" w:rsidP="00000000" w:rsidRDefault="00000000" w:rsidRPr="00000000" w14:paraId="0000094B">
      <w:pPr>
        <w:numPr>
          <w:ilvl w:val="1"/>
          <w:numId w:val="11"/>
        </w:numPr>
        <w:spacing w:line="240" w:lineRule="auto"/>
        <w:ind w:left="1440" w:hanging="360"/>
        <w:rPr>
          <w:u w:val="none"/>
        </w:rPr>
      </w:pPr>
      <w:r w:rsidDel="00000000" w:rsidR="00000000" w:rsidRPr="00000000">
        <w:rPr>
          <w:rtl w:val="0"/>
        </w:rPr>
        <w:t xml:space="preserve">79 of 690 pts completed 35c / 2y of Pembro. After completing treatment, 1y OS 99% and 1y PFS 73%. 95% ORR and 64% had ongoing responses.</w:t>
      </w:r>
    </w:p>
    <w:p w:rsidR="00000000" w:rsidDel="00000000" w:rsidP="00000000" w:rsidRDefault="00000000" w:rsidRPr="00000000" w14:paraId="0000094C">
      <w:pPr>
        <w:numPr>
          <w:ilvl w:val="1"/>
          <w:numId w:val="11"/>
        </w:numPr>
        <w:spacing w:line="240" w:lineRule="auto"/>
        <w:ind w:left="1440" w:hanging="360"/>
        <w:rPr>
          <w:u w:val="none"/>
        </w:rPr>
      </w:pPr>
      <w:r w:rsidDel="00000000" w:rsidR="00000000" w:rsidRPr="00000000">
        <w:rPr>
          <w:rtl w:val="0"/>
        </w:rPr>
        <w:t xml:space="preserve">G3+ AE in 18% of patients. 14 pts received second-course pembro. 5 completed 17 cycles, 43% had PR and 36% had SD.</w:t>
      </w:r>
    </w:p>
    <w:p w:rsidR="00000000" w:rsidDel="00000000" w:rsidP="00000000" w:rsidRDefault="00000000" w:rsidRPr="00000000" w14:paraId="0000094D">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PROLUNG</w:t>
      </w:r>
      <w:r w:rsidDel="00000000" w:rsidR="00000000" w:rsidRPr="00000000">
        <w:rPr>
          <w:rtl w:val="0"/>
        </w:rPr>
        <w:t xml:space="preserve"> [</w:t>
      </w:r>
      <w:hyperlink r:id="rId603">
        <w:r w:rsidDel="00000000" w:rsidR="00000000" w:rsidRPr="00000000">
          <w:rPr>
            <w:rtl w:val="0"/>
          </w:rPr>
          <w:t xml:space="preserve">Arrieta JAMA Onc '20</w:t>
        </w:r>
      </w:hyperlink>
      <w:r w:rsidDel="00000000" w:rsidR="00000000" w:rsidRPr="00000000">
        <w:rPr>
          <w:rtl w:val="0"/>
        </w:rPr>
        <w:t xml:space="preserve">]: Phase II. Docetaxel ± Pembrolizumab.</w:t>
      </w:r>
    </w:p>
    <w:p w:rsidR="00000000" w:rsidDel="00000000" w:rsidP="00000000" w:rsidRDefault="00000000" w:rsidRPr="00000000" w14:paraId="0000094E">
      <w:pPr>
        <w:numPr>
          <w:ilvl w:val="1"/>
          <w:numId w:val="11"/>
        </w:numPr>
        <w:spacing w:line="240" w:lineRule="auto"/>
        <w:ind w:left="1440" w:hanging="360"/>
        <w:rPr>
          <w:u w:val="none"/>
        </w:rPr>
      </w:pPr>
      <w:r w:rsidDel="00000000" w:rsidR="00000000" w:rsidRPr="00000000">
        <w:rPr>
          <w:rtl w:val="0"/>
        </w:rPr>
        <w:t xml:space="preserve">78 pts. Progression after platinum-based chemo and EGFRi. 32% had an EGFR/ALKmt. 2016-2019. MFU 9 mo.</w:t>
      </w:r>
    </w:p>
    <w:p w:rsidR="00000000" w:rsidDel="00000000" w:rsidP="00000000" w:rsidRDefault="00000000" w:rsidRPr="00000000" w14:paraId="0000094F">
      <w:pPr>
        <w:numPr>
          <w:ilvl w:val="2"/>
          <w:numId w:val="11"/>
        </w:numPr>
        <w:spacing w:line="240" w:lineRule="auto"/>
        <w:ind w:left="2160" w:hanging="360"/>
        <w:rPr>
          <w:u w:val="none"/>
        </w:rPr>
      </w:pPr>
      <w:r w:rsidDel="00000000" w:rsidR="00000000" w:rsidRPr="00000000">
        <w:rPr>
          <w:rtl w:val="0"/>
        </w:rPr>
        <w:t xml:space="preserve">Docetaxel 75 d1, Pembro 200 d8 q3w up to 6c.</w:t>
      </w:r>
    </w:p>
    <w:p w:rsidR="00000000" w:rsidDel="00000000" w:rsidP="00000000" w:rsidRDefault="00000000" w:rsidRPr="00000000" w14:paraId="00000950">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ORR 16→ 43%. </w:t>
      </w:r>
    </w:p>
    <w:p w:rsidR="00000000" w:rsidDel="00000000" w:rsidP="00000000" w:rsidRDefault="00000000" w:rsidRPr="00000000" w14:paraId="00000951">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Non-EGFR ORR ~12→ 36% (p=0.06).</w:t>
      </w:r>
    </w:p>
    <w:p w:rsidR="00000000" w:rsidDel="00000000" w:rsidP="00000000" w:rsidRDefault="00000000" w:rsidRPr="00000000" w14:paraId="00000952">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EGFR ORR ~23→ 58% (p=0.14).</w:t>
      </w:r>
    </w:p>
    <w:p w:rsidR="00000000" w:rsidDel="00000000" w:rsidP="00000000" w:rsidRDefault="00000000" w:rsidRPr="00000000" w14:paraId="00000953">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MPFS 4→ 9.5 mo.</w:t>
      </w:r>
    </w:p>
    <w:p w:rsidR="00000000" w:rsidDel="00000000" w:rsidP="00000000" w:rsidRDefault="00000000" w:rsidRPr="00000000" w14:paraId="00000954">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Non-EGFR MPFS 4→ 9.5 mo.</w:t>
      </w:r>
    </w:p>
    <w:p w:rsidR="00000000" w:rsidDel="00000000" w:rsidP="00000000" w:rsidRDefault="00000000" w:rsidRPr="00000000" w14:paraId="00000955">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EGFR MPFS 3.5→ 7 mo.</w:t>
      </w:r>
    </w:p>
    <w:p w:rsidR="00000000" w:rsidDel="00000000" w:rsidP="00000000" w:rsidRDefault="00000000" w:rsidRPr="00000000" w14:paraId="00000956">
      <w:pPr>
        <w:numPr>
          <w:ilvl w:val="1"/>
          <w:numId w:val="11"/>
        </w:numPr>
        <w:spacing w:line="240" w:lineRule="auto"/>
        <w:ind w:left="1440" w:hanging="360"/>
        <w:rPr>
          <w:u w:val="none"/>
        </w:rPr>
      </w:pPr>
      <w:r w:rsidDel="00000000" w:rsidR="00000000" w:rsidRPr="00000000">
        <w:rPr>
          <w:rFonts w:ascii="Cardo" w:cs="Cardo" w:eastAsia="Cardo" w:hAnsi="Cardo"/>
          <w:rtl w:val="0"/>
        </w:rPr>
        <w:t xml:space="preserve">G1-2 pneumonitis 5→ 23%. Any grade hypothyroidism 3→ 28%.</w:t>
      </w:r>
    </w:p>
    <w:p w:rsidR="00000000" w:rsidDel="00000000" w:rsidP="00000000" w:rsidRDefault="00000000" w:rsidRPr="00000000" w14:paraId="00000957">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Atezolizumab: PDL1! Unlike Nivo, pembro (PD1). Two trials:</w:t>
      </w:r>
    </w:p>
    <w:bookmarkStart w:colFirst="0" w:colLast="0" w:name="6qiwjejnict" w:id="151"/>
    <w:bookmarkEnd w:id="151"/>
    <w:p w:rsidR="00000000" w:rsidDel="00000000" w:rsidP="00000000" w:rsidRDefault="00000000" w:rsidRPr="00000000" w14:paraId="00000958">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POPLAR study </w:t>
      </w:r>
      <w:r w:rsidDel="00000000" w:rsidR="00000000" w:rsidRPr="00000000">
        <w:rPr>
          <w:rFonts w:ascii="Times New Roman" w:cs="Times New Roman" w:eastAsia="Times New Roman" w:hAnsi="Times New Roman"/>
          <w:sz w:val="20"/>
          <w:szCs w:val="20"/>
          <w:rtl w:val="0"/>
        </w:rPr>
        <w:t xml:space="preserve">[</w:t>
      </w:r>
      <w:hyperlink r:id="rId604">
        <w:r w:rsidDel="00000000" w:rsidR="00000000" w:rsidRPr="00000000">
          <w:rPr>
            <w:rFonts w:ascii="Times New Roman" w:cs="Times New Roman" w:eastAsia="Times New Roman" w:hAnsi="Times New Roman"/>
            <w:sz w:val="20"/>
            <w:szCs w:val="20"/>
            <w:rtl w:val="0"/>
          </w:rPr>
          <w:t xml:space="preserve">Lancet '16]</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Times New Roman" w:cs="Times New Roman" w:eastAsia="Times New Roman" w:hAnsi="Times New Roman"/>
          <w:b w:val="1"/>
          <w:sz w:val="20"/>
          <w:szCs w:val="20"/>
          <w:rtl w:val="0"/>
        </w:rPr>
        <w:t xml:space="preserve">Docetaxel vs. Atezolizumab</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59">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9.7→ 12.6m.  Benefit not seen in no PD-L1.</w:t>
      </w:r>
    </w:p>
    <w:bookmarkStart w:colFirst="0" w:colLast="0" w:name="2jav53yyg0w9" w:id="152"/>
    <w:bookmarkEnd w:id="152"/>
    <w:p w:rsidR="00000000" w:rsidDel="00000000" w:rsidP="00000000" w:rsidRDefault="00000000" w:rsidRPr="00000000" w14:paraId="0000095A">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OAK study </w:t>
      </w:r>
      <w:r w:rsidDel="00000000" w:rsidR="00000000" w:rsidRPr="00000000">
        <w:rPr>
          <w:rFonts w:ascii="Times New Roman" w:cs="Times New Roman" w:eastAsia="Times New Roman" w:hAnsi="Times New Roman"/>
          <w:sz w:val="20"/>
          <w:szCs w:val="20"/>
          <w:rtl w:val="0"/>
        </w:rPr>
        <w:t xml:space="preserve">[</w:t>
      </w:r>
      <w:hyperlink r:id="rId605">
        <w:r w:rsidDel="00000000" w:rsidR="00000000" w:rsidRPr="00000000">
          <w:rPr>
            <w:rFonts w:ascii="Times New Roman" w:cs="Times New Roman" w:eastAsia="Times New Roman" w:hAnsi="Times New Roman"/>
            <w:sz w:val="20"/>
            <w:szCs w:val="20"/>
            <w:rtl w:val="0"/>
          </w:rPr>
          <w:t xml:space="preserve">Lancet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Docetaxel vs. Atezolizumab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Any PD-L1.</w:t>
      </w:r>
    </w:p>
    <w:p w:rsidR="00000000" w:rsidDel="00000000" w:rsidP="00000000" w:rsidRDefault="00000000" w:rsidRPr="00000000" w14:paraId="0000095B">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1225 pts. IIIB/IV failing ≥ 1 platinum based chemo.</w:t>
      </w:r>
    </w:p>
    <w:p w:rsidR="00000000" w:rsidDel="00000000" w:rsidP="00000000" w:rsidRDefault="00000000" w:rsidRPr="00000000" w14:paraId="0000095C">
      <w:pPr>
        <w:numPr>
          <w:ilvl w:val="3"/>
          <w:numId w:val="1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Atez 1.2g q3w vs. Docetaxel [75].</w:t>
      </w:r>
    </w:p>
    <w:p w:rsidR="00000000" w:rsidDel="00000000" w:rsidP="00000000" w:rsidRDefault="00000000" w:rsidRPr="00000000" w14:paraId="0000095D">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9.6→ 13.8m. </w:t>
      </w:r>
      <w:r w:rsidDel="00000000" w:rsidR="00000000" w:rsidRPr="00000000">
        <w:rPr>
          <w:rFonts w:ascii="Times New Roman" w:cs="Times New Roman" w:eastAsia="Times New Roman" w:hAnsi="Times New Roman"/>
          <w:sz w:val="20"/>
          <w:szCs w:val="20"/>
          <w:rtl w:val="0"/>
        </w:rPr>
        <w:t xml:space="preserve">Benefit regardless of PDL-1 status.</w:t>
      </w:r>
    </w:p>
    <w:p w:rsidR="00000000" w:rsidDel="00000000" w:rsidP="00000000" w:rsidRDefault="00000000" w:rsidRPr="00000000" w14:paraId="0000095E">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G3/4 43→ 15%.</w:t>
      </w:r>
    </w:p>
    <w:p w:rsidR="00000000" w:rsidDel="00000000" w:rsidP="00000000" w:rsidRDefault="00000000" w:rsidRPr="00000000" w14:paraId="0000095F">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highlight w:val="green"/>
          <w:rtl w:val="0"/>
        </w:rPr>
        <w:t xml:space="preserve">IMPOWER 150 </w:t>
      </w:r>
      <w:r w:rsidDel="00000000" w:rsidR="00000000" w:rsidRPr="00000000">
        <w:rPr>
          <w:rFonts w:ascii="Times New Roman" w:cs="Times New Roman" w:eastAsia="Times New Roman" w:hAnsi="Times New Roman"/>
          <w:sz w:val="20"/>
          <w:szCs w:val="20"/>
          <w:highlight w:val="green"/>
          <w:rtl w:val="0"/>
        </w:rPr>
        <w:t xml:space="preserve">[Socinski NEJM '18]</w:t>
      </w:r>
      <w:r w:rsidDel="00000000" w:rsidR="00000000" w:rsidRPr="00000000">
        <w:rPr>
          <w:rFonts w:ascii="Times New Roman" w:cs="Times New Roman" w:eastAsia="Times New Roman" w:hAnsi="Times New Roman"/>
          <w:sz w:val="20"/>
          <w:szCs w:val="20"/>
          <w:rtl w:val="0"/>
        </w:rPr>
        <w:t xml:space="preserve">: Any PD-L1.</w:t>
      </w:r>
    </w:p>
    <w:p w:rsidR="00000000" w:rsidDel="00000000" w:rsidP="00000000" w:rsidRDefault="00000000" w:rsidRPr="00000000" w14:paraId="00000960">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1202 pts. Stage IV recurrent metastatic non-squamous NSCLC, chemo naive.</w:t>
      </w:r>
    </w:p>
    <w:p w:rsidR="00000000" w:rsidDel="00000000" w:rsidP="00000000" w:rsidRDefault="00000000" w:rsidRPr="00000000" w14:paraId="00000961">
      <w:pPr>
        <w:numPr>
          <w:ilvl w:val="2"/>
          <w:numId w:val="1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Regardless of PD-L1.</w:t>
      </w:r>
    </w:p>
    <w:p w:rsidR="00000000" w:rsidDel="00000000" w:rsidP="00000000" w:rsidRDefault="00000000" w:rsidRPr="00000000" w14:paraId="00000962">
      <w:pPr>
        <w:numPr>
          <w:ilvl w:val="1"/>
          <w:numId w:val="1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highlight w:val="green"/>
          <w:rtl w:val="0"/>
        </w:rPr>
        <w:t xml:space="preserve">IMPOWER 131</w:t>
      </w:r>
      <w:r w:rsidDel="00000000" w:rsidR="00000000" w:rsidRPr="00000000">
        <w:rPr>
          <w:rFonts w:ascii="Times New Roman" w:cs="Times New Roman" w:eastAsia="Times New Roman" w:hAnsi="Times New Roman"/>
          <w:sz w:val="20"/>
          <w:szCs w:val="20"/>
          <w:rtl w:val="0"/>
        </w:rPr>
        <w:t xml:space="preserve">: SqCC.</w:t>
      </w:r>
    </w:p>
    <w:p w:rsidR="00000000" w:rsidDel="00000000" w:rsidP="00000000" w:rsidRDefault="00000000" w:rsidRPr="00000000" w14:paraId="00000963">
      <w:pPr>
        <w:spacing w:line="240" w:lineRule="auto"/>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964">
      <w:pPr>
        <w:pStyle w:val="Heading1"/>
        <w:spacing w:line="240" w:lineRule="auto"/>
        <w:rPr/>
      </w:pPr>
      <w:bookmarkStart w:colFirst="0" w:colLast="0" w:name="_m5aoyuk8s5l5" w:id="153"/>
      <w:bookmarkEnd w:id="153"/>
      <w:hyperlink w:anchor="_6sfwza45y5km">
        <w:r w:rsidDel="00000000" w:rsidR="00000000" w:rsidRPr="00000000">
          <w:rPr>
            <w:rtl w:val="0"/>
          </w:rPr>
          <w:t xml:space="preserve">NSCLC: Future Directions</w:t>
        </w:r>
      </w:hyperlink>
      <w:r w:rsidDel="00000000" w:rsidR="00000000" w:rsidRPr="00000000">
        <w:rPr>
          <w:rtl w:val="0"/>
        </w:rPr>
      </w:r>
    </w:p>
    <w:p w:rsidR="00000000" w:rsidDel="00000000" w:rsidP="00000000" w:rsidRDefault="00000000" w:rsidRPr="00000000" w14:paraId="00000965">
      <w:pPr>
        <w:spacing w:line="240" w:lineRule="auto"/>
        <w:rPr/>
      </w:pPr>
      <w:r w:rsidDel="00000000" w:rsidR="00000000" w:rsidRPr="00000000">
        <w:rPr>
          <w:rtl w:val="0"/>
        </w:rPr>
        <w:t xml:space="preserve">See NCTN Trial Portfolios by Disease Site: [</w:t>
      </w:r>
      <w:hyperlink r:id="rId606">
        <w:r w:rsidDel="00000000" w:rsidR="00000000" w:rsidRPr="00000000">
          <w:rPr>
            <w:rtl w:val="0"/>
          </w:rPr>
          <w:t xml:space="preserve">Thorax</w:t>
        </w:r>
      </w:hyperlink>
      <w:r w:rsidDel="00000000" w:rsidR="00000000" w:rsidRPr="00000000">
        <w:rPr>
          <w:rtl w:val="0"/>
        </w:rPr>
        <w:t xml:space="preserve">]. </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pStyle w:val="Heading2"/>
        <w:rPr/>
      </w:pPr>
      <w:bookmarkStart w:colFirst="0" w:colLast="0" w:name="_bzte211ncx4" w:id="154"/>
      <w:bookmarkEnd w:id="154"/>
      <w:r w:rsidDel="00000000" w:rsidR="00000000" w:rsidRPr="00000000">
        <w:rPr>
          <w:rtl w:val="0"/>
        </w:rPr>
        <w:t xml:space="preserve">Curative Intent</w:t>
      </w:r>
    </w:p>
    <w:p w:rsidR="00000000" w:rsidDel="00000000" w:rsidP="00000000" w:rsidRDefault="00000000" w:rsidRPr="00000000" w14:paraId="00000968">
      <w:pPr>
        <w:spacing w:line="240" w:lineRule="auto"/>
        <w:ind w:left="0" w:firstLine="0"/>
        <w:rPr/>
      </w:pPr>
      <w:r w:rsidDel="00000000" w:rsidR="00000000" w:rsidRPr="00000000">
        <w:rPr>
          <w:rtl w:val="0"/>
        </w:rPr>
        <w:t xml:space="preserve">Given the 30% risk of DM and 40% LRR for early NSCLC on [</w:t>
      </w:r>
      <w:hyperlink w:anchor="a7j9wvgpo9h0">
        <w:r w:rsidDel="00000000" w:rsidR="00000000" w:rsidRPr="00000000">
          <w:rPr>
            <w:rtl w:val="0"/>
          </w:rPr>
          <w:t xml:space="preserve">RTOG 02-36</w:t>
        </w:r>
      </w:hyperlink>
      <w:r w:rsidDel="00000000" w:rsidR="00000000" w:rsidRPr="00000000">
        <w:rPr>
          <w:rtl w:val="0"/>
        </w:rPr>
        <w:t xml:space="preserve">], four new trials are looking at immunotherapy in early stage NSCLC (See [</w:t>
      </w:r>
      <w:hyperlink w:anchor="_31j3vr6mrwkq">
        <w:r w:rsidDel="00000000" w:rsidR="00000000" w:rsidRPr="00000000">
          <w:rPr>
            <w:rtl w:val="0"/>
          </w:rPr>
          <w:t xml:space="preserve">SBRT for tumors &gt; 5 cm</w:t>
        </w:r>
      </w:hyperlink>
      <w:r w:rsidDel="00000000" w:rsidR="00000000" w:rsidRPr="00000000">
        <w:rPr>
          <w:rtl w:val="0"/>
        </w:rPr>
        <w:t xml:space="preserve">] section for more): </w:t>
      </w:r>
    </w:p>
    <w:p w:rsidR="00000000" w:rsidDel="00000000" w:rsidP="00000000" w:rsidRDefault="00000000" w:rsidRPr="00000000" w14:paraId="00000969">
      <w:pPr>
        <w:numPr>
          <w:ilvl w:val="0"/>
          <w:numId w:val="19"/>
        </w:numPr>
        <w:spacing w:line="240" w:lineRule="auto"/>
        <w:ind w:left="720" w:hanging="360"/>
        <w:rPr>
          <w:u w:val="none"/>
        </w:rPr>
      </w:pPr>
      <w:r w:rsidDel="00000000" w:rsidR="00000000" w:rsidRPr="00000000">
        <w:rPr>
          <w:b w:val="1"/>
          <w:rtl w:val="0"/>
        </w:rPr>
        <w:t xml:space="preserve">SWOG/NRG S1914</w:t>
      </w:r>
      <w:r w:rsidDel="00000000" w:rsidR="00000000" w:rsidRPr="00000000">
        <w:rPr>
          <w:rtl w:val="0"/>
        </w:rPr>
        <w:t xml:space="preserve"> [</w:t>
      </w:r>
      <w:hyperlink r:id="rId607">
        <w:r w:rsidDel="00000000" w:rsidR="00000000" w:rsidRPr="00000000">
          <w:rPr>
            <w:rtl w:val="0"/>
          </w:rPr>
          <w:t xml:space="preserve">Simone/Daly NCT04214262</w:t>
        </w:r>
      </w:hyperlink>
      <w:r w:rsidDel="00000000" w:rsidR="00000000" w:rsidRPr="00000000">
        <w:rPr>
          <w:rtl w:val="0"/>
        </w:rPr>
        <w:t xml:space="preserve">]: Phase III. </w:t>
      </w:r>
      <w:r w:rsidDel="00000000" w:rsidR="00000000" w:rsidRPr="00000000">
        <w:rPr>
          <w:b w:val="1"/>
          <w:rtl w:val="0"/>
        </w:rPr>
        <w:t xml:space="preserve">SBRT ± Induction/Consolidation Atezolizumab</w:t>
      </w:r>
      <w:r w:rsidDel="00000000" w:rsidR="00000000" w:rsidRPr="00000000">
        <w:rPr>
          <w:rtl w:val="0"/>
        </w:rPr>
        <w:t xml:space="preserve">.</w:t>
      </w:r>
    </w:p>
    <w:p w:rsidR="00000000" w:rsidDel="00000000" w:rsidP="00000000" w:rsidRDefault="00000000" w:rsidRPr="00000000" w14:paraId="0000096A">
      <w:pPr>
        <w:numPr>
          <w:ilvl w:val="1"/>
          <w:numId w:val="25"/>
        </w:numPr>
        <w:spacing w:line="240" w:lineRule="auto"/>
        <w:ind w:left="1440" w:hanging="360"/>
      </w:pPr>
      <w:r w:rsidDel="00000000" w:rsidR="00000000" w:rsidRPr="00000000">
        <w:rPr>
          <w:rtl w:val="0"/>
        </w:rPr>
        <w:t xml:space="preserve">High risk, Early stage NSCLC. Inoperable or refuses surgery.</w:t>
      </w:r>
    </w:p>
    <w:p w:rsidR="00000000" w:rsidDel="00000000" w:rsidP="00000000" w:rsidRDefault="00000000" w:rsidRPr="00000000" w14:paraId="0000096B">
      <w:pPr>
        <w:numPr>
          <w:ilvl w:val="1"/>
          <w:numId w:val="25"/>
        </w:numPr>
        <w:spacing w:line="240" w:lineRule="auto"/>
        <w:ind w:left="1440" w:hanging="360"/>
      </w:pPr>
      <w:r w:rsidDel="00000000" w:rsidR="00000000" w:rsidRPr="00000000">
        <w:rPr>
          <w:rFonts w:ascii="Gungsuh" w:cs="Gungsuh" w:eastAsia="Gungsuh" w:hAnsi="Gungsuh"/>
          <w:rtl w:val="0"/>
        </w:rPr>
        <w:t xml:space="preserve">Histologically proven 7th ed stage I-IIa NSCLC ≤ 7 cm without nodal or DM. </w:t>
      </w:r>
    </w:p>
    <w:p w:rsidR="00000000" w:rsidDel="00000000" w:rsidP="00000000" w:rsidRDefault="00000000" w:rsidRPr="00000000" w14:paraId="0000096C">
      <w:pPr>
        <w:numPr>
          <w:ilvl w:val="2"/>
          <w:numId w:val="25"/>
        </w:numPr>
        <w:spacing w:line="240" w:lineRule="auto"/>
        <w:ind w:left="2160" w:hanging="360"/>
      </w:pPr>
      <w:r w:rsidDel="00000000" w:rsidR="00000000" w:rsidRPr="00000000">
        <w:rPr>
          <w:rtl w:val="0"/>
        </w:rPr>
        <w:t xml:space="preserve">Atezolizumab q3w x8c (6 mo). </w:t>
      </w:r>
    </w:p>
    <w:p w:rsidR="00000000" w:rsidDel="00000000" w:rsidP="00000000" w:rsidRDefault="00000000" w:rsidRPr="00000000" w14:paraId="0000096D">
      <w:pPr>
        <w:numPr>
          <w:ilvl w:val="1"/>
          <w:numId w:val="25"/>
        </w:numPr>
        <w:spacing w:line="240" w:lineRule="auto"/>
        <w:ind w:left="1440" w:hanging="360"/>
      </w:pPr>
      <w:r w:rsidDel="00000000" w:rsidR="00000000" w:rsidRPr="00000000">
        <w:rPr>
          <w:rFonts w:ascii="Gungsuh" w:cs="Gungsuh" w:eastAsia="Gungsuh" w:hAnsi="Gungsuh"/>
          <w:rtl w:val="0"/>
        </w:rPr>
        <w:t xml:space="preserve">1+ HR feature of: Diameter ≥ 2 cm, SUV max ≥ 6.2, G2-3 or undifferentiated histology.</w:t>
      </w:r>
    </w:p>
    <w:p w:rsidR="00000000" w:rsidDel="00000000" w:rsidP="00000000" w:rsidRDefault="00000000" w:rsidRPr="00000000" w14:paraId="0000096E">
      <w:pPr>
        <w:numPr>
          <w:ilvl w:val="1"/>
          <w:numId w:val="25"/>
        </w:numPr>
        <w:spacing w:line="240" w:lineRule="auto"/>
        <w:ind w:left="1440" w:hanging="360"/>
      </w:pPr>
      <w:r w:rsidDel="00000000" w:rsidR="00000000" w:rsidRPr="00000000">
        <w:rPr>
          <w:rtl w:val="0"/>
        </w:rPr>
        <w:t xml:space="preserve">Stratified by: central vs. peripheral, size ± 4 cm, PS 0-1 vs. 2.</w:t>
      </w:r>
    </w:p>
    <w:p w:rsidR="00000000" w:rsidDel="00000000" w:rsidP="00000000" w:rsidRDefault="00000000" w:rsidRPr="00000000" w14:paraId="0000096F">
      <w:pPr>
        <w:numPr>
          <w:ilvl w:val="0"/>
          <w:numId w:val="19"/>
        </w:numPr>
        <w:spacing w:line="240" w:lineRule="auto"/>
        <w:ind w:left="720" w:hanging="360"/>
        <w:rPr>
          <w:u w:val="none"/>
        </w:rPr>
      </w:pPr>
      <w:r w:rsidDel="00000000" w:rsidR="00000000" w:rsidRPr="00000000">
        <w:rPr>
          <w:b w:val="1"/>
          <w:rtl w:val="0"/>
        </w:rPr>
        <w:t xml:space="preserve">UCLA</w:t>
      </w:r>
      <w:r w:rsidDel="00000000" w:rsidR="00000000" w:rsidRPr="00000000">
        <w:rPr>
          <w:rtl w:val="0"/>
        </w:rPr>
        <w:t xml:space="preserve"> [</w:t>
      </w:r>
      <w:hyperlink r:id="rId608">
        <w:r w:rsidDel="00000000" w:rsidR="00000000" w:rsidRPr="00000000">
          <w:rPr>
            <w:rtl w:val="0"/>
          </w:rPr>
          <w:t xml:space="preserve">Lee NCT03148327</w:t>
        </w:r>
      </w:hyperlink>
      <w:r w:rsidDel="00000000" w:rsidR="00000000" w:rsidRPr="00000000">
        <w:rPr>
          <w:rtl w:val="0"/>
        </w:rPr>
        <w:t xml:space="preserve">]: Phase I/II. </w:t>
      </w:r>
      <w:r w:rsidDel="00000000" w:rsidR="00000000" w:rsidRPr="00000000">
        <w:rPr>
          <w:b w:val="1"/>
          <w:rtl w:val="0"/>
        </w:rPr>
        <w:t xml:space="preserve">SBRT ± induction/consolidation Durvalumab</w:t>
      </w:r>
      <w:r w:rsidDel="00000000" w:rsidR="00000000" w:rsidRPr="00000000">
        <w:rPr>
          <w:rtl w:val="0"/>
        </w:rPr>
        <w:t xml:space="preserve">.</w:t>
      </w:r>
    </w:p>
    <w:p w:rsidR="00000000" w:rsidDel="00000000" w:rsidP="00000000" w:rsidRDefault="00000000" w:rsidRPr="00000000" w14:paraId="00000970">
      <w:pPr>
        <w:spacing w:line="240" w:lineRule="auto"/>
        <w:ind w:left="720" w:firstLine="0"/>
        <w:rPr/>
      </w:pPr>
      <w:r w:rsidDel="00000000" w:rsidR="00000000" w:rsidRPr="00000000">
        <w:rPr>
          <w:rtl w:val="0"/>
        </w:rPr>
        <w:t xml:space="preserve">Concurrent Durvalumab appears safe (not yet published, but phase I completed).</w:t>
      </w:r>
    </w:p>
    <w:p w:rsidR="00000000" w:rsidDel="00000000" w:rsidP="00000000" w:rsidRDefault="00000000" w:rsidRPr="00000000" w14:paraId="00000971">
      <w:pPr>
        <w:numPr>
          <w:ilvl w:val="1"/>
          <w:numId w:val="25"/>
        </w:numPr>
        <w:spacing w:line="240" w:lineRule="auto"/>
        <w:ind w:left="1440" w:hanging="360"/>
      </w:pPr>
      <w:r w:rsidDel="00000000" w:rsidR="00000000" w:rsidRPr="00000000">
        <w:rPr>
          <w:rtl w:val="0"/>
        </w:rPr>
        <w:t xml:space="preserve">Inoperable or refuses surgery.</w:t>
      </w:r>
    </w:p>
    <w:p w:rsidR="00000000" w:rsidDel="00000000" w:rsidP="00000000" w:rsidRDefault="00000000" w:rsidRPr="00000000" w14:paraId="00000972">
      <w:pPr>
        <w:numPr>
          <w:ilvl w:val="1"/>
          <w:numId w:val="25"/>
        </w:numPr>
        <w:spacing w:line="240" w:lineRule="auto"/>
        <w:ind w:left="1440" w:hanging="360"/>
      </w:pPr>
      <w:r w:rsidDel="00000000" w:rsidR="00000000" w:rsidRPr="00000000">
        <w:rPr>
          <w:rFonts w:ascii="Gungsuh" w:cs="Gungsuh" w:eastAsia="Gungsuh" w:hAnsi="Gungsuh"/>
          <w:rtl w:val="0"/>
        </w:rPr>
        <w:t xml:space="preserve">Histologically proven stage I-IIa NSCLC ≤ 7 cm without nodal or DM. </w:t>
      </w:r>
    </w:p>
    <w:p w:rsidR="00000000" w:rsidDel="00000000" w:rsidP="00000000" w:rsidRDefault="00000000" w:rsidRPr="00000000" w14:paraId="00000973">
      <w:pPr>
        <w:numPr>
          <w:ilvl w:val="0"/>
          <w:numId w:val="19"/>
        </w:numPr>
        <w:spacing w:line="240" w:lineRule="auto"/>
        <w:ind w:left="720" w:hanging="360"/>
        <w:rPr>
          <w:u w:val="none"/>
        </w:rPr>
      </w:pPr>
      <w:r w:rsidDel="00000000" w:rsidR="00000000" w:rsidRPr="00000000">
        <w:rPr>
          <w:b w:val="1"/>
          <w:rtl w:val="0"/>
        </w:rPr>
        <w:t xml:space="preserve">PACIFIC 4 / RTOG 3515 </w:t>
      </w:r>
      <w:r w:rsidDel="00000000" w:rsidR="00000000" w:rsidRPr="00000000">
        <w:rPr>
          <w:rtl w:val="0"/>
        </w:rPr>
        <w:t xml:space="preserve">[</w:t>
      </w:r>
      <w:hyperlink r:id="rId609">
        <w:r w:rsidDel="00000000" w:rsidR="00000000" w:rsidRPr="00000000">
          <w:rPr>
            <w:rtl w:val="0"/>
          </w:rPr>
          <w:t xml:space="preserve">Robinson NCT03833154</w:t>
        </w:r>
      </w:hyperlink>
      <w:r w:rsidDel="00000000" w:rsidR="00000000" w:rsidRPr="00000000">
        <w:rPr>
          <w:rtl w:val="0"/>
        </w:rPr>
        <w:t xml:space="preserve">]: </w:t>
      </w:r>
      <w:r w:rsidDel="00000000" w:rsidR="00000000" w:rsidRPr="00000000">
        <w:rPr>
          <w:b w:val="1"/>
          <w:rtl w:val="0"/>
        </w:rPr>
        <w:t xml:space="preserve">SBRT ± adjuvant Durvalumab</w:t>
      </w:r>
      <w:r w:rsidDel="00000000" w:rsidR="00000000" w:rsidRPr="00000000">
        <w:rPr>
          <w:rtl w:val="0"/>
        </w:rPr>
        <w:t xml:space="preserve"> 1.5g q1m x 24 mo.</w:t>
      </w:r>
    </w:p>
    <w:p w:rsidR="00000000" w:rsidDel="00000000" w:rsidP="00000000" w:rsidRDefault="00000000" w:rsidRPr="00000000" w14:paraId="00000974">
      <w:pPr>
        <w:numPr>
          <w:ilvl w:val="1"/>
          <w:numId w:val="25"/>
        </w:numPr>
        <w:spacing w:line="240" w:lineRule="auto"/>
        <w:ind w:left="1440" w:hanging="360"/>
      </w:pPr>
      <w:r w:rsidDel="00000000" w:rsidR="00000000" w:rsidRPr="00000000">
        <w:rPr>
          <w:rtl w:val="0"/>
        </w:rPr>
        <w:t xml:space="preserve">Clinical stage I/II node negative (T1-3 N0). Medically inoperable or refuses surgery. </w:t>
      </w:r>
    </w:p>
    <w:p w:rsidR="00000000" w:rsidDel="00000000" w:rsidP="00000000" w:rsidRDefault="00000000" w:rsidRPr="00000000" w14:paraId="00000975">
      <w:pPr>
        <w:numPr>
          <w:ilvl w:val="2"/>
          <w:numId w:val="25"/>
        </w:numPr>
        <w:spacing w:line="240" w:lineRule="auto"/>
        <w:ind w:left="2160" w:hanging="360"/>
        <w:rPr>
          <w:u w:val="none"/>
        </w:rPr>
      </w:pPr>
      <w:r w:rsidDel="00000000" w:rsidR="00000000" w:rsidRPr="00000000">
        <w:rPr>
          <w:rtl w:val="0"/>
        </w:rPr>
        <w:t xml:space="preserve">Durva 1500 mg q4w x 24 mo.</w:t>
      </w:r>
    </w:p>
    <w:p w:rsidR="00000000" w:rsidDel="00000000" w:rsidP="00000000" w:rsidRDefault="00000000" w:rsidRPr="00000000" w14:paraId="00000976">
      <w:pPr>
        <w:numPr>
          <w:ilvl w:val="1"/>
          <w:numId w:val="25"/>
        </w:numPr>
        <w:spacing w:line="240" w:lineRule="auto"/>
        <w:ind w:left="1440" w:hanging="360"/>
      </w:pPr>
      <w:r w:rsidDel="00000000" w:rsidR="00000000" w:rsidRPr="00000000">
        <w:rPr>
          <w:rtl w:val="0"/>
        </w:rPr>
        <w:t xml:space="preserve">Randomization within 7 days of completing SBRT. </w:t>
      </w:r>
    </w:p>
    <w:p w:rsidR="00000000" w:rsidDel="00000000" w:rsidP="00000000" w:rsidRDefault="00000000" w:rsidRPr="00000000" w14:paraId="00000977">
      <w:pPr>
        <w:numPr>
          <w:ilvl w:val="0"/>
          <w:numId w:val="19"/>
        </w:numPr>
        <w:spacing w:line="240" w:lineRule="auto"/>
        <w:ind w:left="720" w:hanging="360"/>
        <w:rPr>
          <w:u w:val="none"/>
        </w:rPr>
      </w:pPr>
      <w:r w:rsidDel="00000000" w:rsidR="00000000" w:rsidRPr="00000000">
        <w:rPr>
          <w:b w:val="1"/>
          <w:rtl w:val="0"/>
        </w:rPr>
        <w:t xml:space="preserve">NRG LU004 / ARCHON-1</w:t>
      </w:r>
      <w:r w:rsidDel="00000000" w:rsidR="00000000" w:rsidRPr="00000000">
        <w:rPr>
          <w:rtl w:val="0"/>
        </w:rPr>
        <w:t xml:space="preserve"> [</w:t>
      </w:r>
      <w:hyperlink r:id="rId610">
        <w:r w:rsidDel="00000000" w:rsidR="00000000" w:rsidRPr="00000000">
          <w:rPr>
            <w:rtl w:val="0"/>
          </w:rPr>
          <w:t xml:space="preserve">NCT03801902</w:t>
        </w:r>
      </w:hyperlink>
      <w:r w:rsidDel="00000000" w:rsidR="00000000" w:rsidRPr="00000000">
        <w:rPr>
          <w:rtl w:val="0"/>
        </w:rPr>
        <w:t xml:space="preserve">]: Phase I. </w:t>
      </w:r>
      <w:r w:rsidDel="00000000" w:rsidR="00000000" w:rsidRPr="00000000">
        <w:rPr>
          <w:b w:val="1"/>
          <w:rtl w:val="0"/>
        </w:rPr>
        <w:t xml:space="preserve">60/30 vs. 60/15 + concurrent/adjuvant durvalumab</w:t>
      </w:r>
      <w:r w:rsidDel="00000000" w:rsidR="00000000" w:rsidRPr="00000000">
        <w:rPr>
          <w:rtl w:val="0"/>
        </w:rPr>
        <w:t xml:space="preserve">.</w:t>
      </w:r>
    </w:p>
    <w:p w:rsidR="00000000" w:rsidDel="00000000" w:rsidP="00000000" w:rsidRDefault="00000000" w:rsidRPr="00000000" w14:paraId="00000978">
      <w:pPr>
        <w:numPr>
          <w:ilvl w:val="1"/>
          <w:numId w:val="25"/>
        </w:numPr>
        <w:spacing w:line="240" w:lineRule="auto"/>
        <w:ind w:left="1440" w:hanging="360"/>
      </w:pPr>
      <w:r w:rsidDel="00000000" w:rsidR="00000000" w:rsidRPr="00000000">
        <w:rPr>
          <w:rtl w:val="0"/>
        </w:rPr>
        <w:t xml:space="preserve">Stage II-III NSCLC or locally advanced recurrent disease from prior surgery. </w:t>
      </w:r>
    </w:p>
    <w:p w:rsidR="00000000" w:rsidDel="00000000" w:rsidP="00000000" w:rsidRDefault="00000000" w:rsidRPr="00000000" w14:paraId="00000979">
      <w:pPr>
        <w:numPr>
          <w:ilvl w:val="1"/>
          <w:numId w:val="25"/>
        </w:numPr>
        <w:spacing w:line="240" w:lineRule="auto"/>
        <w:ind w:left="1440" w:hanging="360"/>
      </w:pPr>
      <w:r w:rsidDel="00000000" w:rsidR="00000000" w:rsidRPr="00000000">
        <w:rPr>
          <w:rFonts w:ascii="Gungsuh" w:cs="Gungsuh" w:eastAsia="Gungsuh" w:hAnsi="Gungsuh"/>
          <w:rtl w:val="0"/>
        </w:rPr>
        <w:t xml:space="preserve">Unresectable or inoperable. PD-L1 ≥ 50%. No chemotherapy.</w:t>
      </w:r>
    </w:p>
    <w:p w:rsidR="00000000" w:rsidDel="00000000" w:rsidP="00000000" w:rsidRDefault="00000000" w:rsidRPr="00000000" w14:paraId="0000097A">
      <w:pPr>
        <w:numPr>
          <w:ilvl w:val="1"/>
          <w:numId w:val="25"/>
        </w:numPr>
        <w:spacing w:line="240" w:lineRule="auto"/>
        <w:ind w:left="1440" w:hanging="360"/>
      </w:pPr>
      <w:r w:rsidDel="00000000" w:rsidR="00000000" w:rsidRPr="00000000">
        <w:rPr>
          <w:rFonts w:ascii="Cardo" w:cs="Cardo" w:eastAsia="Cardo" w:hAnsi="Cardo"/>
          <w:rtl w:val="0"/>
        </w:rPr>
        <w:t xml:space="preserve">6 patients in each course. Mandatory hold of 60→ 90 days after RT. An additional 6 patients will be enrolled in each cohort if deemed safe.</w:t>
      </w:r>
    </w:p>
    <w:p w:rsidR="00000000" w:rsidDel="00000000" w:rsidP="00000000" w:rsidRDefault="00000000" w:rsidRPr="00000000" w14:paraId="0000097B">
      <w:pPr>
        <w:numPr>
          <w:ilvl w:val="0"/>
          <w:numId w:val="25"/>
        </w:numPr>
        <w:spacing w:line="240" w:lineRule="auto"/>
        <w:ind w:left="720" w:hanging="360"/>
      </w:pPr>
      <w:r w:rsidDel="00000000" w:rsidR="00000000" w:rsidRPr="00000000">
        <w:rPr>
          <w:b w:val="1"/>
          <w:rtl w:val="0"/>
        </w:rPr>
        <w:t xml:space="preserve">A151216 / A</w:t>
      </w:r>
      <w:r w:rsidDel="00000000" w:rsidR="00000000" w:rsidRPr="00000000">
        <w:rPr>
          <w:b w:val="1"/>
          <w:rtl w:val="0"/>
        </w:rPr>
        <w:t xml:space="preserve">LCHEMIST-SCREEN </w:t>
      </w:r>
      <w:r w:rsidDel="00000000" w:rsidR="00000000" w:rsidRPr="00000000">
        <w:rPr>
          <w:rtl w:val="0"/>
        </w:rPr>
        <w:t xml:space="preserve">[</w:t>
      </w:r>
      <w:hyperlink r:id="rId611">
        <w:r w:rsidDel="00000000" w:rsidR="00000000" w:rsidRPr="00000000">
          <w:rPr>
            <w:rtl w:val="0"/>
          </w:rPr>
          <w:t xml:space="preserve">NCT02194738</w:t>
        </w:r>
      </w:hyperlink>
      <w:r w:rsidDel="00000000" w:rsidR="00000000" w:rsidRPr="00000000">
        <w:rPr>
          <w:rtl w:val="0"/>
        </w:rPr>
        <w:t xml:space="preserve">]: R0. </w:t>
      </w:r>
      <w:r w:rsidDel="00000000" w:rsidR="00000000" w:rsidRPr="00000000">
        <w:rPr>
          <w:b w:val="1"/>
          <w:rtl w:val="0"/>
        </w:rPr>
        <w:t xml:space="preserve">Genetic testing for Surgical candidates</w:t>
      </w:r>
      <w:r w:rsidDel="00000000" w:rsidR="00000000" w:rsidRPr="00000000">
        <w:rPr>
          <w:rtl w:val="0"/>
        </w:rPr>
        <w:t xml:space="preserve">.</w:t>
      </w:r>
    </w:p>
    <w:p w:rsidR="00000000" w:rsidDel="00000000" w:rsidP="00000000" w:rsidRDefault="00000000" w:rsidRPr="00000000" w14:paraId="0000097C">
      <w:pPr>
        <w:numPr>
          <w:ilvl w:val="1"/>
          <w:numId w:val="25"/>
        </w:numPr>
        <w:spacing w:line="240" w:lineRule="auto"/>
        <w:ind w:left="1440" w:hanging="360"/>
        <w:rPr/>
      </w:pPr>
      <w:r w:rsidDel="00000000" w:rsidR="00000000" w:rsidRPr="00000000">
        <w:rPr>
          <w:rFonts w:ascii="Gungsuh" w:cs="Gungsuh" w:eastAsia="Gungsuh" w:hAnsi="Gungsuh"/>
          <w:rtl w:val="0"/>
        </w:rPr>
        <w:t xml:space="preserve">Completely resected stage IB ( ≥ 4 cm), II or IIIA with negative margins. </w:t>
      </w:r>
    </w:p>
    <w:p w:rsidR="00000000" w:rsidDel="00000000" w:rsidP="00000000" w:rsidRDefault="00000000" w:rsidRPr="00000000" w14:paraId="0000097D">
      <w:pPr>
        <w:numPr>
          <w:ilvl w:val="0"/>
          <w:numId w:val="25"/>
        </w:numPr>
        <w:spacing w:line="240" w:lineRule="auto"/>
        <w:ind w:left="720" w:hanging="360"/>
        <w:rPr/>
      </w:pPr>
      <w:r w:rsidDel="00000000" w:rsidR="00000000" w:rsidRPr="00000000">
        <w:rPr>
          <w:b w:val="1"/>
          <w:rtl w:val="0"/>
        </w:rPr>
        <w:t xml:space="preserve">A081105 </w:t>
      </w:r>
      <w:r w:rsidDel="00000000" w:rsidR="00000000" w:rsidRPr="00000000">
        <w:rPr>
          <w:rtl w:val="0"/>
        </w:rPr>
        <w:t xml:space="preserve">[</w:t>
      </w:r>
      <w:hyperlink r:id="rId612">
        <w:r w:rsidDel="00000000" w:rsidR="00000000" w:rsidRPr="00000000">
          <w:rPr>
            <w:rtl w:val="0"/>
          </w:rPr>
          <w:t xml:space="preserve">NCT02193282</w:t>
        </w:r>
      </w:hyperlink>
      <w:r w:rsidDel="00000000" w:rsidR="00000000" w:rsidRPr="00000000">
        <w:rPr>
          <w:rtl w:val="0"/>
        </w:rPr>
        <w:t xml:space="preserve">]: Phase III. </w:t>
      </w:r>
      <w:r w:rsidDel="00000000" w:rsidR="00000000" w:rsidRPr="00000000">
        <w:rPr>
          <w:rFonts w:ascii="Cardo" w:cs="Cardo" w:eastAsia="Cardo" w:hAnsi="Cardo"/>
          <w:b w:val="1"/>
          <w:rtl w:val="0"/>
        </w:rPr>
        <w:t xml:space="preserve">R0→ ± Adjuvant Erlotinib</w:t>
      </w:r>
      <w:r w:rsidDel="00000000" w:rsidR="00000000" w:rsidRPr="00000000">
        <w:rPr>
          <w:rtl w:val="0"/>
        </w:rPr>
        <w:t xml:space="preserve">.</w:t>
      </w:r>
    </w:p>
    <w:p w:rsidR="00000000" w:rsidDel="00000000" w:rsidP="00000000" w:rsidRDefault="00000000" w:rsidRPr="00000000" w14:paraId="0000097E">
      <w:pPr>
        <w:numPr>
          <w:ilvl w:val="1"/>
          <w:numId w:val="25"/>
        </w:numPr>
        <w:spacing w:line="240" w:lineRule="auto"/>
        <w:ind w:left="1440" w:hanging="360"/>
        <w:rPr/>
      </w:pPr>
      <w:r w:rsidDel="00000000" w:rsidR="00000000" w:rsidRPr="00000000">
        <w:rPr>
          <w:rtl w:val="0"/>
        </w:rPr>
        <w:t xml:space="preserve">ALCHEMIST-SCREEN criteria + AC, EGFRmt. </w:t>
      </w:r>
    </w:p>
    <w:p w:rsidR="00000000" w:rsidDel="00000000" w:rsidP="00000000" w:rsidRDefault="00000000" w:rsidRPr="00000000" w14:paraId="0000097F">
      <w:pPr>
        <w:numPr>
          <w:ilvl w:val="0"/>
          <w:numId w:val="25"/>
        </w:numPr>
        <w:spacing w:line="240" w:lineRule="auto"/>
        <w:ind w:left="720" w:hanging="360"/>
        <w:rPr>
          <w:b w:val="1"/>
        </w:rPr>
      </w:pPr>
      <w:r w:rsidDel="00000000" w:rsidR="00000000" w:rsidRPr="00000000">
        <w:rPr>
          <w:b w:val="1"/>
          <w:rtl w:val="0"/>
        </w:rPr>
        <w:t xml:space="preserve">E4512 </w:t>
      </w:r>
      <w:r w:rsidDel="00000000" w:rsidR="00000000" w:rsidRPr="00000000">
        <w:rPr>
          <w:rtl w:val="0"/>
        </w:rPr>
        <w:t xml:space="preserve">[</w:t>
      </w:r>
      <w:hyperlink r:id="rId613">
        <w:r w:rsidDel="00000000" w:rsidR="00000000" w:rsidRPr="00000000">
          <w:rPr>
            <w:rtl w:val="0"/>
          </w:rPr>
          <w:t xml:space="preserve">NCT02201992</w:t>
        </w:r>
      </w:hyperlink>
      <w:r w:rsidDel="00000000" w:rsidR="00000000" w:rsidRPr="00000000">
        <w:rPr>
          <w:rtl w:val="0"/>
        </w:rPr>
        <w:t xml:space="preserve">]: Phase III. </w:t>
      </w:r>
      <w:r w:rsidDel="00000000" w:rsidR="00000000" w:rsidRPr="00000000">
        <w:rPr>
          <w:rFonts w:ascii="Cardo" w:cs="Cardo" w:eastAsia="Cardo" w:hAnsi="Cardo"/>
          <w:b w:val="1"/>
          <w:rtl w:val="0"/>
        </w:rPr>
        <w:t xml:space="preserve">R0→ ± Adjuvant Crizotinib</w:t>
      </w:r>
      <w:r w:rsidDel="00000000" w:rsidR="00000000" w:rsidRPr="00000000">
        <w:rPr>
          <w:rtl w:val="0"/>
        </w:rPr>
        <w:t xml:space="preserve">.</w:t>
      </w:r>
    </w:p>
    <w:p w:rsidR="00000000" w:rsidDel="00000000" w:rsidP="00000000" w:rsidRDefault="00000000" w:rsidRPr="00000000" w14:paraId="00000980">
      <w:pPr>
        <w:numPr>
          <w:ilvl w:val="1"/>
          <w:numId w:val="25"/>
        </w:numPr>
        <w:spacing w:line="240" w:lineRule="auto"/>
        <w:ind w:left="1440" w:hanging="360"/>
        <w:rPr/>
      </w:pPr>
      <w:r w:rsidDel="00000000" w:rsidR="00000000" w:rsidRPr="00000000">
        <w:rPr>
          <w:rtl w:val="0"/>
        </w:rPr>
        <w:t xml:space="preserve">ALCHEMIST-SCREEN criteria + AC, ALK fusion positive.</w:t>
      </w:r>
    </w:p>
    <w:bookmarkStart w:colFirst="0" w:colLast="0" w:name="to0a6x1hf507" w:id="155"/>
    <w:bookmarkEnd w:id="155"/>
    <w:p w:rsidR="00000000" w:rsidDel="00000000" w:rsidP="00000000" w:rsidRDefault="00000000" w:rsidRPr="00000000" w14:paraId="00000981">
      <w:pPr>
        <w:numPr>
          <w:ilvl w:val="0"/>
          <w:numId w:val="25"/>
        </w:numPr>
        <w:spacing w:line="240" w:lineRule="auto"/>
        <w:ind w:left="720" w:hanging="360"/>
        <w:rPr/>
      </w:pPr>
      <w:r w:rsidDel="00000000" w:rsidR="00000000" w:rsidRPr="00000000">
        <w:rPr>
          <w:b w:val="1"/>
          <w:rtl w:val="0"/>
        </w:rPr>
        <w:t xml:space="preserve">RTOG 1308</w:t>
      </w:r>
      <w:r w:rsidDel="00000000" w:rsidR="00000000" w:rsidRPr="00000000">
        <w:rPr>
          <w:rtl w:val="0"/>
        </w:rPr>
        <w:t xml:space="preserve"> [</w:t>
      </w:r>
      <w:hyperlink r:id="rId614">
        <w:r w:rsidDel="00000000" w:rsidR="00000000" w:rsidRPr="00000000">
          <w:rPr>
            <w:rtl w:val="0"/>
          </w:rPr>
          <w:t xml:space="preserve">Giaddui Rad Onc '16</w:t>
        </w:r>
      </w:hyperlink>
      <w:r w:rsidDel="00000000" w:rsidR="00000000" w:rsidRPr="00000000">
        <w:rPr>
          <w:rtl w:val="0"/>
        </w:rPr>
        <w:t xml:space="preserve">, </w:t>
      </w:r>
      <w:hyperlink r:id="rId615">
        <w:r w:rsidDel="00000000" w:rsidR="00000000" w:rsidRPr="00000000">
          <w:rPr>
            <w:rtl w:val="0"/>
          </w:rPr>
          <w:t xml:space="preserve">NCT01993810</w:t>
        </w:r>
      </w:hyperlink>
      <w:r w:rsidDel="00000000" w:rsidR="00000000" w:rsidRPr="00000000">
        <w:rPr>
          <w:rtl w:val="0"/>
        </w:rPr>
        <w:t xml:space="preserve">]: Phase III. </w:t>
      </w:r>
      <w:r w:rsidDel="00000000" w:rsidR="00000000" w:rsidRPr="00000000">
        <w:rPr>
          <w:b w:val="1"/>
          <w:rtl w:val="0"/>
        </w:rPr>
        <w:t xml:space="preserve">Photon vs. Proton CCRT</w:t>
      </w:r>
      <w:r w:rsidDel="00000000" w:rsidR="00000000" w:rsidRPr="00000000">
        <w:rPr>
          <w:rtl w:val="0"/>
        </w:rPr>
        <w:t xml:space="preserve">.</w:t>
      </w:r>
    </w:p>
    <w:p w:rsidR="00000000" w:rsidDel="00000000" w:rsidP="00000000" w:rsidRDefault="00000000" w:rsidRPr="00000000" w14:paraId="00000982">
      <w:pPr>
        <w:numPr>
          <w:ilvl w:val="1"/>
          <w:numId w:val="25"/>
        </w:numPr>
        <w:spacing w:line="240" w:lineRule="auto"/>
        <w:ind w:left="1440" w:hanging="360"/>
        <w:rPr/>
      </w:pPr>
      <w:r w:rsidDel="00000000" w:rsidR="00000000" w:rsidRPr="00000000">
        <w:rPr>
          <w:rtl w:val="0"/>
        </w:rPr>
        <w:t xml:space="preserve">Dosimetric compliance criteria in Table 1. Does not use Heart V50 &lt; 25% (Now standard per NCCN). </w:t>
      </w:r>
      <w:hyperlink w:anchor="jgrlfoasvoc2">
        <w:r w:rsidDel="00000000" w:rsidR="00000000" w:rsidRPr="00000000">
          <w:rPr>
            <w:vertAlign w:val="superscript"/>
            <w:rtl w:val="0"/>
          </w:rPr>
          <w:t xml:space="preserve">RoR</w:t>
        </w:r>
      </w:hyperlink>
      <w:r w:rsidDel="00000000" w:rsidR="00000000" w:rsidRPr="00000000">
        <w:rPr>
          <w:rtl w:val="0"/>
        </w:rPr>
      </w:r>
    </w:p>
    <w:p w:rsidR="00000000" w:rsidDel="00000000" w:rsidP="00000000" w:rsidRDefault="00000000" w:rsidRPr="00000000" w14:paraId="00000983">
      <w:pPr>
        <w:numPr>
          <w:ilvl w:val="1"/>
          <w:numId w:val="25"/>
        </w:numPr>
        <w:spacing w:line="240" w:lineRule="auto"/>
        <w:ind w:left="1440" w:hanging="360"/>
        <w:rPr/>
      </w:pPr>
      <w:r w:rsidDel="00000000" w:rsidR="00000000" w:rsidRPr="00000000">
        <w:rPr>
          <w:rtl w:val="0"/>
        </w:rPr>
        <w:t xml:space="preserve">Stage II/IIIB NSCLC. Unresectable or inoperable.</w:t>
      </w:r>
    </w:p>
    <w:p w:rsidR="00000000" w:rsidDel="00000000" w:rsidP="00000000" w:rsidRDefault="00000000" w:rsidRPr="00000000" w14:paraId="00000984">
      <w:pPr>
        <w:numPr>
          <w:ilvl w:val="1"/>
          <w:numId w:val="25"/>
        </w:numPr>
        <w:spacing w:line="240" w:lineRule="auto"/>
        <w:ind w:left="1440" w:hanging="360"/>
        <w:rPr/>
      </w:pPr>
      <w:r w:rsidDel="00000000" w:rsidR="00000000" w:rsidRPr="00000000">
        <w:rPr>
          <w:rtl w:val="0"/>
        </w:rPr>
        <w:t xml:space="preserve">Maintenance therapy with CarboPaclitaxel (SqCC/AC), CarboPemetrexed (AC) or Durvalumab.</w:t>
      </w:r>
    </w:p>
    <w:bookmarkStart w:colFirst="0" w:colLast="0" w:name="p1qgl9x43th3" w:id="156"/>
    <w:bookmarkEnd w:id="156"/>
    <w:p w:rsidR="00000000" w:rsidDel="00000000" w:rsidP="00000000" w:rsidRDefault="00000000" w:rsidRPr="00000000" w14:paraId="00000985">
      <w:pPr>
        <w:numPr>
          <w:ilvl w:val="0"/>
          <w:numId w:val="25"/>
        </w:numPr>
        <w:spacing w:line="240" w:lineRule="auto"/>
        <w:ind w:left="720" w:hanging="360"/>
      </w:pPr>
      <w:r w:rsidDel="00000000" w:rsidR="00000000" w:rsidRPr="00000000">
        <w:rPr>
          <w:b w:val="1"/>
          <w:rtl w:val="0"/>
        </w:rPr>
        <w:t xml:space="preserve">RTOG 1106 </w:t>
      </w:r>
      <w:r w:rsidDel="00000000" w:rsidR="00000000" w:rsidRPr="00000000">
        <w:rPr>
          <w:rtl w:val="0"/>
        </w:rPr>
        <w:t xml:space="preserve">[</w:t>
      </w:r>
      <w:hyperlink r:id="rId616">
        <w:r w:rsidDel="00000000" w:rsidR="00000000" w:rsidRPr="00000000">
          <w:rPr>
            <w:rtl w:val="0"/>
          </w:rPr>
          <w:t xml:space="preserve">NCT01507428</w:t>
        </w:r>
      </w:hyperlink>
      <w:r w:rsidDel="00000000" w:rsidR="00000000" w:rsidRPr="00000000">
        <w:rPr>
          <w:rtl w:val="0"/>
        </w:rPr>
        <w:t xml:space="preserve">]: Phase II. PET-Guided therapy for stage III NSCLC.</w:t>
      </w:r>
    </w:p>
    <w:p w:rsidR="00000000" w:rsidDel="00000000" w:rsidP="00000000" w:rsidRDefault="00000000" w:rsidRPr="00000000" w14:paraId="00000986">
      <w:pPr>
        <w:spacing w:line="240" w:lineRule="auto"/>
        <w:ind w:left="720" w:firstLine="0"/>
        <w:rPr/>
      </w:pPr>
      <w:r w:rsidDel="00000000" w:rsidR="00000000" w:rsidRPr="00000000">
        <w:rPr>
          <w:rtl w:val="0"/>
        </w:rPr>
        <w:t xml:space="preserve">RTOG 1106 OARs and Targets [</w:t>
      </w:r>
      <w:hyperlink r:id="rId617">
        <w:r w:rsidDel="00000000" w:rsidR="00000000" w:rsidRPr="00000000">
          <w:rPr>
            <w:rtl w:val="0"/>
          </w:rPr>
          <w:t xml:space="preserve">RTOG Contouring Atlases</w:t>
        </w:r>
      </w:hyperlink>
      <w:r w:rsidDel="00000000" w:rsidR="00000000" w:rsidRPr="00000000">
        <w:rPr>
          <w:rtl w:val="0"/>
        </w:rPr>
        <w:t xml:space="preserve">]</w:t>
      </w:r>
    </w:p>
    <w:p w:rsidR="00000000" w:rsidDel="00000000" w:rsidP="00000000" w:rsidRDefault="00000000" w:rsidRPr="00000000" w14:paraId="00000987">
      <w:pPr>
        <w:numPr>
          <w:ilvl w:val="1"/>
          <w:numId w:val="25"/>
        </w:numPr>
        <w:spacing w:line="240" w:lineRule="auto"/>
        <w:ind w:left="1440" w:hanging="360"/>
      </w:pPr>
      <w:r w:rsidDel="00000000" w:rsidR="00000000" w:rsidRPr="00000000">
        <w:rPr>
          <w:rtl w:val="0"/>
        </w:rPr>
        <w:t xml:space="preserve">GTVp on Avg for 4DCT or free breathing with full exhale. PET avidity (SUV &gt; 1.5x uptake of 1cc blood).</w:t>
      </w:r>
    </w:p>
    <w:p w:rsidR="00000000" w:rsidDel="00000000" w:rsidP="00000000" w:rsidRDefault="00000000" w:rsidRPr="00000000" w14:paraId="00000988">
      <w:pPr>
        <w:numPr>
          <w:ilvl w:val="1"/>
          <w:numId w:val="25"/>
        </w:numPr>
        <w:spacing w:line="240" w:lineRule="auto"/>
        <w:ind w:left="1440" w:hanging="360"/>
      </w:pPr>
      <w:r w:rsidDel="00000000" w:rsidR="00000000" w:rsidRPr="00000000">
        <w:rPr>
          <w:rFonts w:ascii="Gungsuh" w:cs="Gungsuh" w:eastAsia="Gungsuh" w:hAnsi="Gungsuh"/>
          <w:rtl w:val="0"/>
        </w:rPr>
        <w:t xml:space="preserve">GTVn ≥ 1 cm short axis, pN+, abnormal appearing, 2+ nodes in high risk station, within 1 cm of primary.</w:t>
      </w:r>
    </w:p>
    <w:p w:rsidR="00000000" w:rsidDel="00000000" w:rsidP="00000000" w:rsidRDefault="00000000" w:rsidRPr="00000000" w14:paraId="00000989">
      <w:pPr>
        <w:spacing w:line="240" w:lineRule="auto"/>
        <w:ind w:left="0" w:firstLine="0"/>
        <w:rPr/>
      </w:pPr>
      <w:r w:rsidDel="00000000" w:rsidR="00000000" w:rsidRPr="00000000">
        <w:rPr>
          <w:rtl w:val="0"/>
        </w:rPr>
      </w:r>
    </w:p>
    <w:p w:rsidR="00000000" w:rsidDel="00000000" w:rsidP="00000000" w:rsidRDefault="00000000" w:rsidRPr="00000000" w14:paraId="0000098A">
      <w:pPr>
        <w:pStyle w:val="Heading2"/>
        <w:spacing w:line="240" w:lineRule="auto"/>
        <w:rPr/>
      </w:pPr>
      <w:bookmarkStart w:colFirst="0" w:colLast="0" w:name="_g18j10rquitr" w:id="157"/>
      <w:bookmarkEnd w:id="157"/>
      <w:r w:rsidDel="00000000" w:rsidR="00000000" w:rsidRPr="00000000">
        <w:rPr>
          <w:rtl w:val="0"/>
        </w:rPr>
        <w:t xml:space="preserve">Non-curative Intent</w:t>
      </w:r>
    </w:p>
    <w:p w:rsidR="00000000" w:rsidDel="00000000" w:rsidP="00000000" w:rsidRDefault="00000000" w:rsidRPr="00000000" w14:paraId="0000098B">
      <w:pPr>
        <w:rPr/>
      </w:pPr>
      <w:r w:rsidDel="00000000" w:rsidR="00000000" w:rsidRPr="00000000">
        <w:rPr>
          <w:rtl w:val="0"/>
        </w:rPr>
        <w:t xml:space="preserve">There are many open multi-institutional trials looks into local consolidative therapy in</w:t>
      </w:r>
      <w:r w:rsidDel="00000000" w:rsidR="00000000" w:rsidRPr="00000000">
        <w:rPr>
          <w:rtl w:val="0"/>
        </w:rPr>
        <w:t xml:space="preserve"> [</w:t>
      </w:r>
      <w:hyperlink w:anchor="_4f6vjyau5afh">
        <w:r w:rsidDel="00000000" w:rsidR="00000000" w:rsidRPr="00000000">
          <w:rPr>
            <w:rtl w:val="0"/>
          </w:rPr>
          <w:t xml:space="preserve">oligometastatic disease</w:t>
        </w:r>
      </w:hyperlink>
      <w:r w:rsidDel="00000000" w:rsidR="00000000" w:rsidRPr="00000000">
        <w:rPr>
          <w:rtl w:val="0"/>
        </w:rPr>
        <w:t xml:space="preserve">]:</w:t>
      </w:r>
    </w:p>
    <w:p w:rsidR="00000000" w:rsidDel="00000000" w:rsidP="00000000" w:rsidRDefault="00000000" w:rsidRPr="00000000" w14:paraId="0000098C">
      <w:pPr>
        <w:numPr>
          <w:ilvl w:val="0"/>
          <w:numId w:val="81"/>
        </w:numPr>
        <w:spacing w:line="240" w:lineRule="auto"/>
        <w:ind w:left="720" w:hanging="360"/>
        <w:rPr>
          <w:u w:val="none"/>
        </w:rPr>
      </w:pPr>
      <w:r w:rsidDel="00000000" w:rsidR="00000000" w:rsidRPr="00000000">
        <w:rPr>
          <w:b w:val="1"/>
          <w:rtl w:val="0"/>
        </w:rPr>
        <w:t xml:space="preserve">NRG-LU002 </w:t>
      </w:r>
      <w:r w:rsidDel="00000000" w:rsidR="00000000" w:rsidRPr="00000000">
        <w:rPr>
          <w:rtl w:val="0"/>
        </w:rPr>
        <w:t xml:space="preserve">[</w:t>
      </w:r>
      <w:hyperlink r:id="rId618">
        <w:r w:rsidDel="00000000" w:rsidR="00000000" w:rsidRPr="00000000">
          <w:rPr>
            <w:rtl w:val="0"/>
          </w:rPr>
          <w:t xml:space="preserve">NCT03137771</w:t>
        </w:r>
      </w:hyperlink>
      <w:r w:rsidDel="00000000" w:rsidR="00000000" w:rsidRPr="00000000">
        <w:rPr>
          <w:rtl w:val="0"/>
        </w:rPr>
        <w:t xml:space="preserve">]: Phase II/III. </w:t>
      </w:r>
      <w:r w:rsidDel="00000000" w:rsidR="00000000" w:rsidRPr="00000000">
        <w:rPr>
          <w:b w:val="1"/>
          <w:rtl w:val="0"/>
        </w:rPr>
        <w:t xml:space="preserve">Maintenance systemic treatment ± SBRT for up to 3 mets</w:t>
      </w:r>
      <w:r w:rsidDel="00000000" w:rsidR="00000000" w:rsidRPr="00000000">
        <w:rPr>
          <w:rtl w:val="0"/>
        </w:rPr>
        <w:t xml:space="preserve">.</w:t>
      </w:r>
    </w:p>
    <w:p w:rsidR="00000000" w:rsidDel="00000000" w:rsidP="00000000" w:rsidRDefault="00000000" w:rsidRPr="00000000" w14:paraId="0000098D">
      <w:pPr>
        <w:numPr>
          <w:ilvl w:val="1"/>
          <w:numId w:val="25"/>
        </w:numPr>
        <w:spacing w:line="240" w:lineRule="auto"/>
        <w:ind w:left="1440" w:hanging="360"/>
      </w:pPr>
      <w:r w:rsidDel="00000000" w:rsidR="00000000" w:rsidRPr="00000000">
        <w:rPr>
          <w:rtl w:val="0"/>
        </w:rPr>
        <w:t xml:space="preserve">Pts who completed 4c of first line chemotherapy or immunotherapy. Requires treated brain lesions.</w:t>
      </w:r>
    </w:p>
    <w:p w:rsidR="00000000" w:rsidDel="00000000" w:rsidP="00000000" w:rsidRDefault="00000000" w:rsidRPr="00000000" w14:paraId="0000098E">
      <w:pPr>
        <w:numPr>
          <w:ilvl w:val="2"/>
          <w:numId w:val="25"/>
        </w:numPr>
        <w:spacing w:line="240" w:lineRule="auto"/>
        <w:ind w:left="2160" w:hanging="360"/>
      </w:pPr>
      <w:r w:rsidDel="00000000" w:rsidR="00000000" w:rsidRPr="00000000">
        <w:rPr>
          <w:rtl w:val="0"/>
        </w:rPr>
        <w:t xml:space="preserve">Excludes targetable mutations, untreated brain mets and metastatic disease to esophagus, stomach, intestines or mesenteric lymph nodes. </w:t>
      </w:r>
    </w:p>
    <w:p w:rsidR="00000000" w:rsidDel="00000000" w:rsidP="00000000" w:rsidRDefault="00000000" w:rsidRPr="00000000" w14:paraId="0000098F">
      <w:pPr>
        <w:numPr>
          <w:ilvl w:val="2"/>
          <w:numId w:val="25"/>
        </w:numPr>
        <w:spacing w:line="240" w:lineRule="auto"/>
        <w:ind w:left="2160" w:hanging="360"/>
      </w:pPr>
      <w:r w:rsidDel="00000000" w:rsidR="00000000" w:rsidRPr="00000000">
        <w:rPr>
          <w:rFonts w:ascii="Gungsuh" w:cs="Gungsuh" w:eastAsia="Gungsuh" w:hAnsi="Gungsuh"/>
          <w:rtl w:val="0"/>
        </w:rPr>
        <w:t xml:space="preserve">Single fraction: 21-27 Gy. Acceptable deviation ≥ 16 Gy. </w:t>
      </w:r>
    </w:p>
    <w:p w:rsidR="00000000" w:rsidDel="00000000" w:rsidP="00000000" w:rsidRDefault="00000000" w:rsidRPr="00000000" w14:paraId="00000990">
      <w:pPr>
        <w:numPr>
          <w:ilvl w:val="2"/>
          <w:numId w:val="25"/>
        </w:numPr>
        <w:spacing w:line="240" w:lineRule="auto"/>
        <w:ind w:left="2160" w:hanging="360"/>
      </w:pPr>
      <w:r w:rsidDel="00000000" w:rsidR="00000000" w:rsidRPr="00000000">
        <w:rPr>
          <w:rFonts w:ascii="Gungsuh" w:cs="Gungsuh" w:eastAsia="Gungsuh" w:hAnsi="Gungsuh"/>
          <w:rtl w:val="0"/>
        </w:rPr>
        <w:t xml:space="preserve">Three fraction: 26.5-33 Gy. Acceptable deviation ≥ 24.5 Gy.</w:t>
      </w:r>
    </w:p>
    <w:p w:rsidR="00000000" w:rsidDel="00000000" w:rsidP="00000000" w:rsidRDefault="00000000" w:rsidRPr="00000000" w14:paraId="00000991">
      <w:pPr>
        <w:numPr>
          <w:ilvl w:val="2"/>
          <w:numId w:val="25"/>
        </w:numPr>
        <w:spacing w:line="240" w:lineRule="auto"/>
        <w:ind w:left="2160" w:hanging="360"/>
      </w:pPr>
      <w:r w:rsidDel="00000000" w:rsidR="00000000" w:rsidRPr="00000000">
        <w:rPr>
          <w:rFonts w:ascii="Gungsuh" w:cs="Gungsuh" w:eastAsia="Gungsuh" w:hAnsi="Gungsuh"/>
          <w:rtl w:val="0"/>
        </w:rPr>
        <w:t xml:space="preserve">Five fraction: 30-37.5 Gy. Acceptable deviation ≥ 28 Gy.</w:t>
      </w:r>
    </w:p>
    <w:p w:rsidR="00000000" w:rsidDel="00000000" w:rsidP="00000000" w:rsidRDefault="00000000" w:rsidRPr="00000000" w14:paraId="00000992">
      <w:pPr>
        <w:numPr>
          <w:ilvl w:val="2"/>
          <w:numId w:val="25"/>
        </w:numPr>
        <w:spacing w:line="240" w:lineRule="auto"/>
        <w:ind w:left="2160" w:hanging="360"/>
      </w:pPr>
      <w:r w:rsidDel="00000000" w:rsidR="00000000" w:rsidRPr="00000000">
        <w:rPr>
          <w:rFonts w:ascii="Gungsuh" w:cs="Gungsuh" w:eastAsia="Gungsuh" w:hAnsi="Gungsuh"/>
          <w:rtl w:val="0"/>
        </w:rPr>
        <w:t xml:space="preserve">Fifteen fraction: 45 Gy for disease not amenable to SBRT in ≤ 5 fractions.</w:t>
      </w:r>
    </w:p>
    <w:p w:rsidR="00000000" w:rsidDel="00000000" w:rsidP="00000000" w:rsidRDefault="00000000" w:rsidRPr="00000000" w14:paraId="00000993">
      <w:pPr>
        <w:numPr>
          <w:ilvl w:val="1"/>
          <w:numId w:val="25"/>
        </w:numPr>
        <w:spacing w:line="240" w:lineRule="auto"/>
        <w:ind w:left="1440" w:hanging="360"/>
      </w:pPr>
      <w:r w:rsidDel="00000000" w:rsidR="00000000" w:rsidRPr="00000000">
        <w:rPr>
          <w:rFonts w:ascii="Gungsuh" w:cs="Gungsuh" w:eastAsia="Gungsuh" w:hAnsi="Gungsuh"/>
          <w:rtl w:val="0"/>
        </w:rPr>
        <w:t xml:space="preserve">No evidence of progression and ≤ 3 sites of mets amenable to surgery or SBRT plus irradiation (SBRT or hypofractionated RT) of the primary site followed by maintenance therapy. Protocol allows up to 20 Mets at Dx.</w:t>
      </w:r>
    </w:p>
    <w:p w:rsidR="00000000" w:rsidDel="00000000" w:rsidP="00000000" w:rsidRDefault="00000000" w:rsidRPr="00000000" w14:paraId="00000994">
      <w:pPr>
        <w:numPr>
          <w:ilvl w:val="1"/>
          <w:numId w:val="25"/>
        </w:numPr>
        <w:spacing w:line="240" w:lineRule="auto"/>
        <w:ind w:left="1440" w:hanging="360"/>
      </w:pPr>
      <w:r w:rsidDel="00000000" w:rsidR="00000000" w:rsidRPr="00000000">
        <w:rPr>
          <w:rtl w:val="0"/>
        </w:rPr>
        <w:t xml:space="preserve">EGFR or ALK patients are excluded.</w:t>
      </w:r>
    </w:p>
    <w:p w:rsidR="00000000" w:rsidDel="00000000" w:rsidP="00000000" w:rsidRDefault="00000000" w:rsidRPr="00000000" w14:paraId="00000995">
      <w:pPr>
        <w:numPr>
          <w:ilvl w:val="0"/>
          <w:numId w:val="81"/>
        </w:numPr>
        <w:spacing w:line="240" w:lineRule="auto"/>
        <w:ind w:left="720" w:hanging="360"/>
        <w:rPr>
          <w:u w:val="none"/>
        </w:rPr>
      </w:pPr>
      <w:r w:rsidDel="00000000" w:rsidR="00000000" w:rsidRPr="00000000">
        <w:rPr>
          <w:b w:val="1"/>
          <w:rtl w:val="0"/>
        </w:rPr>
        <w:t xml:space="preserve">SABR-COMET 3</w:t>
      </w:r>
      <w:r w:rsidDel="00000000" w:rsidR="00000000" w:rsidRPr="00000000">
        <w:rPr>
          <w:rtl w:val="0"/>
        </w:rPr>
        <w:t xml:space="preserve"> [</w:t>
      </w:r>
      <w:hyperlink r:id="rId619">
        <w:r w:rsidDel="00000000" w:rsidR="00000000" w:rsidRPr="00000000">
          <w:rPr>
            <w:rtl w:val="0"/>
          </w:rPr>
          <w:t xml:space="preserve">Protocol</w:t>
        </w:r>
      </w:hyperlink>
      <w:r w:rsidDel="00000000" w:rsidR="00000000" w:rsidRPr="00000000">
        <w:rPr>
          <w:rtl w:val="0"/>
        </w:rPr>
        <w:t xml:space="preserve">, </w:t>
      </w:r>
      <w:hyperlink r:id="rId620">
        <w:r w:rsidDel="00000000" w:rsidR="00000000" w:rsidRPr="00000000">
          <w:rPr>
            <w:rtl w:val="0"/>
          </w:rPr>
          <w:t xml:space="preserve">NCT03862911</w:t>
        </w:r>
      </w:hyperlink>
      <w:r w:rsidDel="00000000" w:rsidR="00000000" w:rsidRPr="00000000">
        <w:rPr>
          <w:rtl w:val="0"/>
        </w:rPr>
        <w:t xml:space="preserve">]: Phase III. Now open, up to 3 lesions. </w:t>
      </w:r>
    </w:p>
    <w:p w:rsidR="00000000" w:rsidDel="00000000" w:rsidP="00000000" w:rsidRDefault="00000000" w:rsidRPr="00000000" w14:paraId="00000996">
      <w:pPr>
        <w:numPr>
          <w:ilvl w:val="1"/>
          <w:numId w:val="81"/>
        </w:numPr>
        <w:spacing w:line="240" w:lineRule="auto"/>
        <w:ind w:left="1440" w:hanging="360"/>
        <w:rPr>
          <w:u w:val="none"/>
        </w:rPr>
      </w:pPr>
      <w:r w:rsidDel="00000000" w:rsidR="00000000" w:rsidRPr="00000000">
        <w:rPr>
          <w:rtl w:val="0"/>
        </w:rPr>
        <w:t xml:space="preserve">See Table 1 for fractionation schemes.</w:t>
      </w:r>
    </w:p>
    <w:p w:rsidR="00000000" w:rsidDel="00000000" w:rsidP="00000000" w:rsidRDefault="00000000" w:rsidRPr="00000000" w14:paraId="00000997">
      <w:pPr>
        <w:numPr>
          <w:ilvl w:val="0"/>
          <w:numId w:val="81"/>
        </w:numPr>
        <w:spacing w:line="240" w:lineRule="auto"/>
        <w:ind w:left="720" w:hanging="360"/>
        <w:rPr>
          <w:u w:val="none"/>
        </w:rPr>
      </w:pPr>
      <w:r w:rsidDel="00000000" w:rsidR="00000000" w:rsidRPr="00000000">
        <w:rPr>
          <w:b w:val="1"/>
          <w:rtl w:val="0"/>
        </w:rPr>
        <w:t xml:space="preserve">SABR-COMET 10 </w:t>
      </w:r>
      <w:r w:rsidDel="00000000" w:rsidR="00000000" w:rsidRPr="00000000">
        <w:rPr>
          <w:rtl w:val="0"/>
        </w:rPr>
        <w:t xml:space="preserve">[</w:t>
      </w:r>
      <w:hyperlink r:id="rId621">
        <w:r w:rsidDel="00000000" w:rsidR="00000000" w:rsidRPr="00000000">
          <w:rPr>
            <w:rtl w:val="0"/>
          </w:rPr>
          <w:t xml:space="preserve">NCT03721341</w:t>
        </w:r>
      </w:hyperlink>
      <w:r w:rsidDel="00000000" w:rsidR="00000000" w:rsidRPr="00000000">
        <w:rPr>
          <w:rtl w:val="0"/>
        </w:rPr>
        <w:t xml:space="preserve">]: Phase III. 4-10 lesions.</w:t>
      </w:r>
    </w:p>
    <w:p w:rsidR="00000000" w:rsidDel="00000000" w:rsidP="00000000" w:rsidRDefault="00000000" w:rsidRPr="00000000" w14:paraId="00000998">
      <w:pPr>
        <w:numPr>
          <w:ilvl w:val="0"/>
          <w:numId w:val="81"/>
        </w:numPr>
        <w:spacing w:line="240" w:lineRule="auto"/>
        <w:ind w:left="720" w:hanging="360"/>
      </w:pPr>
      <w:r w:rsidDel="00000000" w:rsidR="00000000" w:rsidRPr="00000000">
        <w:rPr>
          <w:b w:val="1"/>
          <w:rtl w:val="0"/>
        </w:rPr>
        <w:t xml:space="preserve">STOP-NSCLC</w:t>
      </w:r>
      <w:r w:rsidDel="00000000" w:rsidR="00000000" w:rsidRPr="00000000">
        <w:rPr>
          <w:rtl w:val="0"/>
        </w:rPr>
        <w:t xml:space="preserve"> [</w:t>
      </w:r>
      <w:hyperlink r:id="rId622">
        <w:r w:rsidDel="00000000" w:rsidR="00000000" w:rsidRPr="00000000">
          <w:rPr>
            <w:rtl w:val="0"/>
          </w:rPr>
          <w:t xml:space="preserve">NCT02756793</w:t>
        </w:r>
      </w:hyperlink>
      <w:r w:rsidDel="00000000" w:rsidR="00000000" w:rsidRPr="00000000">
        <w:rPr>
          <w:rtl w:val="0"/>
        </w:rPr>
        <w:t xml:space="preserve">]: Phase II. </w:t>
      </w:r>
      <w:r w:rsidDel="00000000" w:rsidR="00000000" w:rsidRPr="00000000">
        <w:rPr>
          <w:b w:val="1"/>
          <w:rtl w:val="0"/>
        </w:rPr>
        <w:t xml:space="preserve">Any cytotoxic or targeted treatment ± SBRT</w:t>
      </w:r>
      <w:r w:rsidDel="00000000" w:rsidR="00000000" w:rsidRPr="00000000">
        <w:rPr>
          <w:rtl w:val="0"/>
        </w:rPr>
        <w:t xml:space="preserve">.</w:t>
      </w:r>
    </w:p>
    <w:p w:rsidR="00000000" w:rsidDel="00000000" w:rsidP="00000000" w:rsidRDefault="00000000" w:rsidRPr="00000000" w14:paraId="00000999">
      <w:pPr>
        <w:numPr>
          <w:ilvl w:val="1"/>
          <w:numId w:val="81"/>
        </w:numPr>
        <w:spacing w:line="240" w:lineRule="auto"/>
        <w:ind w:left="1440" w:hanging="360"/>
      </w:pPr>
      <w:r w:rsidDel="00000000" w:rsidR="00000000" w:rsidRPr="00000000">
        <w:rPr>
          <w:rFonts w:ascii="Gungsuh" w:cs="Gungsuh" w:eastAsia="Gungsuh" w:hAnsi="Gungsuh"/>
          <w:rtl w:val="0"/>
        </w:rPr>
        <w:t xml:space="preserve">NSCLC. ≤ 5 oligoprogressive mets. Maximum 3 lesions in any single organ (EC or CNS mets). </w:t>
      </w:r>
    </w:p>
    <w:p w:rsidR="00000000" w:rsidDel="00000000" w:rsidP="00000000" w:rsidRDefault="00000000" w:rsidRPr="00000000" w14:paraId="0000099A">
      <w:pPr>
        <w:numPr>
          <w:ilvl w:val="2"/>
          <w:numId w:val="81"/>
        </w:numPr>
        <w:spacing w:line="240" w:lineRule="auto"/>
        <w:ind w:left="2160" w:hanging="360"/>
      </w:pPr>
      <w:r w:rsidDel="00000000" w:rsidR="00000000" w:rsidRPr="00000000">
        <w:rPr>
          <w:rtl w:val="0"/>
        </w:rPr>
        <w:t xml:space="preserve">Patients on the control arm may also receive palliative RT.</w:t>
      </w:r>
    </w:p>
    <w:p w:rsidR="00000000" w:rsidDel="00000000" w:rsidP="00000000" w:rsidRDefault="00000000" w:rsidRPr="00000000" w14:paraId="0000099B">
      <w:pPr>
        <w:numPr>
          <w:ilvl w:val="1"/>
          <w:numId w:val="81"/>
        </w:numPr>
        <w:spacing w:line="240" w:lineRule="auto"/>
        <w:ind w:left="1440" w:hanging="360"/>
      </w:pPr>
      <w:r w:rsidDel="00000000" w:rsidR="00000000" w:rsidRPr="00000000">
        <w:rPr>
          <w:rtl w:val="0"/>
        </w:rPr>
        <w:t xml:space="preserve">Primary endpoint: PFS. Secondary endpoints: OS, QoL, toxicity, LC rate, total time on chemo, duration of systemic treatment after SBRT, location of sites of further progression.</w:t>
      </w:r>
    </w:p>
    <w:p w:rsidR="00000000" w:rsidDel="00000000" w:rsidP="00000000" w:rsidRDefault="00000000" w:rsidRPr="00000000" w14:paraId="0000099C">
      <w:pPr>
        <w:numPr>
          <w:ilvl w:val="0"/>
          <w:numId w:val="81"/>
        </w:numPr>
        <w:spacing w:line="240" w:lineRule="auto"/>
        <w:ind w:left="720" w:hanging="360"/>
      </w:pPr>
      <w:r w:rsidDel="00000000" w:rsidR="00000000" w:rsidRPr="00000000">
        <w:rPr>
          <w:b w:val="1"/>
          <w:rtl w:val="0"/>
        </w:rPr>
        <w:t xml:space="preserve">HALT </w:t>
      </w:r>
      <w:r w:rsidDel="00000000" w:rsidR="00000000" w:rsidRPr="00000000">
        <w:rPr>
          <w:rtl w:val="0"/>
        </w:rPr>
        <w:t xml:space="preserve">[</w:t>
      </w:r>
      <w:hyperlink r:id="rId623">
        <w:r w:rsidDel="00000000" w:rsidR="00000000" w:rsidRPr="00000000">
          <w:rPr>
            <w:rtl w:val="0"/>
          </w:rPr>
          <w:t xml:space="preserve">NCT03256981</w:t>
        </w:r>
      </w:hyperlink>
      <w:r w:rsidDel="00000000" w:rsidR="00000000" w:rsidRPr="00000000">
        <w:rPr>
          <w:rtl w:val="0"/>
        </w:rPr>
        <w:t xml:space="preserve">]: Phase II/III. </w:t>
      </w:r>
      <w:r w:rsidDel="00000000" w:rsidR="00000000" w:rsidRPr="00000000">
        <w:rPr>
          <w:b w:val="1"/>
          <w:rtl w:val="0"/>
        </w:rPr>
        <w:t xml:space="preserve">Targeted therapy ± SBRT</w:t>
      </w:r>
      <w:r w:rsidDel="00000000" w:rsidR="00000000" w:rsidRPr="00000000">
        <w:rPr>
          <w:rtl w:val="0"/>
        </w:rPr>
        <w:t xml:space="preserve">. </w:t>
      </w:r>
    </w:p>
    <w:p w:rsidR="00000000" w:rsidDel="00000000" w:rsidP="00000000" w:rsidRDefault="00000000" w:rsidRPr="00000000" w14:paraId="0000099D">
      <w:pPr>
        <w:numPr>
          <w:ilvl w:val="1"/>
          <w:numId w:val="81"/>
        </w:numPr>
        <w:spacing w:line="240" w:lineRule="auto"/>
        <w:ind w:left="1440" w:hanging="360"/>
      </w:pPr>
      <w:r w:rsidDel="00000000" w:rsidR="00000000" w:rsidRPr="00000000">
        <w:rPr>
          <w:rFonts w:ascii="Gungsuh" w:cs="Gungsuh" w:eastAsia="Gungsuh" w:hAnsi="Gungsuh"/>
          <w:rtl w:val="0"/>
        </w:rPr>
        <w:t xml:space="preserve">NSCLC with targetable mutation. ≤ 3 extracranial sites of oligoprogressive disease.</w:t>
      </w:r>
    </w:p>
    <w:p w:rsidR="00000000" w:rsidDel="00000000" w:rsidP="00000000" w:rsidRDefault="00000000" w:rsidRPr="00000000" w14:paraId="0000099E">
      <w:pPr>
        <w:numPr>
          <w:ilvl w:val="2"/>
          <w:numId w:val="81"/>
        </w:numPr>
        <w:spacing w:line="240" w:lineRule="auto"/>
        <w:ind w:left="2160" w:hanging="360"/>
      </w:pPr>
      <w:r w:rsidDel="00000000" w:rsidR="00000000" w:rsidRPr="00000000">
        <w:rPr>
          <w:rtl w:val="0"/>
        </w:rPr>
        <w:t xml:space="preserve">RT doses range from 30-52 Gy in 2-8 fractions to oligoprogressive disease.</w:t>
      </w:r>
    </w:p>
    <w:p w:rsidR="00000000" w:rsidDel="00000000" w:rsidP="00000000" w:rsidRDefault="00000000" w:rsidRPr="00000000" w14:paraId="0000099F">
      <w:pPr>
        <w:numPr>
          <w:ilvl w:val="1"/>
          <w:numId w:val="81"/>
        </w:numPr>
        <w:spacing w:line="240" w:lineRule="auto"/>
        <w:ind w:left="1440" w:hanging="360"/>
        <w:rPr>
          <w:u w:val="none"/>
        </w:rPr>
      </w:pPr>
      <w:r w:rsidDel="00000000" w:rsidR="00000000" w:rsidRPr="00000000">
        <w:rPr>
          <w:rtl w:val="0"/>
        </w:rPr>
        <w:t xml:space="preserve">Primary endpoint: PFS. Key secondary and exploratory endpoints: OS, time to change in systemic treatment, patterns of progression, acute and late toxicity, QoL, ctDNA, PET/CT findings in relation to outcome, time to failure of next treatment.</w:t>
      </w:r>
    </w:p>
    <w:p w:rsidR="00000000" w:rsidDel="00000000" w:rsidP="00000000" w:rsidRDefault="00000000" w:rsidRPr="00000000" w14:paraId="000009A0">
      <w:pPr>
        <w:numPr>
          <w:ilvl w:val="0"/>
          <w:numId w:val="81"/>
        </w:numPr>
        <w:spacing w:line="240" w:lineRule="auto"/>
        <w:ind w:left="720" w:hanging="360"/>
        <w:rPr>
          <w:u w:val="none"/>
        </w:rPr>
      </w:pPr>
      <w:r w:rsidDel="00000000" w:rsidR="00000000" w:rsidRPr="00000000">
        <w:rPr>
          <w:b w:val="1"/>
          <w:rtl w:val="0"/>
        </w:rPr>
        <w:t xml:space="preserve">NORTHSTAR </w:t>
      </w:r>
      <w:r w:rsidDel="00000000" w:rsidR="00000000" w:rsidRPr="00000000">
        <w:rPr>
          <w:rtl w:val="0"/>
        </w:rPr>
        <w:t xml:space="preserve">(MDACC): Phase II. Synchronous EGFR+. </w:t>
      </w:r>
      <w:r w:rsidDel="00000000" w:rsidR="00000000" w:rsidRPr="00000000">
        <w:rPr>
          <w:b w:val="1"/>
          <w:rtl w:val="0"/>
        </w:rPr>
        <w:t xml:space="preserve">Osimertinib ± LCT for up to 5 mets</w:t>
      </w:r>
      <w:r w:rsidDel="00000000" w:rsidR="00000000" w:rsidRPr="00000000">
        <w:rPr>
          <w:rtl w:val="0"/>
        </w:rPr>
        <w:t xml:space="preserve">. </w:t>
      </w:r>
    </w:p>
    <w:p w:rsidR="00000000" w:rsidDel="00000000" w:rsidP="00000000" w:rsidRDefault="00000000" w:rsidRPr="00000000" w14:paraId="000009A1">
      <w:pPr>
        <w:numPr>
          <w:ilvl w:val="1"/>
          <w:numId w:val="25"/>
        </w:numPr>
        <w:spacing w:line="240" w:lineRule="auto"/>
        <w:ind w:left="1440" w:hanging="360"/>
        <w:rPr>
          <w:u w:val="none"/>
        </w:rPr>
      </w:pPr>
      <w:r w:rsidDel="00000000" w:rsidR="00000000" w:rsidRPr="00000000">
        <w:rPr>
          <w:rtl w:val="0"/>
        </w:rPr>
        <w:t xml:space="preserve">143 pts. 6-12 weeks Osimertinib, then randomized to ± LCT. Primary endpoint PFS.</w:t>
      </w:r>
    </w:p>
    <w:p w:rsidR="00000000" w:rsidDel="00000000" w:rsidP="00000000" w:rsidRDefault="00000000" w:rsidRPr="00000000" w14:paraId="000009A2">
      <w:pPr>
        <w:numPr>
          <w:ilvl w:val="1"/>
          <w:numId w:val="25"/>
        </w:numPr>
        <w:spacing w:line="240" w:lineRule="auto"/>
        <w:ind w:left="1440" w:hanging="360"/>
        <w:rPr>
          <w:u w:val="none"/>
        </w:rPr>
      </w:pPr>
      <w:r w:rsidDel="00000000" w:rsidR="00000000" w:rsidRPr="00000000">
        <w:rPr>
          <w:rFonts w:ascii="Gungsuh" w:cs="Gungsuh" w:eastAsia="Gungsuh" w:hAnsi="Gungsuh"/>
          <w:rtl w:val="0"/>
        </w:rPr>
        <w:t xml:space="preserve">If ≤ 3 active sites, then LCT to all sites. If &gt; 3 active sites, then LCT to sites at discretion.</w:t>
      </w:r>
    </w:p>
    <w:p w:rsidR="00000000" w:rsidDel="00000000" w:rsidP="00000000" w:rsidRDefault="00000000" w:rsidRPr="00000000" w14:paraId="000009A3">
      <w:pPr>
        <w:numPr>
          <w:ilvl w:val="0"/>
          <w:numId w:val="81"/>
        </w:numPr>
        <w:spacing w:line="240" w:lineRule="auto"/>
        <w:ind w:left="720" w:hanging="360"/>
        <w:rPr>
          <w:u w:val="none"/>
        </w:rPr>
      </w:pPr>
      <w:r w:rsidDel="00000000" w:rsidR="00000000" w:rsidRPr="00000000">
        <w:rPr>
          <w:b w:val="1"/>
          <w:rtl w:val="0"/>
        </w:rPr>
        <w:t xml:space="preserve">BrightStar</w:t>
      </w:r>
      <w:r w:rsidDel="00000000" w:rsidR="00000000" w:rsidRPr="00000000">
        <w:rPr>
          <w:rtl w:val="0"/>
        </w:rPr>
        <w:t xml:space="preserve"> (MDACC): Phase I. Synchronous ALK+. </w:t>
      </w:r>
      <w:r w:rsidDel="00000000" w:rsidR="00000000" w:rsidRPr="00000000">
        <w:rPr>
          <w:b w:val="1"/>
          <w:rtl w:val="0"/>
        </w:rPr>
        <w:t xml:space="preserve">Brigatinib ± LCT</w:t>
      </w:r>
      <w:r w:rsidDel="00000000" w:rsidR="00000000" w:rsidRPr="00000000">
        <w:rPr>
          <w:rtl w:val="0"/>
        </w:rPr>
        <w:t xml:space="preserve">.</w:t>
      </w:r>
    </w:p>
    <w:p w:rsidR="00000000" w:rsidDel="00000000" w:rsidP="00000000" w:rsidRDefault="00000000" w:rsidRPr="00000000" w14:paraId="000009A4">
      <w:pPr>
        <w:numPr>
          <w:ilvl w:val="1"/>
          <w:numId w:val="25"/>
        </w:numPr>
        <w:spacing w:line="240" w:lineRule="auto"/>
        <w:ind w:left="1440" w:hanging="360"/>
        <w:rPr>
          <w:u w:val="none"/>
        </w:rPr>
      </w:pPr>
      <w:r w:rsidDel="00000000" w:rsidR="00000000" w:rsidRPr="00000000">
        <w:rPr>
          <w:rtl w:val="0"/>
        </w:rPr>
        <w:t xml:space="preserve">35 pts. 8 weeks brigatinib.</w:t>
      </w:r>
    </w:p>
    <w:p w:rsidR="00000000" w:rsidDel="00000000" w:rsidP="00000000" w:rsidRDefault="00000000" w:rsidRPr="00000000" w14:paraId="000009A5">
      <w:pPr>
        <w:numPr>
          <w:ilvl w:val="1"/>
          <w:numId w:val="25"/>
        </w:numPr>
        <w:spacing w:line="240" w:lineRule="auto"/>
        <w:ind w:left="1440" w:hanging="360"/>
      </w:pPr>
      <w:r w:rsidDel="00000000" w:rsidR="00000000" w:rsidRPr="00000000">
        <w:rPr>
          <w:rFonts w:ascii="Gungsuh" w:cs="Gungsuh" w:eastAsia="Gungsuh" w:hAnsi="Gungsuh"/>
          <w:rtl w:val="0"/>
        </w:rPr>
        <w:t xml:space="preserve">If ≤ 3 active sites, then LCT to all sites. If &gt; 3 active sites, then LCT to sites at discretion.</w:t>
      </w:r>
    </w:p>
    <w:p w:rsidR="00000000" w:rsidDel="00000000" w:rsidP="00000000" w:rsidRDefault="00000000" w:rsidRPr="00000000" w14:paraId="000009A6">
      <w:pPr>
        <w:numPr>
          <w:ilvl w:val="0"/>
          <w:numId w:val="81"/>
        </w:numPr>
        <w:spacing w:line="240" w:lineRule="auto"/>
        <w:ind w:left="720" w:hanging="360"/>
        <w:rPr>
          <w:u w:val="none"/>
        </w:rPr>
      </w:pPr>
      <w:r w:rsidDel="00000000" w:rsidR="00000000" w:rsidRPr="00000000">
        <w:rPr>
          <w:b w:val="1"/>
          <w:rtl w:val="0"/>
        </w:rPr>
        <w:t xml:space="preserve">LONESTAR </w:t>
      </w:r>
      <w:r w:rsidDel="00000000" w:rsidR="00000000" w:rsidRPr="00000000">
        <w:rPr>
          <w:rtl w:val="0"/>
        </w:rPr>
        <w:t xml:space="preserve">(MDACC): Phase III. </w:t>
      </w:r>
      <w:r w:rsidDel="00000000" w:rsidR="00000000" w:rsidRPr="00000000">
        <w:rPr>
          <w:rFonts w:ascii="Cardo" w:cs="Cardo" w:eastAsia="Cardo" w:hAnsi="Cardo"/>
          <w:b w:val="1"/>
          <w:rtl w:val="0"/>
        </w:rPr>
        <w:t xml:space="preserve">Ipi 1 q6w + Nivo 3 q2w for 12 weeks→ Ipi/Nivo maintenance up to 2y ± LCT</w:t>
      </w:r>
      <w:r w:rsidDel="00000000" w:rsidR="00000000" w:rsidRPr="00000000">
        <w:rPr>
          <w:rtl w:val="0"/>
        </w:rPr>
        <w:t xml:space="preserve">.</w:t>
      </w:r>
    </w:p>
    <w:p w:rsidR="00000000" w:rsidDel="00000000" w:rsidP="00000000" w:rsidRDefault="00000000" w:rsidRPr="00000000" w14:paraId="000009A7">
      <w:pPr>
        <w:numPr>
          <w:ilvl w:val="1"/>
          <w:numId w:val="25"/>
        </w:numPr>
        <w:spacing w:line="240" w:lineRule="auto"/>
        <w:ind w:left="1440" w:hanging="360"/>
        <w:rPr>
          <w:u w:val="none"/>
        </w:rPr>
      </w:pPr>
      <w:r w:rsidDel="00000000" w:rsidR="00000000" w:rsidRPr="00000000">
        <w:rPr>
          <w:rtl w:val="0"/>
        </w:rPr>
        <w:t xml:space="preserve">Stage IV NSCLC. Immunotherapy naive. EGFR and ALK wild type.</w:t>
      </w:r>
    </w:p>
    <w:p w:rsidR="00000000" w:rsidDel="00000000" w:rsidP="00000000" w:rsidRDefault="00000000" w:rsidRPr="00000000" w14:paraId="000009A8">
      <w:pPr>
        <w:numPr>
          <w:ilvl w:val="0"/>
          <w:numId w:val="25"/>
        </w:numPr>
        <w:spacing w:line="240" w:lineRule="auto"/>
        <w:ind w:left="720" w:hanging="360"/>
        <w:rPr>
          <w:u w:val="none"/>
        </w:rPr>
      </w:pPr>
      <w:r w:rsidDel="00000000" w:rsidR="00000000" w:rsidRPr="00000000">
        <w:rPr>
          <w:b w:val="1"/>
          <w:rtl w:val="0"/>
        </w:rPr>
        <w:t xml:space="preserve">EA5162</w:t>
      </w:r>
      <w:r w:rsidDel="00000000" w:rsidR="00000000" w:rsidRPr="00000000">
        <w:rPr>
          <w:b w:val="1"/>
          <w:rtl w:val="0"/>
        </w:rPr>
        <w:t xml:space="preserve"> </w:t>
      </w:r>
      <w:r w:rsidDel="00000000" w:rsidR="00000000" w:rsidRPr="00000000">
        <w:rPr>
          <w:rtl w:val="0"/>
        </w:rPr>
        <w:t xml:space="preserve">[</w:t>
      </w:r>
      <w:hyperlink r:id="rId624">
        <w:r w:rsidDel="00000000" w:rsidR="00000000" w:rsidRPr="00000000">
          <w:rPr>
            <w:rtl w:val="0"/>
          </w:rPr>
          <w:t xml:space="preserve">NCT03191149</w:t>
        </w:r>
      </w:hyperlink>
      <w:r w:rsidDel="00000000" w:rsidR="00000000" w:rsidRPr="00000000">
        <w:rPr>
          <w:rtl w:val="0"/>
        </w:rPr>
        <w:t xml:space="preserve">]: Phase II. </w:t>
      </w:r>
      <w:r w:rsidDel="00000000" w:rsidR="00000000" w:rsidRPr="00000000">
        <w:rPr>
          <w:b w:val="1"/>
          <w:rtl w:val="0"/>
        </w:rPr>
        <w:t xml:space="preserve">Osimertinib</w:t>
      </w:r>
      <w:r w:rsidDel="00000000" w:rsidR="00000000" w:rsidRPr="00000000">
        <w:rPr>
          <w:rtl w:val="0"/>
        </w:rPr>
        <w:t xml:space="preserve">.</w:t>
      </w:r>
    </w:p>
    <w:p w:rsidR="00000000" w:rsidDel="00000000" w:rsidP="00000000" w:rsidRDefault="00000000" w:rsidRPr="00000000" w14:paraId="000009A9">
      <w:pPr>
        <w:numPr>
          <w:ilvl w:val="1"/>
          <w:numId w:val="25"/>
        </w:numPr>
        <w:spacing w:line="240" w:lineRule="auto"/>
        <w:ind w:left="1440" w:hanging="360"/>
        <w:rPr/>
      </w:pPr>
      <w:r w:rsidDel="00000000" w:rsidR="00000000" w:rsidRPr="00000000">
        <w:rPr>
          <w:rtl w:val="0"/>
        </w:rPr>
        <w:t xml:space="preserve">Stage IV, stage IIIB not eligible for definitive multimodality therapy or recurrent. EGFR exon 20 insertion mutation.</w:t>
      </w:r>
    </w:p>
    <w:p w:rsidR="00000000" w:rsidDel="00000000" w:rsidP="00000000" w:rsidRDefault="00000000" w:rsidRPr="00000000" w14:paraId="000009AA">
      <w:pPr>
        <w:numPr>
          <w:ilvl w:val="1"/>
          <w:numId w:val="25"/>
        </w:numPr>
        <w:spacing w:line="240" w:lineRule="auto"/>
        <w:ind w:left="1440" w:hanging="360"/>
        <w:rPr/>
      </w:pPr>
      <w:r w:rsidDel="00000000" w:rsidR="00000000" w:rsidRPr="00000000">
        <w:rPr>
          <w:rtl w:val="0"/>
        </w:rPr>
        <w:t xml:space="preserve">Palliative RT is allowed so long as &gt; 14d for non-lung, &gt; 28d for lung RT prior to study registration.</w:t>
      </w:r>
    </w:p>
    <w:p w:rsidR="00000000" w:rsidDel="00000000" w:rsidP="00000000" w:rsidRDefault="00000000" w:rsidRPr="00000000" w14:paraId="000009AB">
      <w:pPr>
        <w:numPr>
          <w:ilvl w:val="0"/>
          <w:numId w:val="25"/>
        </w:numPr>
        <w:spacing w:line="240" w:lineRule="auto"/>
        <w:ind w:left="720" w:hanging="360"/>
        <w:rPr/>
      </w:pPr>
      <w:r w:rsidDel="00000000" w:rsidR="00000000" w:rsidRPr="00000000">
        <w:rPr>
          <w:b w:val="1"/>
          <w:rtl w:val="0"/>
        </w:rPr>
        <w:t xml:space="preserve">EA5163 </w:t>
      </w:r>
      <w:r w:rsidDel="00000000" w:rsidR="00000000" w:rsidRPr="00000000">
        <w:rPr>
          <w:rtl w:val="0"/>
        </w:rPr>
        <w:t xml:space="preserve">[</w:t>
      </w:r>
      <w:hyperlink r:id="rId625">
        <w:r w:rsidDel="00000000" w:rsidR="00000000" w:rsidRPr="00000000">
          <w:rPr>
            <w:rtl w:val="0"/>
          </w:rPr>
          <w:t xml:space="preserve">NCT03793179</w:t>
        </w:r>
      </w:hyperlink>
      <w:r w:rsidDel="00000000" w:rsidR="00000000" w:rsidRPr="00000000">
        <w:rPr>
          <w:rtl w:val="0"/>
        </w:rPr>
        <w:t xml:space="preserve">]: Phase III. </w:t>
      </w:r>
      <w:r w:rsidDel="00000000" w:rsidR="00000000" w:rsidRPr="00000000">
        <w:rPr>
          <w:b w:val="1"/>
          <w:rtl w:val="0"/>
        </w:rPr>
        <w:t xml:space="preserve">CarboPemetrexed ± Pembrolizumab</w:t>
      </w:r>
      <w:r w:rsidDel="00000000" w:rsidR="00000000" w:rsidRPr="00000000">
        <w:rPr>
          <w:rtl w:val="0"/>
        </w:rPr>
        <w:t xml:space="preserve">.</w:t>
      </w:r>
    </w:p>
    <w:p w:rsidR="00000000" w:rsidDel="00000000" w:rsidP="00000000" w:rsidRDefault="00000000" w:rsidRPr="00000000" w14:paraId="000009AC">
      <w:pPr>
        <w:numPr>
          <w:ilvl w:val="1"/>
          <w:numId w:val="25"/>
        </w:numPr>
        <w:spacing w:line="240" w:lineRule="auto"/>
        <w:ind w:left="1440" w:hanging="360"/>
        <w:rPr/>
      </w:pPr>
      <w:r w:rsidDel="00000000" w:rsidR="00000000" w:rsidRPr="00000000">
        <w:rPr>
          <w:rFonts w:ascii="Gungsuh" w:cs="Gungsuh" w:eastAsia="Gungsuh" w:hAnsi="Gungsuh"/>
          <w:rtl w:val="0"/>
        </w:rPr>
        <w:t xml:space="preserve">Stage IV, non-squamous disease. PD-L1 positive (TPS ≥ 1%).</w:t>
      </w:r>
    </w:p>
    <w:p w:rsidR="00000000" w:rsidDel="00000000" w:rsidP="00000000" w:rsidRDefault="00000000" w:rsidRPr="00000000" w14:paraId="000009AD">
      <w:pPr>
        <w:numPr>
          <w:ilvl w:val="1"/>
          <w:numId w:val="25"/>
        </w:numPr>
        <w:spacing w:line="240" w:lineRule="auto"/>
        <w:ind w:left="1440" w:hanging="360"/>
        <w:rPr/>
      </w:pPr>
      <w:r w:rsidDel="00000000" w:rsidR="00000000" w:rsidRPr="00000000">
        <w:rPr>
          <w:rtl w:val="0"/>
        </w:rPr>
        <w:t xml:space="preserve">Palliative RT is allowed so long as &gt; 14d prior to study registration.</w:t>
      </w:r>
      <w:r w:rsidDel="00000000" w:rsidR="00000000" w:rsidRPr="00000000">
        <w:rPr>
          <w:rtl w:val="0"/>
        </w:rPr>
      </w:r>
    </w:p>
    <w:p w:rsidR="00000000" w:rsidDel="00000000" w:rsidP="00000000" w:rsidRDefault="00000000" w:rsidRPr="00000000" w14:paraId="000009AE">
      <w:pPr>
        <w:numPr>
          <w:ilvl w:val="0"/>
          <w:numId w:val="25"/>
        </w:numPr>
        <w:spacing w:line="240" w:lineRule="auto"/>
        <w:ind w:left="720" w:hanging="360"/>
        <w:rPr/>
      </w:pPr>
      <w:r w:rsidDel="00000000" w:rsidR="00000000" w:rsidRPr="00000000">
        <w:rPr>
          <w:b w:val="1"/>
          <w:rtl w:val="0"/>
        </w:rPr>
        <w:t xml:space="preserve">NRG-LU003 </w:t>
      </w:r>
      <w:r w:rsidDel="00000000" w:rsidR="00000000" w:rsidRPr="00000000">
        <w:rPr>
          <w:rtl w:val="0"/>
        </w:rPr>
        <w:t xml:space="preserve">[</w:t>
      </w:r>
      <w:hyperlink r:id="rId626">
        <w:r w:rsidDel="00000000" w:rsidR="00000000" w:rsidRPr="00000000">
          <w:rPr>
            <w:rtl w:val="0"/>
          </w:rPr>
          <w:t xml:space="preserve">NCT03737994</w:t>
        </w:r>
      </w:hyperlink>
      <w:r w:rsidDel="00000000" w:rsidR="00000000" w:rsidRPr="00000000">
        <w:rPr>
          <w:rtl w:val="0"/>
        </w:rPr>
        <w:t xml:space="preserve">]: Phase II. </w:t>
      </w:r>
      <w:r w:rsidDel="00000000" w:rsidR="00000000" w:rsidRPr="00000000">
        <w:rPr>
          <w:b w:val="1"/>
          <w:rtl w:val="0"/>
        </w:rPr>
        <w:t xml:space="preserve">Various ALKi combinations with chemo</w:t>
      </w:r>
      <w:r w:rsidDel="00000000" w:rsidR="00000000" w:rsidRPr="00000000">
        <w:rPr>
          <w:rtl w:val="0"/>
        </w:rPr>
        <w:t xml:space="preserve"> (e.g. Carbo or CDDP/Pemetrexed).</w:t>
      </w:r>
    </w:p>
    <w:p w:rsidR="00000000" w:rsidDel="00000000" w:rsidP="00000000" w:rsidRDefault="00000000" w:rsidRPr="00000000" w14:paraId="000009AF">
      <w:pPr>
        <w:numPr>
          <w:ilvl w:val="1"/>
          <w:numId w:val="25"/>
        </w:numPr>
        <w:spacing w:line="240" w:lineRule="auto"/>
        <w:ind w:left="1440" w:hanging="360"/>
        <w:rPr/>
      </w:pPr>
      <w:r w:rsidDel="00000000" w:rsidR="00000000" w:rsidRPr="00000000">
        <w:rPr>
          <w:rtl w:val="0"/>
        </w:rPr>
        <w:t xml:space="preserve">Metastatic AC. ALK-positive. Previously treated progressive disease.</w:t>
      </w:r>
    </w:p>
    <w:p w:rsidR="00000000" w:rsidDel="00000000" w:rsidP="00000000" w:rsidRDefault="00000000" w:rsidRPr="00000000" w14:paraId="000009B0">
      <w:pPr>
        <w:numPr>
          <w:ilvl w:val="1"/>
          <w:numId w:val="25"/>
        </w:numPr>
        <w:spacing w:line="240" w:lineRule="auto"/>
        <w:ind w:left="1440" w:hanging="360"/>
        <w:rPr/>
      </w:pPr>
      <w:r w:rsidDel="00000000" w:rsidR="00000000" w:rsidRPr="00000000">
        <w:rPr>
          <w:rtl w:val="0"/>
        </w:rPr>
        <w:t xml:space="preserve">Palliative RT allowed for bone pain &gt; 2d, SRS to the brain if &gt;7d, and WBRT if &gt;14d prior to study entry. </w:t>
      </w:r>
    </w:p>
    <w:p w:rsidR="00000000" w:rsidDel="00000000" w:rsidP="00000000" w:rsidRDefault="00000000" w:rsidRPr="00000000" w14:paraId="000009B1">
      <w:pPr>
        <w:numPr>
          <w:ilvl w:val="0"/>
          <w:numId w:val="25"/>
        </w:numPr>
        <w:spacing w:line="240" w:lineRule="auto"/>
        <w:ind w:left="720" w:hanging="360"/>
        <w:rPr/>
      </w:pPr>
      <w:r w:rsidDel="00000000" w:rsidR="00000000" w:rsidRPr="00000000">
        <w:rPr>
          <w:b w:val="1"/>
          <w:rtl w:val="0"/>
        </w:rPr>
        <w:t xml:space="preserve">LUNGMAP screening study</w:t>
      </w:r>
      <w:r w:rsidDel="00000000" w:rsidR="00000000" w:rsidRPr="00000000">
        <w:rPr>
          <w:rtl w:val="0"/>
        </w:rPr>
        <w:t xml:space="preserve"> [</w:t>
      </w:r>
      <w:hyperlink r:id="rId627">
        <w:r w:rsidDel="00000000" w:rsidR="00000000" w:rsidRPr="00000000">
          <w:rPr>
            <w:rtl w:val="0"/>
          </w:rPr>
          <w:t xml:space="preserve">NCT03851445</w:t>
        </w:r>
      </w:hyperlink>
      <w:r w:rsidDel="00000000" w:rsidR="00000000" w:rsidRPr="00000000">
        <w:rPr>
          <w:rtl w:val="0"/>
        </w:rPr>
        <w:t xml:space="preserve">]: Phase II/III. </w:t>
      </w:r>
      <w:r w:rsidDel="00000000" w:rsidR="00000000" w:rsidRPr="00000000">
        <w:rPr>
          <w:b w:val="1"/>
          <w:rtl w:val="0"/>
        </w:rPr>
        <w:t xml:space="preserve">Genomic testing for previously treated NSCLC</w:t>
      </w:r>
      <w:r w:rsidDel="00000000" w:rsidR="00000000" w:rsidRPr="00000000">
        <w:rPr>
          <w:rtl w:val="0"/>
        </w:rPr>
        <w:t xml:space="preserve">.</w:t>
      </w:r>
    </w:p>
    <w:p w:rsidR="00000000" w:rsidDel="00000000" w:rsidP="00000000" w:rsidRDefault="00000000" w:rsidRPr="00000000" w14:paraId="000009B2">
      <w:pPr>
        <w:numPr>
          <w:ilvl w:val="1"/>
          <w:numId w:val="25"/>
        </w:numPr>
        <w:spacing w:line="240" w:lineRule="auto"/>
        <w:ind w:left="1440" w:hanging="360"/>
        <w:rPr/>
      </w:pPr>
      <w:r w:rsidDel="00000000" w:rsidR="00000000" w:rsidRPr="00000000">
        <w:rPr>
          <w:rtl w:val="0"/>
        </w:rPr>
        <w:t xml:space="preserve">Previously treated, stage IV or recurrent.</w:t>
      </w:r>
    </w:p>
    <w:p w:rsidR="00000000" w:rsidDel="00000000" w:rsidP="00000000" w:rsidRDefault="00000000" w:rsidRPr="00000000" w14:paraId="000009B3">
      <w:pPr>
        <w:numPr>
          <w:ilvl w:val="0"/>
          <w:numId w:val="25"/>
        </w:numPr>
        <w:spacing w:line="240" w:lineRule="auto"/>
        <w:ind w:left="720" w:hanging="360"/>
        <w:rPr/>
      </w:pPr>
      <w:r w:rsidDel="00000000" w:rsidR="00000000" w:rsidRPr="00000000">
        <w:rPr>
          <w:b w:val="1"/>
          <w:rtl w:val="0"/>
        </w:rPr>
        <w:t xml:space="preserve">S1400F </w:t>
      </w:r>
      <w:r w:rsidDel="00000000" w:rsidR="00000000" w:rsidRPr="00000000">
        <w:rPr>
          <w:rtl w:val="0"/>
        </w:rPr>
        <w:t xml:space="preserve">[</w:t>
      </w:r>
      <w:hyperlink r:id="rId628">
        <w:r w:rsidDel="00000000" w:rsidR="00000000" w:rsidRPr="00000000">
          <w:rPr>
            <w:rtl w:val="0"/>
          </w:rPr>
          <w:t xml:space="preserve">NCT03373760</w:t>
        </w:r>
      </w:hyperlink>
      <w:r w:rsidDel="00000000" w:rsidR="00000000" w:rsidRPr="00000000">
        <w:rPr>
          <w:rtl w:val="0"/>
        </w:rPr>
        <w:t xml:space="preserve">]: Phase II. </w:t>
      </w:r>
      <w:r w:rsidDel="00000000" w:rsidR="00000000" w:rsidRPr="00000000">
        <w:rPr>
          <w:b w:val="1"/>
          <w:rtl w:val="0"/>
        </w:rPr>
        <w:t xml:space="preserve">Durvalumab + Tremelimumab</w:t>
      </w:r>
      <w:r w:rsidDel="00000000" w:rsidR="00000000" w:rsidRPr="00000000">
        <w:rPr>
          <w:rtl w:val="0"/>
        </w:rPr>
        <w:t xml:space="preserve"> (CTLA-4).</w:t>
      </w:r>
    </w:p>
    <w:p w:rsidR="00000000" w:rsidDel="00000000" w:rsidP="00000000" w:rsidRDefault="00000000" w:rsidRPr="00000000" w14:paraId="000009B4">
      <w:pPr>
        <w:numPr>
          <w:ilvl w:val="1"/>
          <w:numId w:val="25"/>
        </w:numPr>
        <w:spacing w:line="240" w:lineRule="auto"/>
        <w:ind w:left="1440" w:hanging="360"/>
        <w:rPr/>
      </w:pPr>
      <w:r w:rsidDel="00000000" w:rsidR="00000000" w:rsidRPr="00000000">
        <w:rPr>
          <w:rtl w:val="0"/>
        </w:rPr>
        <w:t xml:space="preserve">LUNGMAP + Anti-PD-(L)1 resistant SqCC.</w:t>
      </w:r>
    </w:p>
    <w:p w:rsidR="00000000" w:rsidDel="00000000" w:rsidP="00000000" w:rsidRDefault="00000000" w:rsidRPr="00000000" w14:paraId="000009B5">
      <w:pPr>
        <w:numPr>
          <w:ilvl w:val="0"/>
          <w:numId w:val="25"/>
        </w:numPr>
        <w:spacing w:line="240" w:lineRule="auto"/>
        <w:ind w:left="720" w:hanging="360"/>
        <w:rPr/>
      </w:pPr>
      <w:r w:rsidDel="00000000" w:rsidR="00000000" w:rsidRPr="00000000">
        <w:rPr>
          <w:b w:val="1"/>
          <w:rtl w:val="0"/>
        </w:rPr>
        <w:t xml:space="preserve">S1400A </w:t>
      </w:r>
      <w:r w:rsidDel="00000000" w:rsidR="00000000" w:rsidRPr="00000000">
        <w:rPr>
          <w:rtl w:val="0"/>
        </w:rPr>
        <w:t xml:space="preserve">[</w:t>
      </w:r>
      <w:hyperlink r:id="rId629">
        <w:r w:rsidDel="00000000" w:rsidR="00000000" w:rsidRPr="00000000">
          <w:rPr>
            <w:rtl w:val="0"/>
          </w:rPr>
          <w:t xml:space="preserve">NCT03971474</w:t>
        </w:r>
      </w:hyperlink>
      <w:r w:rsidDel="00000000" w:rsidR="00000000" w:rsidRPr="00000000">
        <w:rPr>
          <w:rtl w:val="0"/>
        </w:rPr>
        <w:t xml:space="preserve">]: Phase II. </w:t>
      </w:r>
      <w:r w:rsidDel="00000000" w:rsidR="00000000" w:rsidRPr="00000000">
        <w:rPr>
          <w:b w:val="1"/>
          <w:rtl w:val="0"/>
        </w:rPr>
        <w:t xml:space="preserve">Chemo + Pembrolizumab</w:t>
      </w:r>
      <w:r w:rsidDel="00000000" w:rsidR="00000000" w:rsidRPr="00000000">
        <w:rPr>
          <w:rtl w:val="0"/>
        </w:rPr>
        <w:t xml:space="preserve">.</w:t>
      </w:r>
    </w:p>
    <w:p w:rsidR="00000000" w:rsidDel="00000000" w:rsidP="00000000" w:rsidRDefault="00000000" w:rsidRPr="00000000" w14:paraId="000009B6">
      <w:pPr>
        <w:numPr>
          <w:ilvl w:val="1"/>
          <w:numId w:val="25"/>
        </w:numPr>
        <w:spacing w:line="240" w:lineRule="auto"/>
        <w:ind w:left="1440" w:hanging="360"/>
        <w:rPr/>
      </w:pPr>
      <w:r w:rsidDel="00000000" w:rsidR="00000000" w:rsidRPr="00000000">
        <w:rPr>
          <w:rtl w:val="0"/>
        </w:rPr>
        <w:t xml:space="preserve">LUNGMAP + Anti-PD-(L)1 resistant.</w:t>
      </w:r>
    </w:p>
    <w:p w:rsidR="00000000" w:rsidDel="00000000" w:rsidP="00000000" w:rsidRDefault="00000000" w:rsidRPr="00000000" w14:paraId="000009B7">
      <w:pPr>
        <w:numPr>
          <w:ilvl w:val="0"/>
          <w:numId w:val="25"/>
        </w:numPr>
        <w:spacing w:line="240" w:lineRule="auto"/>
        <w:ind w:left="720" w:hanging="360"/>
        <w:rPr/>
      </w:pPr>
      <w:r w:rsidDel="00000000" w:rsidR="00000000" w:rsidRPr="00000000">
        <w:rPr>
          <w:b w:val="1"/>
          <w:rtl w:val="0"/>
        </w:rPr>
        <w:t xml:space="preserve">S1900B </w:t>
      </w:r>
      <w:r w:rsidDel="00000000" w:rsidR="00000000" w:rsidRPr="00000000">
        <w:rPr>
          <w:rtl w:val="0"/>
        </w:rPr>
        <w:t xml:space="preserve">[</w:t>
      </w:r>
      <w:hyperlink r:id="rId630">
        <w:r w:rsidDel="00000000" w:rsidR="00000000" w:rsidRPr="00000000">
          <w:rPr>
            <w:rtl w:val="0"/>
          </w:rPr>
          <w:t xml:space="preserve">NCT04268550</w:t>
        </w:r>
      </w:hyperlink>
      <w:r w:rsidDel="00000000" w:rsidR="00000000" w:rsidRPr="00000000">
        <w:rPr>
          <w:rtl w:val="0"/>
        </w:rPr>
        <w:t xml:space="preserve">]: Phase II. </w:t>
      </w:r>
      <w:r w:rsidDel="00000000" w:rsidR="00000000" w:rsidRPr="00000000">
        <w:rPr>
          <w:b w:val="1"/>
          <w:rtl w:val="0"/>
        </w:rPr>
        <w:t xml:space="preserve">Selpercatinib</w:t>
      </w:r>
      <w:r w:rsidDel="00000000" w:rsidR="00000000" w:rsidRPr="00000000">
        <w:rPr>
          <w:rtl w:val="0"/>
        </w:rPr>
        <w:t xml:space="preserve">.</w:t>
      </w:r>
    </w:p>
    <w:p w:rsidR="00000000" w:rsidDel="00000000" w:rsidP="00000000" w:rsidRDefault="00000000" w:rsidRPr="00000000" w14:paraId="000009B8">
      <w:pPr>
        <w:numPr>
          <w:ilvl w:val="1"/>
          <w:numId w:val="25"/>
        </w:numPr>
        <w:spacing w:line="240" w:lineRule="auto"/>
        <w:ind w:left="1440" w:hanging="360"/>
        <w:rPr/>
      </w:pPr>
      <w:r w:rsidDel="00000000" w:rsidR="00000000" w:rsidRPr="00000000">
        <w:rPr>
          <w:rtl w:val="0"/>
        </w:rPr>
        <w:t xml:space="preserve">LUNGMAP + RET fusion positive.</w:t>
      </w:r>
    </w:p>
    <w:p w:rsidR="00000000" w:rsidDel="00000000" w:rsidP="00000000" w:rsidRDefault="00000000" w:rsidRPr="00000000" w14:paraId="000009B9">
      <w:pPr>
        <w:numPr>
          <w:ilvl w:val="0"/>
          <w:numId w:val="25"/>
        </w:numPr>
        <w:spacing w:line="240" w:lineRule="auto"/>
        <w:ind w:left="720" w:hanging="360"/>
        <w:rPr/>
      </w:pPr>
      <w:r w:rsidDel="00000000" w:rsidR="00000000" w:rsidRPr="00000000">
        <w:rPr>
          <w:b w:val="1"/>
          <w:rtl w:val="0"/>
        </w:rPr>
        <w:t xml:space="preserve">S1900C </w:t>
      </w:r>
      <w:r w:rsidDel="00000000" w:rsidR="00000000" w:rsidRPr="00000000">
        <w:rPr>
          <w:rtl w:val="0"/>
        </w:rPr>
        <w:t xml:space="preserve">[</w:t>
      </w:r>
      <w:hyperlink r:id="rId631">
        <w:r w:rsidDel="00000000" w:rsidR="00000000" w:rsidRPr="00000000">
          <w:rPr>
            <w:rtl w:val="0"/>
          </w:rPr>
          <w:t xml:space="preserve">NCT04173507</w:t>
        </w:r>
      </w:hyperlink>
      <w:r w:rsidDel="00000000" w:rsidR="00000000" w:rsidRPr="00000000">
        <w:rPr>
          <w:rtl w:val="0"/>
        </w:rPr>
        <w:t xml:space="preserve">]: Phase II. </w:t>
      </w:r>
      <w:r w:rsidDel="00000000" w:rsidR="00000000" w:rsidRPr="00000000">
        <w:rPr>
          <w:b w:val="1"/>
          <w:rtl w:val="0"/>
        </w:rPr>
        <w:t xml:space="preserve">Talazoparib + Avelumab</w:t>
      </w:r>
      <w:r w:rsidDel="00000000" w:rsidR="00000000" w:rsidRPr="00000000">
        <w:rPr>
          <w:rtl w:val="0"/>
        </w:rPr>
        <w:t xml:space="preserve">.</w:t>
      </w:r>
    </w:p>
    <w:p w:rsidR="00000000" w:rsidDel="00000000" w:rsidP="00000000" w:rsidRDefault="00000000" w:rsidRPr="00000000" w14:paraId="000009BA">
      <w:pPr>
        <w:numPr>
          <w:ilvl w:val="1"/>
          <w:numId w:val="25"/>
        </w:numPr>
        <w:spacing w:line="240" w:lineRule="auto"/>
        <w:ind w:left="1440" w:hanging="360"/>
        <w:rPr>
          <w:u w:val="none"/>
        </w:rPr>
      </w:pPr>
      <w:r w:rsidDel="00000000" w:rsidR="00000000" w:rsidRPr="00000000">
        <w:rPr>
          <w:rtl w:val="0"/>
        </w:rPr>
        <w:t xml:space="preserve">LUNGMAP + STK11 genom</w:t>
      </w:r>
      <w:r w:rsidDel="00000000" w:rsidR="00000000" w:rsidRPr="00000000">
        <w:rPr>
          <w:rtl w:val="0"/>
        </w:rPr>
        <w:t xml:space="preserve">ic alterations.</w:t>
      </w:r>
    </w:p>
    <w:p w:rsidR="00000000" w:rsidDel="00000000" w:rsidP="00000000" w:rsidRDefault="00000000" w:rsidRPr="00000000" w14:paraId="000009BB">
      <w:pPr>
        <w:spacing w:line="240" w:lineRule="auto"/>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9BC">
      <w:pPr>
        <w:pStyle w:val="Heading1"/>
        <w:jc w:val="center"/>
        <w:rPr>
          <w:rFonts w:ascii="Times New Roman" w:cs="Times New Roman" w:eastAsia="Times New Roman" w:hAnsi="Times New Roman"/>
          <w:sz w:val="20"/>
          <w:szCs w:val="20"/>
        </w:rPr>
        <w:sectPr>
          <w:type w:val="nextPage"/>
          <w:pgSz w:h="15840" w:w="12240"/>
          <w:pgMar w:bottom="720" w:top="720" w:left="720" w:right="720" w:header="720" w:footer="720"/>
          <w:cols w:equalWidth="0"/>
        </w:sectPr>
      </w:pPr>
      <w:bookmarkStart w:colFirst="0" w:colLast="0" w:name="_b3a8at0dnvs" w:id="158"/>
      <w:bookmarkEnd w:id="158"/>
      <w:r w:rsidDel="00000000" w:rsidR="00000000" w:rsidRPr="00000000">
        <w:rPr>
          <w:rtl w:val="0"/>
        </w:rPr>
      </w:r>
    </w:p>
    <w:p w:rsidR="00000000" w:rsidDel="00000000" w:rsidP="00000000" w:rsidRDefault="00000000" w:rsidRPr="00000000" w14:paraId="000009BD">
      <w:pPr>
        <w:pStyle w:val="Heading1"/>
        <w:jc w:val="center"/>
        <w:rPr>
          <w:color w:val="000000"/>
        </w:rPr>
      </w:pPr>
      <w:bookmarkStart w:colFirst="0" w:colLast="0" w:name="_nruipiivq02s" w:id="159"/>
      <w:bookmarkEnd w:id="159"/>
      <w:hyperlink w:anchor="_6sfwza45y5km">
        <w:r w:rsidDel="00000000" w:rsidR="00000000" w:rsidRPr="00000000">
          <w:rPr>
            <w:color w:val="000000"/>
            <w:rtl w:val="0"/>
          </w:rPr>
          <w:t xml:space="preserve">Small Cell Lung Cancer</w:t>
        </w:r>
      </w:hyperlink>
      <w:r w:rsidDel="00000000" w:rsidR="00000000" w:rsidRPr="00000000">
        <w:rPr>
          <w:rtl w:val="0"/>
        </w:rPr>
      </w:r>
    </w:p>
    <w:p w:rsidR="00000000" w:rsidDel="00000000" w:rsidP="00000000" w:rsidRDefault="00000000" w:rsidRPr="00000000" w14:paraId="000009BE">
      <w:pPr>
        <w:spacing w:line="240" w:lineRule="auto"/>
        <w:rPr/>
      </w:pPr>
      <w:r w:rsidDel="00000000" w:rsidR="00000000" w:rsidRPr="00000000">
        <w:rPr>
          <w:rtl w:val="0"/>
        </w:rPr>
      </w:r>
    </w:p>
    <w:p w:rsidR="00000000" w:rsidDel="00000000" w:rsidP="00000000" w:rsidRDefault="00000000" w:rsidRPr="00000000" w14:paraId="000009BF">
      <w:pPr>
        <w:spacing w:line="240" w:lineRule="auto"/>
        <w:rPr>
          <w:i w:val="1"/>
        </w:rPr>
      </w:pPr>
      <w:hyperlink r:id="rId632">
        <w:r w:rsidDel="00000000" w:rsidR="00000000" w:rsidRPr="00000000">
          <w:rPr>
            <w:b w:val="1"/>
            <w:rtl w:val="0"/>
          </w:rPr>
          <w:t xml:space="preserve">StatPearls: Lung Small Cell (Oat Cell)</w:t>
        </w:r>
      </w:hyperlink>
      <w:r w:rsidDel="00000000" w:rsidR="00000000" w:rsidRPr="00000000">
        <w:rPr>
          <w:b w:val="1"/>
          <w:rtl w:val="0"/>
        </w:rPr>
        <w:t xml:space="preserve"> </w:t>
      </w:r>
      <w:r w:rsidDel="00000000" w:rsidR="00000000" w:rsidRPr="00000000">
        <w:rPr>
          <w:i w:val="1"/>
          <w:rtl w:val="0"/>
        </w:rPr>
        <w:t xml:space="preserve">Last update: 2/14/2019.</w:t>
      </w:r>
    </w:p>
    <w:p w:rsidR="00000000" w:rsidDel="00000000" w:rsidP="00000000" w:rsidRDefault="00000000" w:rsidRPr="00000000" w14:paraId="000009C0">
      <w:pPr>
        <w:spacing w:line="240" w:lineRule="auto"/>
        <w:ind w:left="0" w:firstLine="0"/>
        <w:rPr/>
      </w:pPr>
      <w:r w:rsidDel="00000000" w:rsidR="00000000" w:rsidRPr="00000000">
        <w:rPr>
          <w:rtl w:val="0"/>
        </w:rPr>
        <w:t xml:space="preserve">ARRO: [</w:t>
      </w:r>
      <w:hyperlink r:id="rId633">
        <w:r w:rsidDel="00000000" w:rsidR="00000000" w:rsidRPr="00000000">
          <w:rPr>
            <w:rtl w:val="0"/>
          </w:rPr>
          <w:t xml:space="preserve">Small Cell Lung Cancer</w:t>
        </w:r>
      </w:hyperlink>
      <w:r w:rsidDel="00000000" w:rsidR="00000000" w:rsidRPr="00000000">
        <w:rPr>
          <w:rtl w:val="0"/>
        </w:rPr>
        <w:t xml:space="preserve">].</w:t>
      </w:r>
    </w:p>
    <w:p w:rsidR="00000000" w:rsidDel="00000000" w:rsidP="00000000" w:rsidRDefault="00000000" w:rsidRPr="00000000" w14:paraId="000009C1">
      <w:pPr>
        <w:spacing w:line="240" w:lineRule="auto"/>
        <w:ind w:left="0" w:firstLine="0"/>
        <w:rPr/>
      </w:pPr>
      <w:r w:rsidDel="00000000" w:rsidR="00000000" w:rsidRPr="00000000">
        <w:rPr>
          <w:rtl w:val="0"/>
        </w:rPr>
        <w:t xml:space="preserve">AVARO [</w:t>
      </w:r>
      <w:hyperlink r:id="rId634">
        <w:r w:rsidDel="00000000" w:rsidR="00000000" w:rsidRPr="00000000">
          <w:rPr>
            <w:rtl w:val="0"/>
          </w:rPr>
          <w:t xml:space="preserve">Normal Thorax Anatomy</w:t>
        </w:r>
      </w:hyperlink>
      <w:r w:rsidDel="00000000" w:rsidR="00000000" w:rsidRPr="00000000">
        <w:rPr>
          <w:rtl w:val="0"/>
        </w:rPr>
        <w:t xml:space="preserve">], [</w:t>
      </w:r>
      <w:hyperlink r:id="rId635">
        <w:r w:rsidDel="00000000" w:rsidR="00000000" w:rsidRPr="00000000">
          <w:rPr>
            <w:rtl w:val="0"/>
          </w:rPr>
          <w:t xml:space="preserve">Thoracic nodal levels</w:t>
        </w:r>
      </w:hyperlink>
      <w:r w:rsidDel="00000000" w:rsidR="00000000" w:rsidRPr="00000000">
        <w:rPr>
          <w:rtl w:val="0"/>
        </w:rPr>
        <w:t xml:space="preserve">]</w:t>
      </w:r>
    </w:p>
    <w:tbl>
      <w:tblPr>
        <w:tblStyle w:val="Table31"/>
        <w:tblW w:w="1108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C2">
            <w:pPr>
              <w:spacing w:line="240" w:lineRule="auto"/>
              <w:rPr/>
            </w:pPr>
            <w:r w:rsidDel="00000000" w:rsidR="00000000" w:rsidRPr="00000000">
              <w:rPr>
                <w:b w:val="1"/>
                <w:rtl w:val="0"/>
              </w:rPr>
              <w:t xml:space="preserve">ESMO Guidelines for Diagnosis, Treatment and Follow up </w:t>
            </w:r>
            <w:r w:rsidDel="00000000" w:rsidR="00000000" w:rsidRPr="00000000">
              <w:rPr>
                <w:rtl w:val="0"/>
              </w:rPr>
              <w:t xml:space="preserve">[</w:t>
            </w:r>
            <w:hyperlink r:id="rId636">
              <w:r w:rsidDel="00000000" w:rsidR="00000000" w:rsidRPr="00000000">
                <w:rPr>
                  <w:rtl w:val="0"/>
                </w:rPr>
                <w:t xml:space="preserve">Früh Ann Onc '13</w:t>
              </w:r>
            </w:hyperlink>
            <w:r w:rsidDel="00000000" w:rsidR="00000000" w:rsidRPr="00000000">
              <w:rPr>
                <w:rtl w:val="0"/>
              </w:rPr>
              <w:t xml:space="preserve">]</w:t>
            </w:r>
          </w:p>
          <w:bookmarkStart w:colFirst="0" w:colLast="0" w:name="nbv7mkaxnlnw" w:id="160"/>
          <w:bookmarkEnd w:id="160"/>
          <w:p w:rsidR="00000000" w:rsidDel="00000000" w:rsidP="00000000" w:rsidRDefault="00000000" w:rsidRPr="00000000" w14:paraId="000009C3">
            <w:pPr>
              <w:spacing w:line="240" w:lineRule="auto"/>
              <w:rPr>
                <w:i w:val="1"/>
              </w:rPr>
            </w:pPr>
            <w:r w:rsidDel="00000000" w:rsidR="00000000" w:rsidRPr="00000000">
              <w:rPr>
                <w:b w:val="1"/>
                <w:rtl w:val="0"/>
              </w:rPr>
              <w:t xml:space="preserve">ASCO/ACCP Guideline: </w:t>
            </w:r>
            <w:hyperlink r:id="rId637">
              <w:r w:rsidDel="00000000" w:rsidR="00000000" w:rsidRPr="00000000">
                <w:rPr>
                  <w:b w:val="1"/>
                  <w:rtl w:val="0"/>
                </w:rPr>
                <w:t xml:space="preserve">Treatment of Small-Cell Lung Cancer </w:t>
              </w:r>
            </w:hyperlink>
            <w:r w:rsidDel="00000000" w:rsidR="00000000" w:rsidRPr="00000000">
              <w:rPr>
                <w:i w:val="1"/>
                <w:rtl w:val="0"/>
              </w:rPr>
              <w:t xml:space="preserve">September 8, 2015</w:t>
            </w:r>
          </w:p>
          <w:p w:rsidR="00000000" w:rsidDel="00000000" w:rsidP="00000000" w:rsidRDefault="00000000" w:rsidRPr="00000000" w14:paraId="000009C4">
            <w:pPr>
              <w:numPr>
                <w:ilvl w:val="0"/>
                <w:numId w:val="64"/>
              </w:numPr>
              <w:spacing w:line="240" w:lineRule="auto"/>
              <w:ind w:left="720" w:hanging="360"/>
            </w:pPr>
            <w:r w:rsidDel="00000000" w:rsidR="00000000" w:rsidRPr="00000000">
              <w:rPr>
                <w:b w:val="1"/>
                <w:rtl w:val="0"/>
              </w:rPr>
              <w:t xml:space="preserve">LS-SCLC </w:t>
            </w:r>
            <w:r w:rsidDel="00000000" w:rsidR="00000000" w:rsidRPr="00000000">
              <w:rPr>
                <w:rtl w:val="0"/>
              </w:rPr>
              <w:t xml:space="preserve">(33%)</w:t>
            </w:r>
            <w:r w:rsidDel="00000000" w:rsidR="00000000" w:rsidRPr="00000000">
              <w:rPr>
                <w:rtl w:val="0"/>
              </w:rPr>
              <w:t xml:space="preserve">: Surgical resection recommended for select stage I SCLC.</w:t>
            </w:r>
          </w:p>
          <w:p w:rsidR="00000000" w:rsidDel="00000000" w:rsidP="00000000" w:rsidRDefault="00000000" w:rsidRPr="00000000" w14:paraId="000009C5">
            <w:pPr>
              <w:numPr>
                <w:ilvl w:val="1"/>
                <w:numId w:val="64"/>
              </w:numPr>
              <w:spacing w:line="240" w:lineRule="auto"/>
              <w:ind w:left="1440" w:hanging="360"/>
            </w:pPr>
            <w:r w:rsidDel="00000000" w:rsidR="00000000" w:rsidRPr="00000000">
              <w:rPr>
                <w:rtl w:val="0"/>
              </w:rPr>
              <w:t xml:space="preserve">LS-SCLC receives CCRT for patients with good PS. </w:t>
            </w:r>
          </w:p>
          <w:p w:rsidR="00000000" w:rsidDel="00000000" w:rsidP="00000000" w:rsidRDefault="00000000" w:rsidRPr="00000000" w14:paraId="000009C6">
            <w:pPr>
              <w:numPr>
                <w:ilvl w:val="1"/>
                <w:numId w:val="64"/>
              </w:numPr>
              <w:spacing w:line="240" w:lineRule="auto"/>
              <w:ind w:left="1440" w:hanging="360"/>
            </w:pPr>
            <w:r w:rsidDel="00000000" w:rsidR="00000000" w:rsidRPr="00000000">
              <w:rPr>
                <w:rtl w:val="0"/>
              </w:rPr>
              <w:t xml:space="preserve">Thoracic RT should be initiated early in the course of treatment, preferably with C1 or C2 of chemo. </w:t>
            </w:r>
          </w:p>
          <w:p w:rsidR="00000000" w:rsidDel="00000000" w:rsidP="00000000" w:rsidRDefault="00000000" w:rsidRPr="00000000" w14:paraId="000009C7">
            <w:pPr>
              <w:numPr>
                <w:ilvl w:val="2"/>
                <w:numId w:val="64"/>
              </w:numPr>
              <w:spacing w:line="240" w:lineRule="auto"/>
              <w:ind w:left="2160" w:hanging="360"/>
              <w:rPr/>
            </w:pPr>
            <w:r w:rsidDel="00000000" w:rsidR="00000000" w:rsidRPr="00000000">
              <w:rPr>
                <w:rtl w:val="0"/>
              </w:rPr>
              <w:t xml:space="preserve">SER &lt; 30d. Data suggests pts need to be able receive adequate chemotherapy for this to apply.</w:t>
            </w:r>
          </w:p>
          <w:p w:rsidR="00000000" w:rsidDel="00000000" w:rsidP="00000000" w:rsidRDefault="00000000" w:rsidRPr="00000000" w14:paraId="000009C8">
            <w:pPr>
              <w:numPr>
                <w:ilvl w:val="2"/>
                <w:numId w:val="64"/>
              </w:numPr>
              <w:spacing w:line="240" w:lineRule="auto"/>
              <w:ind w:left="2160" w:hanging="360"/>
              <w:rPr/>
            </w:pPr>
            <w:r w:rsidDel="00000000" w:rsidR="00000000" w:rsidRPr="00000000">
              <w:rPr>
                <w:rtl w:val="0"/>
              </w:rPr>
              <w:t xml:space="preserve">OS decreases by 2% for every 1w of prolonged SER [</w:t>
            </w:r>
            <w:hyperlink w:anchor="8g80j0b22nvp">
              <w:r w:rsidDel="00000000" w:rsidR="00000000" w:rsidRPr="00000000">
                <w:rPr>
                  <w:rtl w:val="0"/>
                </w:rPr>
                <w:t xml:space="preserve">De Ruysscher JCO '06]</w:t>
              </w:r>
            </w:hyperlink>
            <w:r w:rsidDel="00000000" w:rsidR="00000000" w:rsidRPr="00000000">
              <w:rPr>
                <w:rtl w:val="0"/>
              </w:rPr>
              <w:t xml:space="preserve">.</w:t>
            </w:r>
          </w:p>
          <w:p w:rsidR="00000000" w:rsidDel="00000000" w:rsidP="00000000" w:rsidRDefault="00000000" w:rsidRPr="00000000" w14:paraId="000009C9">
            <w:pPr>
              <w:numPr>
                <w:ilvl w:val="1"/>
                <w:numId w:val="64"/>
              </w:numPr>
              <w:spacing w:line="240" w:lineRule="auto"/>
              <w:ind w:left="1440" w:hanging="360"/>
              <w:rPr/>
            </w:pPr>
            <w:r w:rsidDel="00000000" w:rsidR="00000000" w:rsidRPr="00000000">
              <w:rPr>
                <w:rtl w:val="0"/>
              </w:rPr>
              <w:t xml:space="preserve">Chemo should consist of four cycles of a platinum agent and etoposide.</w:t>
            </w:r>
          </w:p>
          <w:p w:rsidR="00000000" w:rsidDel="00000000" w:rsidP="00000000" w:rsidRDefault="00000000" w:rsidRPr="00000000" w14:paraId="000009CA">
            <w:pPr>
              <w:numPr>
                <w:ilvl w:val="0"/>
                <w:numId w:val="64"/>
              </w:numPr>
              <w:spacing w:line="240" w:lineRule="auto"/>
              <w:ind w:left="720" w:hanging="360"/>
            </w:pPr>
            <w:r w:rsidDel="00000000" w:rsidR="00000000" w:rsidRPr="00000000">
              <w:rPr>
                <w:b w:val="1"/>
                <w:rtl w:val="0"/>
              </w:rPr>
              <w:t xml:space="preserve">ES-SCLC </w:t>
            </w:r>
            <w:r w:rsidDel="00000000" w:rsidR="00000000" w:rsidRPr="00000000">
              <w:rPr>
                <w:rtl w:val="0"/>
              </w:rPr>
              <w:t xml:space="preserve">(67%)</w:t>
            </w:r>
            <w:r w:rsidDel="00000000" w:rsidR="00000000" w:rsidRPr="00000000">
              <w:rPr>
                <w:rtl w:val="0"/>
              </w:rPr>
              <w:t xml:space="preserve">: Chemo standard w platinum agent plus etoposide or topo/irinotecan. Typically six cycles for ES-SCLC.</w:t>
            </w:r>
          </w:p>
          <w:p w:rsidR="00000000" w:rsidDel="00000000" w:rsidP="00000000" w:rsidRDefault="00000000" w:rsidRPr="00000000" w14:paraId="000009CB">
            <w:pPr>
              <w:spacing w:line="240" w:lineRule="auto"/>
              <w:ind w:left="720" w:firstLine="0"/>
              <w:rPr/>
            </w:pPr>
            <w:r w:rsidDel="00000000" w:rsidR="00000000" w:rsidRPr="00000000">
              <w:rPr>
                <w:rtl w:val="0"/>
              </w:rPr>
              <w:t xml:space="preserve">Carboplatin + Etoposide + Atezolizumab (PD-L1) now first line for ES-SCLC [</w:t>
            </w:r>
            <w:hyperlink w:anchor="a2sv4pgkksn3">
              <w:r w:rsidDel="00000000" w:rsidR="00000000" w:rsidRPr="00000000">
                <w:rPr>
                  <w:rtl w:val="0"/>
                </w:rPr>
                <w:t xml:space="preserve">IMpower133</w:t>
              </w:r>
            </w:hyperlink>
            <w:r w:rsidDel="00000000" w:rsidR="00000000" w:rsidRPr="00000000">
              <w:rPr>
                <w:rtl w:val="0"/>
              </w:rPr>
              <w:t xml:space="preserve">] </w:t>
            </w:r>
            <w:hyperlink r:id="rId638">
              <w:r w:rsidDel="00000000" w:rsidR="00000000" w:rsidRPr="00000000">
                <w:rPr>
                  <w:vertAlign w:val="superscript"/>
                  <w:rtl w:val="0"/>
                </w:rPr>
                <w:t xml:space="preserve">QS</w:t>
              </w:r>
            </w:hyperlink>
            <w:r w:rsidDel="00000000" w:rsidR="00000000" w:rsidRPr="00000000">
              <w:rPr>
                <w:rtl w:val="0"/>
              </w:rPr>
              <w:t xml:space="preserve"> </w:t>
            </w:r>
          </w:p>
          <w:p w:rsidR="00000000" w:rsidDel="00000000" w:rsidP="00000000" w:rsidRDefault="00000000" w:rsidRPr="00000000" w14:paraId="000009CC">
            <w:pPr>
              <w:numPr>
                <w:ilvl w:val="0"/>
                <w:numId w:val="64"/>
              </w:numPr>
              <w:spacing w:line="240" w:lineRule="auto"/>
              <w:ind w:left="720" w:hanging="360"/>
            </w:pPr>
            <w:r w:rsidDel="00000000" w:rsidR="00000000" w:rsidRPr="00000000">
              <w:rPr>
                <w:b w:val="1"/>
                <w:rtl w:val="0"/>
              </w:rPr>
              <w:t xml:space="preserve">PCI</w:t>
            </w:r>
            <w:r w:rsidDel="00000000" w:rsidR="00000000" w:rsidRPr="00000000">
              <w:rPr>
                <w:rtl w:val="0"/>
              </w:rPr>
              <w:t xml:space="preserve"> prolongs survival in pts w LS-SCLC who achieve a CR or PR to initial therapy, also may do so for ES-SCLC.</w:t>
            </w:r>
            <w:r w:rsidDel="00000000" w:rsidR="00000000" w:rsidRPr="00000000">
              <w:rPr>
                <w:rtl w:val="0"/>
              </w:rPr>
            </w:r>
          </w:p>
          <w:p w:rsidR="00000000" w:rsidDel="00000000" w:rsidP="00000000" w:rsidRDefault="00000000" w:rsidRPr="00000000" w14:paraId="000009CD">
            <w:pPr>
              <w:spacing w:line="240" w:lineRule="auto"/>
              <w:ind w:left="720" w:firstLine="0"/>
              <w:rPr/>
            </w:pPr>
            <w:r w:rsidDel="00000000" w:rsidR="00000000" w:rsidRPr="00000000">
              <w:rPr>
                <w:rtl w:val="0"/>
              </w:rPr>
              <w:t xml:space="preserve">Interestingly, with the results of  [</w:t>
            </w:r>
            <w:hyperlink w:anchor="z7uwrwjt12ey">
              <w:r w:rsidDel="00000000" w:rsidR="00000000" w:rsidRPr="00000000">
                <w:rPr>
                  <w:rtl w:val="0"/>
                </w:rPr>
                <w:t xml:space="preserve">NVALT-11/DLCRT-02</w:t>
              </w:r>
            </w:hyperlink>
            <w:r w:rsidDel="00000000" w:rsidR="00000000" w:rsidRPr="00000000">
              <w:rPr>
                <w:rtl w:val="0"/>
              </w:rPr>
              <w:t xml:space="preserve">] and [</w:t>
            </w:r>
            <w:hyperlink w:anchor="75disjmiglns">
              <w:r w:rsidDel="00000000" w:rsidR="00000000" w:rsidRPr="00000000">
                <w:rPr>
                  <w:rtl w:val="0"/>
                </w:rPr>
                <w:t xml:space="preserve">RTOG 02-14]</w:t>
              </w:r>
            </w:hyperlink>
            <w:r w:rsidDel="00000000" w:rsidR="00000000" w:rsidRPr="00000000">
              <w:rPr>
                <w:rtl w:val="0"/>
              </w:rPr>
              <w:t xml:space="preserve">, NSCLC has just about as much evidence for PCI as SCLC.</w:t>
            </w:r>
            <w:hyperlink r:id="rId639">
              <w:r w:rsidDel="00000000" w:rsidR="00000000" w:rsidRPr="00000000">
                <w:rPr>
                  <w:vertAlign w:val="superscript"/>
                  <w:rtl w:val="0"/>
                </w:rPr>
                <w:t xml:space="preserve">QS</w:t>
              </w:r>
            </w:hyperlink>
            <w:r w:rsidDel="00000000" w:rsidR="00000000" w:rsidRPr="00000000">
              <w:rPr>
                <w:rtl w:val="0"/>
              </w:rPr>
              <w:t xml:space="preserve"> However, the rate of brain mets are lower for NSCLC therefore PCI is not recommended.</w:t>
            </w:r>
          </w:p>
          <w:p w:rsidR="00000000" w:rsidDel="00000000" w:rsidP="00000000" w:rsidRDefault="00000000" w:rsidRPr="00000000" w14:paraId="000009CE">
            <w:pPr>
              <w:spacing w:line="240" w:lineRule="auto"/>
              <w:ind w:left="0" w:firstLine="0"/>
              <w:rPr/>
            </w:pPr>
            <w:r w:rsidDel="00000000" w:rsidR="00000000" w:rsidRPr="00000000">
              <w:rPr>
                <w:rtl w:val="0"/>
              </w:rPr>
            </w:r>
          </w:p>
          <w:p w:rsidR="00000000" w:rsidDel="00000000" w:rsidP="00000000" w:rsidRDefault="00000000" w:rsidRPr="00000000" w14:paraId="000009CF">
            <w:pPr>
              <w:spacing w:line="240" w:lineRule="auto"/>
              <w:ind w:left="0" w:firstLine="0"/>
              <w:rPr/>
            </w:pPr>
            <w:r w:rsidDel="00000000" w:rsidR="00000000" w:rsidRPr="00000000">
              <w:rPr>
                <w:b w:val="1"/>
                <w:rtl w:val="0"/>
              </w:rPr>
              <w:t xml:space="preserve">ASTRO Guideline: RT for Small Cell Lung Cancer </w:t>
            </w:r>
            <w:r w:rsidDel="00000000" w:rsidR="00000000" w:rsidRPr="00000000">
              <w:rPr>
                <w:rtl w:val="0"/>
              </w:rPr>
              <w:t xml:space="preserve">[</w:t>
            </w:r>
            <w:hyperlink r:id="rId640">
              <w:r w:rsidDel="00000000" w:rsidR="00000000" w:rsidRPr="00000000">
                <w:rPr>
                  <w:rtl w:val="0"/>
                </w:rPr>
                <w:t xml:space="preserve">Simone PRO '20</w:t>
              </w:r>
            </w:hyperlink>
            <w:r w:rsidDel="00000000" w:rsidR="00000000" w:rsidRPr="00000000">
              <w:rPr>
                <w:rtl w:val="0"/>
              </w:rPr>
              <w:t xml:space="preserve">]:</w:t>
            </w:r>
          </w:p>
          <w:p w:rsidR="00000000" w:rsidDel="00000000" w:rsidP="00000000" w:rsidRDefault="00000000" w:rsidRPr="00000000" w14:paraId="000009D0">
            <w:pPr>
              <w:spacing w:line="240" w:lineRule="auto"/>
              <w:ind w:left="0" w:firstLine="0"/>
              <w:rPr/>
            </w:pPr>
            <w:r w:rsidDel="00000000" w:rsidR="00000000" w:rsidRPr="00000000">
              <w:rPr>
                <w:rtl w:val="0"/>
              </w:rPr>
              <w:t xml:space="preserve">Thoracic RT for LS-SCLC</w:t>
            </w:r>
          </w:p>
          <w:p w:rsidR="00000000" w:rsidDel="00000000" w:rsidP="00000000" w:rsidRDefault="00000000" w:rsidRPr="00000000" w14:paraId="000009D1">
            <w:pPr>
              <w:numPr>
                <w:ilvl w:val="0"/>
                <w:numId w:val="35"/>
              </w:numPr>
              <w:spacing w:line="240" w:lineRule="auto"/>
              <w:ind w:left="720" w:hanging="360"/>
              <w:rPr>
                <w:u w:val="none"/>
              </w:rPr>
            </w:pPr>
            <w:r w:rsidDel="00000000" w:rsidR="00000000" w:rsidRPr="00000000">
              <w:rPr>
                <w:rtl w:val="0"/>
              </w:rPr>
              <w:t xml:space="preserve">CCRT is standard of care for patients with good PS, and can be used for fit patients &gt; 70y.</w:t>
            </w:r>
          </w:p>
          <w:p w:rsidR="00000000" w:rsidDel="00000000" w:rsidP="00000000" w:rsidRDefault="00000000" w:rsidRPr="00000000" w14:paraId="000009D2">
            <w:pPr>
              <w:numPr>
                <w:ilvl w:val="0"/>
                <w:numId w:val="35"/>
              </w:numPr>
              <w:spacing w:line="240" w:lineRule="auto"/>
              <w:ind w:left="720" w:hanging="360"/>
              <w:rPr>
                <w:u w:val="none"/>
              </w:rPr>
            </w:pPr>
            <w:r w:rsidDel="00000000" w:rsidR="00000000" w:rsidRPr="00000000">
              <w:rPr>
                <w:rtl w:val="0"/>
              </w:rPr>
              <w:t xml:space="preserve">Earlier thoracic RT is recommended, with RT starting during C1-C2. Consider C3 if shrinkage would decrease RT toxicity.</w:t>
            </w:r>
          </w:p>
          <w:p w:rsidR="00000000" w:rsidDel="00000000" w:rsidP="00000000" w:rsidRDefault="00000000" w:rsidRPr="00000000" w14:paraId="000009D3">
            <w:pPr>
              <w:numPr>
                <w:ilvl w:val="0"/>
                <w:numId w:val="35"/>
              </w:numPr>
              <w:spacing w:line="240" w:lineRule="auto"/>
              <w:ind w:left="720" w:hanging="360"/>
              <w:rPr>
                <w:u w:val="none"/>
              </w:rPr>
            </w:pPr>
            <w:r w:rsidDel="00000000" w:rsidR="00000000" w:rsidRPr="00000000">
              <w:rPr>
                <w:rtl w:val="0"/>
              </w:rPr>
              <w:t xml:space="preserve">45/30 BID is recommended. </w:t>
            </w:r>
          </w:p>
          <w:p w:rsidR="00000000" w:rsidDel="00000000" w:rsidP="00000000" w:rsidRDefault="00000000" w:rsidRPr="00000000" w14:paraId="000009D4">
            <w:pPr>
              <w:numPr>
                <w:ilvl w:val="0"/>
                <w:numId w:val="35"/>
              </w:numPr>
              <w:spacing w:line="240" w:lineRule="auto"/>
              <w:ind w:left="720" w:hanging="360"/>
              <w:rPr>
                <w:u w:val="none"/>
              </w:rPr>
            </w:pPr>
            <w:r w:rsidDel="00000000" w:rsidR="00000000" w:rsidRPr="00000000">
              <w:rPr>
                <w:rtl w:val="0"/>
              </w:rPr>
              <w:t xml:space="preserve">Treat all involved LNs at the time of diagnosis. Elective coverage of ipsilateral hilum is controversial.</w:t>
            </w:r>
          </w:p>
          <w:p w:rsidR="00000000" w:rsidDel="00000000" w:rsidP="00000000" w:rsidRDefault="00000000" w:rsidRPr="00000000" w14:paraId="000009D5">
            <w:pPr>
              <w:spacing w:line="240" w:lineRule="auto"/>
              <w:ind w:left="0" w:firstLine="0"/>
              <w:rPr/>
            </w:pPr>
            <w:r w:rsidDel="00000000" w:rsidR="00000000" w:rsidRPr="00000000">
              <w:rPr>
                <w:rtl w:val="0"/>
              </w:rPr>
              <w:t xml:space="preserve">Role of SBRT in Stage I-II Node Negative SCLC</w:t>
            </w:r>
          </w:p>
          <w:p w:rsidR="00000000" w:rsidDel="00000000" w:rsidP="00000000" w:rsidRDefault="00000000" w:rsidRPr="00000000" w14:paraId="000009D6">
            <w:pPr>
              <w:numPr>
                <w:ilvl w:val="0"/>
                <w:numId w:val="35"/>
              </w:numPr>
              <w:spacing w:line="240" w:lineRule="auto"/>
              <w:ind w:left="720" w:hanging="360"/>
              <w:rPr>
                <w:u w:val="none"/>
              </w:rPr>
            </w:pPr>
            <w:r w:rsidDel="00000000" w:rsidR="00000000" w:rsidRPr="00000000">
              <w:rPr>
                <w:rtl w:val="0"/>
              </w:rPr>
              <w:t xml:space="preserve">Consider SBRT for node-negative peripheral or central lesions, while conventional RT for ultracentral lesions (i.e., PTV touching mainstem bronchus, trachea, esophagus, mediastinum). Whenever feasible, invasive mediastinal staging is important.</w:t>
            </w:r>
          </w:p>
          <w:p w:rsidR="00000000" w:rsidDel="00000000" w:rsidP="00000000" w:rsidRDefault="00000000" w:rsidRPr="00000000" w14:paraId="000009D7">
            <w:pPr>
              <w:spacing w:line="240" w:lineRule="auto"/>
              <w:ind w:left="0" w:firstLine="0"/>
              <w:rPr/>
            </w:pPr>
            <w:r w:rsidDel="00000000" w:rsidR="00000000" w:rsidRPr="00000000">
              <w:rPr>
                <w:rtl w:val="0"/>
              </w:rPr>
              <w:t xml:space="preserve">Prophylactic cranial RT</w:t>
            </w:r>
          </w:p>
          <w:p w:rsidR="00000000" w:rsidDel="00000000" w:rsidP="00000000" w:rsidRDefault="00000000" w:rsidRPr="00000000" w14:paraId="000009D8">
            <w:pPr>
              <w:numPr>
                <w:ilvl w:val="0"/>
                <w:numId w:val="35"/>
              </w:numPr>
              <w:spacing w:line="240" w:lineRule="auto"/>
              <w:ind w:left="720" w:hanging="360"/>
              <w:rPr>
                <w:u w:val="none"/>
              </w:rPr>
            </w:pPr>
            <w:r w:rsidDel="00000000" w:rsidR="00000000" w:rsidRPr="00000000">
              <w:rPr>
                <w:rtl w:val="0"/>
              </w:rPr>
              <w:t xml:space="preserve">Restage after chemo with MRI brain. PCI is conditionally not recommended for stage I SCLC.</w:t>
            </w:r>
          </w:p>
          <w:p w:rsidR="00000000" w:rsidDel="00000000" w:rsidP="00000000" w:rsidRDefault="00000000" w:rsidRPr="00000000" w14:paraId="000009D9">
            <w:pPr>
              <w:numPr>
                <w:ilvl w:val="0"/>
                <w:numId w:val="35"/>
              </w:numPr>
              <w:spacing w:line="240" w:lineRule="auto"/>
              <w:ind w:left="720" w:hanging="360"/>
              <w:rPr>
                <w:u w:val="none"/>
              </w:rPr>
            </w:pPr>
            <w:r w:rsidDel="00000000" w:rsidR="00000000" w:rsidRPr="00000000">
              <w:rPr>
                <w:rtl w:val="0"/>
              </w:rPr>
              <w:t xml:space="preserve">Stage II-III LS-SCLC patients &lt; 70y with response to thoracic CCRT are recommended to receive PCI.</w:t>
            </w:r>
          </w:p>
          <w:p w:rsidR="00000000" w:rsidDel="00000000" w:rsidP="00000000" w:rsidRDefault="00000000" w:rsidRPr="00000000" w14:paraId="000009DA">
            <w:pPr>
              <w:numPr>
                <w:ilvl w:val="1"/>
                <w:numId w:val="35"/>
              </w:numPr>
              <w:spacing w:line="240" w:lineRule="auto"/>
              <w:ind w:left="1440" w:hanging="360"/>
              <w:rPr>
                <w:u w:val="none"/>
              </w:rPr>
            </w:pPr>
            <w:r w:rsidDel="00000000" w:rsidR="00000000" w:rsidRPr="00000000">
              <w:rPr>
                <w:rtl w:val="0"/>
              </w:rPr>
              <w:t xml:space="preserve">Shared decision making for patients with limited PS, &gt; 70y, and/or significant comorbidities.</w:t>
            </w:r>
          </w:p>
          <w:p w:rsidR="00000000" w:rsidDel="00000000" w:rsidP="00000000" w:rsidRDefault="00000000" w:rsidRPr="00000000" w14:paraId="000009DB">
            <w:pPr>
              <w:numPr>
                <w:ilvl w:val="0"/>
                <w:numId w:val="35"/>
              </w:numPr>
              <w:spacing w:line="240" w:lineRule="auto"/>
              <w:ind w:left="720" w:hanging="360"/>
              <w:rPr>
                <w:u w:val="none"/>
              </w:rPr>
            </w:pPr>
            <w:r w:rsidDel="00000000" w:rsidR="00000000" w:rsidRPr="00000000">
              <w:rPr>
                <w:rtl w:val="0"/>
              </w:rPr>
              <w:t xml:space="preserve">ES-SCLC recommends shared decision making after response to chemo. Only ~20-25% of centers offer PCI for ES-SCLC. </w:t>
            </w:r>
          </w:p>
          <w:p w:rsidR="00000000" w:rsidDel="00000000" w:rsidP="00000000" w:rsidRDefault="00000000" w:rsidRPr="00000000" w14:paraId="000009DC">
            <w:pPr>
              <w:numPr>
                <w:ilvl w:val="0"/>
                <w:numId w:val="35"/>
              </w:numPr>
              <w:spacing w:line="240" w:lineRule="auto"/>
              <w:ind w:left="720" w:hanging="360"/>
              <w:rPr>
                <w:u w:val="none"/>
              </w:rPr>
            </w:pPr>
            <w:r w:rsidDel="00000000" w:rsidR="00000000" w:rsidRPr="00000000">
              <w:rPr>
                <w:rtl w:val="0"/>
              </w:rPr>
              <w:t xml:space="preserve">25/10 is the recommended dose for either LS or ES, though most evidence for ES-SCLC is 20/5. </w:t>
            </w:r>
          </w:p>
          <w:p w:rsidR="00000000" w:rsidDel="00000000" w:rsidP="00000000" w:rsidRDefault="00000000" w:rsidRPr="00000000" w14:paraId="000009DD">
            <w:pPr>
              <w:spacing w:line="240" w:lineRule="auto"/>
              <w:ind w:left="0" w:firstLine="0"/>
              <w:rPr/>
            </w:pPr>
            <w:r w:rsidDel="00000000" w:rsidR="00000000" w:rsidRPr="00000000">
              <w:rPr>
                <w:rtl w:val="0"/>
              </w:rPr>
              <w:t xml:space="preserve">Thoracic consolidation for ES-SCLC</w:t>
            </w:r>
          </w:p>
          <w:p w:rsidR="00000000" w:rsidDel="00000000" w:rsidP="00000000" w:rsidRDefault="00000000" w:rsidRPr="00000000" w14:paraId="000009DE">
            <w:pPr>
              <w:numPr>
                <w:ilvl w:val="0"/>
                <w:numId w:val="35"/>
              </w:numPr>
              <w:spacing w:line="240" w:lineRule="auto"/>
              <w:ind w:left="720" w:hanging="360"/>
              <w:rPr>
                <w:u w:val="none"/>
              </w:rPr>
            </w:pPr>
            <w:r w:rsidDel="00000000" w:rsidR="00000000" w:rsidRPr="00000000">
              <w:rPr>
                <w:rtl w:val="0"/>
              </w:rPr>
              <w:t xml:space="preserve">After chemo alone, patients with residual disease in the chest should be offered 30/10 (or higher doses if prolonged survival is expected, e.g., 45/15).</w:t>
            </w:r>
          </w:p>
          <w:p w:rsidR="00000000" w:rsidDel="00000000" w:rsidP="00000000" w:rsidRDefault="00000000" w:rsidRPr="00000000" w14:paraId="000009DF">
            <w:pPr>
              <w:numPr>
                <w:ilvl w:val="0"/>
                <w:numId w:val="35"/>
              </w:numPr>
              <w:spacing w:line="240" w:lineRule="auto"/>
              <w:ind w:left="720" w:hanging="360"/>
              <w:rPr>
                <w:u w:val="none"/>
              </w:rPr>
            </w:pPr>
            <w:r w:rsidDel="00000000" w:rsidR="00000000" w:rsidRPr="00000000">
              <w:rPr>
                <w:rtl w:val="0"/>
              </w:rPr>
              <w:t xml:space="preserve">After chemo and immunotherapy (standard of care), consolidative chest RT is conditionally recommended for those with residual disease in the thorax. </w:t>
            </w:r>
            <w:r w:rsidDel="00000000" w:rsidR="00000000" w:rsidRPr="00000000">
              <w:rPr>
                <w:i w:val="1"/>
                <w:rtl w:val="0"/>
              </w:rPr>
              <w:t xml:space="preserve">Awaiting results of NRG LU007. See the [</w:t>
            </w:r>
            <w:hyperlink w:anchor="_kcsj058yvbh4">
              <w:r w:rsidDel="00000000" w:rsidR="00000000" w:rsidRPr="00000000">
                <w:rPr>
                  <w:i w:val="1"/>
                  <w:rtl w:val="0"/>
                </w:rPr>
                <w:t xml:space="preserve">Future Directions</w:t>
              </w:r>
            </w:hyperlink>
            <w:r w:rsidDel="00000000" w:rsidR="00000000" w:rsidRPr="00000000">
              <w:rPr>
                <w:i w:val="1"/>
                <w:rtl w:val="0"/>
              </w:rPr>
              <w:t xml:space="preserve">] section for more.</w:t>
            </w:r>
            <w:r w:rsidDel="00000000" w:rsidR="00000000" w:rsidRPr="00000000">
              <w:rPr>
                <w:rtl w:val="0"/>
              </w:rPr>
            </w:r>
          </w:p>
        </w:tc>
      </w:tr>
    </w:tbl>
    <w:p w:rsidR="00000000" w:rsidDel="00000000" w:rsidP="00000000" w:rsidRDefault="00000000" w:rsidRPr="00000000" w14:paraId="000009E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1">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220k total lung cancer cases per year, 160k deaths.</w:t>
      </w:r>
    </w:p>
    <w:p w:rsidR="00000000" w:rsidDel="00000000" w:rsidP="00000000" w:rsidRDefault="00000000" w:rsidRPr="00000000" w14:paraId="000009E2">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15-20% SCC, 3% large cell neuroendocrine (M:F 17:1, &gt; 50 py). Small decrease </w:t>
      </w:r>
      <w:r w:rsidDel="00000000" w:rsidR="00000000" w:rsidRPr="00000000">
        <w:rPr>
          <w:rtl w:val="0"/>
        </w:rPr>
        <w:t xml:space="preserve">in the last</w:t>
      </w:r>
      <w:r w:rsidDel="00000000" w:rsidR="00000000" w:rsidRPr="00000000">
        <w:rPr>
          <w:rFonts w:ascii="Times New Roman" w:cs="Times New Roman" w:eastAsia="Times New Roman" w:hAnsi="Times New Roman"/>
          <w:sz w:val="20"/>
          <w:szCs w:val="20"/>
          <w:rtl w:val="0"/>
        </w:rPr>
        <w:t xml:space="preserve"> 30 years.</w:t>
      </w:r>
    </w:p>
    <w:p w:rsidR="00000000" w:rsidDel="00000000" w:rsidP="00000000" w:rsidRDefault="00000000" w:rsidRPr="00000000" w14:paraId="000009E3">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15-20% of all lung tumors are SCLC, 66% extensive. </w:t>
      </w:r>
    </w:p>
    <w:p w:rsidR="00000000" w:rsidDel="00000000" w:rsidP="00000000" w:rsidRDefault="00000000" w:rsidRPr="00000000" w14:paraId="000009E4">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Brain mets in 10-15% at Dx→ 50% autopsy[</w:t>
      </w:r>
      <w:hyperlink r:id="rId641">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E5">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 to 30% have BM after chemo! </w:t>
      </w:r>
      <w:r w:rsidDel="00000000" w:rsidR="00000000" w:rsidRPr="00000000">
        <w:rPr>
          <w:rFonts w:ascii="Times New Roman" w:cs="Times New Roman" w:eastAsia="Times New Roman" w:hAnsi="Times New Roman"/>
          <w:i w:val="1"/>
          <w:sz w:val="20"/>
          <w:szCs w:val="20"/>
          <w:rtl w:val="0"/>
        </w:rPr>
        <w:t xml:space="preserve">Depends on timing </w:t>
      </w:r>
      <w:r w:rsidDel="00000000" w:rsidR="00000000" w:rsidRPr="00000000">
        <w:rPr>
          <w:i w:val="1"/>
          <w:rtl w:val="0"/>
        </w:rPr>
        <w:t xml:space="preserve">of the </w:t>
      </w:r>
      <w:r w:rsidDel="00000000" w:rsidR="00000000" w:rsidRPr="00000000">
        <w:rPr>
          <w:rFonts w:ascii="Times New Roman" w:cs="Times New Roman" w:eastAsia="Times New Roman" w:hAnsi="Times New Roman"/>
          <w:i w:val="1"/>
          <w:sz w:val="20"/>
          <w:szCs w:val="20"/>
          <w:rtl w:val="0"/>
        </w:rPr>
        <w:t xml:space="preserve">MRI.</w:t>
      </w:r>
      <w:r w:rsidDel="00000000" w:rsidR="00000000" w:rsidRPr="00000000">
        <w:rPr>
          <w:rtl w:val="0"/>
        </w:rPr>
      </w:r>
    </w:p>
    <w:p w:rsidR="00000000" w:rsidDel="00000000" w:rsidP="00000000" w:rsidRDefault="00000000" w:rsidRPr="00000000" w14:paraId="000009E6">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incidence of brain mets after CRT of </w:t>
      </w:r>
      <w:r w:rsidDel="00000000" w:rsidR="00000000" w:rsidRPr="00000000">
        <w:rPr>
          <w:rtl w:val="0"/>
        </w:rPr>
        <w:t xml:space="preserve">6</w:t>
      </w: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t xml:space="preserve">7</w:t>
      </w:r>
      <w:r w:rsidDel="00000000" w:rsidR="00000000" w:rsidRPr="00000000">
        <w:rPr>
          <w:rFonts w:ascii="Times New Roman" w:cs="Times New Roman" w:eastAsia="Times New Roman" w:hAnsi="Times New Roman"/>
          <w:sz w:val="20"/>
          <w:szCs w:val="20"/>
          <w:rtl w:val="0"/>
        </w:rPr>
        <w:t xml:space="preserve">0%.</w:t>
      </w:r>
    </w:p>
    <w:p w:rsidR="00000000" w:rsidDel="00000000" w:rsidP="00000000" w:rsidRDefault="00000000" w:rsidRPr="00000000" w14:paraId="000009E7">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than 95% are associated with smoking.</w:t>
      </w:r>
    </w:p>
    <w:p w:rsidR="00000000" w:rsidDel="00000000" w:rsidP="00000000" w:rsidRDefault="00000000" w:rsidRPr="00000000" w14:paraId="000009E8">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Improvement in survival in the past two decades has come from appropriate use of (thoracic) RT!</w:t>
      </w:r>
    </w:p>
    <w:p w:rsidR="00000000" w:rsidDel="00000000" w:rsidP="00000000" w:rsidRDefault="00000000" w:rsidRPr="00000000" w14:paraId="000009E9">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SCLC is the most common solid tumor associated with paraneoplastic syndromes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EA">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E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Paraneoplastic syndromes</w:t>
            </w:r>
          </w:p>
          <w:p w:rsidR="00000000" w:rsidDel="00000000" w:rsidP="00000000" w:rsidRDefault="00000000" w:rsidRPr="00000000" w14:paraId="000009EC">
            <w:pPr>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SCLC</w:t>
            </w:r>
            <w:r w:rsidDel="00000000" w:rsidR="00000000" w:rsidRPr="00000000">
              <w:rPr>
                <w:rFonts w:ascii="Times New Roman" w:cs="Times New Roman" w:eastAsia="Times New Roman" w:hAnsi="Times New Roman"/>
                <w:sz w:val="20"/>
                <w:szCs w:val="20"/>
                <w:rtl w:val="0"/>
              </w:rPr>
              <w:t xml:space="preserve">: 7-16% have SIADH, ~</w:t>
            </w:r>
            <w:r w:rsidDel="00000000" w:rsidR="00000000" w:rsidRPr="00000000">
              <w:rPr>
                <w:rtl w:val="0"/>
              </w:rPr>
              <w:t xml:space="preserve">3</w:t>
            </w:r>
            <w:r w:rsidDel="00000000" w:rsidR="00000000" w:rsidRPr="00000000">
              <w:rPr>
                <w:rFonts w:ascii="Times New Roman" w:cs="Times New Roman" w:eastAsia="Times New Roman" w:hAnsi="Times New Roman"/>
                <w:sz w:val="20"/>
                <w:szCs w:val="20"/>
                <w:rtl w:val="0"/>
              </w:rPr>
              <w:t xml:space="preserve">% have LES.</w:t>
            </w:r>
          </w:p>
          <w:p w:rsidR="00000000" w:rsidDel="00000000" w:rsidP="00000000" w:rsidRDefault="00000000" w:rsidRPr="00000000" w14:paraId="000009ED">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ADH, ANP and ACTH can all be secreted by SCLC. </w:t>
            </w:r>
            <w:r w:rsidDel="00000000" w:rsidR="00000000" w:rsidRPr="00000000">
              <w:rPr>
                <w:rFonts w:ascii="Times New Roman" w:cs="Times New Roman" w:eastAsia="Times New Roman" w:hAnsi="Times New Roman"/>
                <w:i w:val="1"/>
                <w:sz w:val="20"/>
                <w:szCs w:val="20"/>
                <w:rtl w:val="0"/>
              </w:rPr>
              <w:t xml:space="preserve">Treat SIADH with fluid restriction, saline.</w:t>
            </w:r>
          </w:p>
          <w:p w:rsidR="00000000" w:rsidDel="00000000" w:rsidP="00000000" w:rsidRDefault="00000000" w:rsidRPr="00000000" w14:paraId="000009EE">
            <w:pPr>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of all NSCLC patients will have paraneoplastic syndromes.</w:t>
            </w:r>
          </w:p>
          <w:p w:rsidR="00000000" w:rsidDel="00000000" w:rsidP="00000000" w:rsidRDefault="00000000" w:rsidRPr="00000000" w14:paraId="000009EF">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Hypercalcemia: PTHrP in primary </w:t>
            </w:r>
            <w:r w:rsidDel="00000000" w:rsidR="00000000" w:rsidRPr="00000000">
              <w:rPr>
                <w:rFonts w:ascii="Times New Roman" w:cs="Times New Roman" w:eastAsia="Times New Roman" w:hAnsi="Times New Roman"/>
                <w:b w:val="1"/>
                <w:sz w:val="20"/>
                <w:szCs w:val="20"/>
                <w:rtl w:val="0"/>
              </w:rPr>
              <w:t xml:space="preserve">SqCC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F0">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w:t>
            </w:r>
            <w:r w:rsidDel="00000000" w:rsidR="00000000" w:rsidRPr="00000000">
              <w:rPr>
                <w:rtl w:val="0"/>
              </w:rPr>
              <w:t xml:space="preserve">: C</w:t>
            </w:r>
            <w:r w:rsidDel="00000000" w:rsidR="00000000" w:rsidRPr="00000000">
              <w:rPr>
                <w:rFonts w:ascii="Times New Roman" w:cs="Times New Roman" w:eastAsia="Times New Roman" w:hAnsi="Times New Roman"/>
                <w:sz w:val="20"/>
                <w:szCs w:val="20"/>
                <w:rtl w:val="0"/>
              </w:rPr>
              <w:t xml:space="preserve">erebellar ataxia, retinopathy in SCLC, with ~5% of SCLC demonstrating LES.</w:t>
            </w:r>
          </w:p>
          <w:p w:rsidR="00000000" w:rsidDel="00000000" w:rsidP="00000000" w:rsidRDefault="00000000" w:rsidRPr="00000000" w14:paraId="000009F1">
            <w:pPr>
              <w:numPr>
                <w:ilvl w:val="2"/>
                <w:numId w:val="4"/>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Pre-synaptic Ca++ channels, prox weakness improves with reps, dry mouth, paresthesias. </w:t>
            </w:r>
            <w:r w:rsidDel="00000000" w:rsidR="00000000" w:rsidRPr="00000000">
              <w:rPr>
                <w:rFonts w:ascii="Times New Roman" w:cs="Times New Roman" w:eastAsia="Times New Roman" w:hAnsi="Times New Roman"/>
                <w:i w:val="1"/>
                <w:sz w:val="20"/>
                <w:szCs w:val="20"/>
                <w:rtl w:val="0"/>
              </w:rPr>
              <w:t xml:space="preserve">Tx = IVIG.</w:t>
            </w:r>
          </w:p>
          <w:p w:rsidR="00000000" w:rsidDel="00000000" w:rsidP="00000000" w:rsidRDefault="00000000" w:rsidRPr="00000000" w14:paraId="000009F2">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Hypertrophic osteoarthropathy: bilateral clubbing, most commonly AC.</w:t>
            </w:r>
          </w:p>
          <w:p w:rsidR="00000000" w:rsidDel="00000000" w:rsidP="00000000" w:rsidRDefault="00000000" w:rsidRPr="00000000" w14:paraId="000009F3">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Hypercoagulable: AC.</w:t>
            </w:r>
          </w:p>
          <w:p w:rsidR="00000000" w:rsidDel="00000000" w:rsidP="00000000" w:rsidRDefault="00000000" w:rsidRPr="00000000" w14:paraId="000009F4">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Dermato/polymyositis: AC.</w:t>
            </w:r>
          </w:p>
          <w:p w:rsidR="00000000" w:rsidDel="00000000" w:rsidP="00000000" w:rsidRDefault="00000000" w:rsidRPr="00000000" w14:paraId="000009F5">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Gynecomastia: Large cell.</w:t>
            </w:r>
          </w:p>
          <w:p w:rsidR="00000000" w:rsidDel="00000000" w:rsidP="00000000" w:rsidRDefault="00000000" w:rsidRPr="00000000" w14:paraId="000009F6">
            <w:pPr>
              <w:numPr>
                <w:ilvl w:val="1"/>
                <w:numId w:val="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VIP diarrhea: Seen in carcinoid. </w:t>
            </w:r>
            <w:r w:rsidDel="00000000" w:rsidR="00000000" w:rsidRPr="00000000">
              <w:rPr>
                <w:rFonts w:ascii="Times New Roman" w:cs="Times New Roman" w:eastAsia="Times New Roman" w:hAnsi="Times New Roman"/>
                <w:i w:val="1"/>
                <w:sz w:val="20"/>
                <w:szCs w:val="20"/>
                <w:rtl w:val="0"/>
              </w:rPr>
              <w:t xml:space="preserve">Treat with somatostatin.</w:t>
            </w:r>
          </w:p>
        </w:tc>
      </w:tr>
    </w:tbl>
    <w:p w:rsidR="00000000" w:rsidDel="00000000" w:rsidP="00000000" w:rsidRDefault="00000000" w:rsidRPr="00000000" w14:paraId="000009F7">
      <w:pP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9F8">
      <w:pPr>
        <w:numPr>
          <w:ilvl w:val="0"/>
          <w:numId w:val="6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Limited vs. Extensive stage</w:t>
      </w:r>
      <w:r w:rsidDel="00000000" w:rsidR="00000000" w:rsidRPr="00000000">
        <w:rPr>
          <w:rFonts w:ascii="Times New Roman" w:cs="Times New Roman" w:eastAsia="Times New Roman" w:hAnsi="Times New Roman"/>
          <w:sz w:val="20"/>
          <w:szCs w:val="20"/>
          <w:rtl w:val="0"/>
        </w:rPr>
        <w:t xml:space="preserve">: MS 2-4 mo without tx. </w:t>
      </w:r>
    </w:p>
    <w:p w:rsidR="00000000" w:rsidDel="00000000" w:rsidP="00000000" w:rsidRDefault="00000000" w:rsidRPr="00000000" w14:paraId="000009F9">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LS </w:t>
      </w:r>
      <w:r w:rsidDel="00000000" w:rsidR="00000000" w:rsidRPr="00000000">
        <w:rPr>
          <w:rFonts w:ascii="Times New Roman" w:cs="Times New Roman" w:eastAsia="Times New Roman" w:hAnsi="Times New Roman"/>
          <w:sz w:val="20"/>
          <w:szCs w:val="20"/>
          <w:rtl w:val="0"/>
        </w:rPr>
        <w:t xml:space="preserve">(30%):</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5y OS ~20-30% </w:t>
      </w:r>
      <w:r w:rsidDel="00000000" w:rsidR="00000000" w:rsidRPr="00000000">
        <w:rPr>
          <w:rFonts w:ascii="Times New Roman" w:cs="Times New Roman" w:eastAsia="Times New Roman" w:hAnsi="Times New Roman"/>
          <w:sz w:val="20"/>
          <w:szCs w:val="20"/>
          <w:rtl w:val="0"/>
        </w:rPr>
        <w:t xml:space="preserve">with MS 20-30 mo. </w:t>
      </w:r>
      <w:r w:rsidDel="00000000" w:rsidR="00000000" w:rsidRPr="00000000">
        <w:rPr>
          <w:rtl w:val="0"/>
        </w:rPr>
      </w:r>
    </w:p>
    <w:p w:rsidR="00000000" w:rsidDel="00000000" w:rsidP="00000000" w:rsidRDefault="00000000" w:rsidRPr="00000000" w14:paraId="000009FA">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VALSG defined LS as ipsilateral hemithorax, excluding malignant pleural or pericardial effusions.</w:t>
      </w:r>
    </w:p>
    <w:p w:rsidR="00000000" w:rsidDel="00000000" w:rsidP="00000000" w:rsidRDefault="00000000" w:rsidRPr="00000000" w14:paraId="000009FB">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Limited stage: AJCC stage I-III (M0), but excludes T3/T4 if </w:t>
      </w:r>
      <w:r w:rsidDel="00000000" w:rsidR="00000000" w:rsidRPr="00000000">
        <w:rPr>
          <w:rFonts w:ascii="Times New Roman" w:cs="Times New Roman" w:eastAsia="Times New Roman" w:hAnsi="Times New Roman"/>
          <w:b w:val="1"/>
          <w:sz w:val="20"/>
          <w:szCs w:val="20"/>
          <w:rtl w:val="0"/>
        </w:rPr>
        <w:t xml:space="preserve">unable to fit in "tolerable" RT port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FC">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 </w:t>
      </w:r>
      <w:r w:rsidDel="00000000" w:rsidR="00000000" w:rsidRPr="00000000">
        <w:rPr>
          <w:rFonts w:ascii="Times New Roman" w:cs="Times New Roman" w:eastAsia="Times New Roman" w:hAnsi="Times New Roman"/>
          <w:sz w:val="20"/>
          <w:szCs w:val="20"/>
          <w:rtl w:val="0"/>
        </w:rPr>
        <w:t xml:space="preserve">(70%): </w:t>
      </w:r>
      <w:r w:rsidDel="00000000" w:rsidR="00000000" w:rsidRPr="00000000">
        <w:rPr>
          <w:rFonts w:ascii="Times New Roman" w:cs="Times New Roman" w:eastAsia="Times New Roman" w:hAnsi="Times New Roman"/>
          <w:b w:val="1"/>
          <w:sz w:val="20"/>
          <w:szCs w:val="20"/>
          <w:rtl w:val="0"/>
        </w:rPr>
        <w:t xml:space="preserve">5y OS &lt; 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with MS 12 mo.</w:t>
      </w:r>
    </w:p>
    <w:p w:rsidR="00000000" w:rsidDel="00000000" w:rsidP="00000000" w:rsidRDefault="00000000" w:rsidRPr="00000000" w14:paraId="000009FD">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Extensive stage: AJCC IV (M1a/b) or too large to be encompassed in tolerable RT plan.</w:t>
      </w:r>
    </w:p>
    <w:p w:rsidR="00000000" w:rsidDel="00000000" w:rsidP="00000000" w:rsidRDefault="00000000" w:rsidRPr="00000000" w14:paraId="000009FE">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Work up</w:t>
      </w:r>
    </w:p>
    <w:p w:rsidR="00000000" w:rsidDel="00000000" w:rsidP="00000000" w:rsidRDefault="00000000" w:rsidRPr="00000000" w14:paraId="000009FF">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 status, weight loss are prognostic.</w:t>
      </w:r>
    </w:p>
    <w:p w:rsidR="00000000" w:rsidDel="00000000" w:rsidP="00000000" w:rsidRDefault="00000000" w:rsidRPr="00000000" w14:paraId="00000A00">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Labs: Hyponatremia, alk phos, LDH are associated with a worse prognosis.</w:t>
      </w:r>
    </w:p>
    <w:p w:rsidR="00000000" w:rsidDel="00000000" w:rsidP="00000000" w:rsidRDefault="00000000" w:rsidRPr="00000000" w14:paraId="00000A01">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 C/A, PET/CT, MRI brain, CBC, LFTs, </w:t>
      </w:r>
      <w:r w:rsidDel="00000000" w:rsidR="00000000" w:rsidRPr="00000000">
        <w:rPr>
          <w:rFonts w:ascii="Times New Roman" w:cs="Times New Roman" w:eastAsia="Times New Roman" w:hAnsi="Times New Roman"/>
          <w:b w:val="1"/>
          <w:sz w:val="20"/>
          <w:szCs w:val="20"/>
          <w:rtl w:val="0"/>
        </w:rPr>
        <w:t xml:space="preserve">Calcium</w:t>
      </w:r>
      <w:r w:rsidDel="00000000" w:rsidR="00000000" w:rsidRPr="00000000">
        <w:rPr>
          <w:rFonts w:ascii="Times New Roman" w:cs="Times New Roman" w:eastAsia="Times New Roman" w:hAnsi="Times New Roman"/>
          <w:sz w:val="20"/>
          <w:szCs w:val="20"/>
          <w:rtl w:val="0"/>
        </w:rPr>
        <w:t xml:space="preserve">, LDH, BUN/Cr.</w:t>
      </w:r>
    </w:p>
    <w:p w:rsidR="00000000" w:rsidDel="00000000" w:rsidP="00000000" w:rsidRDefault="00000000" w:rsidRPr="00000000" w14:paraId="00000A02">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LDH after treatment </w:t>
      </w:r>
      <w:r w:rsidDel="00000000" w:rsidR="00000000" w:rsidRPr="00000000">
        <w:rPr>
          <w:rtl w:val="0"/>
        </w:rPr>
        <w:t xml:space="preserve">is a marker</w:t>
      </w:r>
      <w:r w:rsidDel="00000000" w:rsidR="00000000" w:rsidRPr="00000000">
        <w:rPr>
          <w:rFonts w:ascii="Times New Roman" w:cs="Times New Roman" w:eastAsia="Times New Roman" w:hAnsi="Times New Roman"/>
          <w:sz w:val="20"/>
          <w:szCs w:val="20"/>
          <w:rtl w:val="0"/>
        </w:rPr>
        <w:t xml:space="preserve"> for recurrence.</w:t>
      </w:r>
    </w:p>
    <w:p w:rsidR="00000000" w:rsidDel="00000000" w:rsidP="00000000" w:rsidRDefault="00000000" w:rsidRPr="00000000" w14:paraId="00000A03">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PET/CT nearly 100% Sn, may upstage 20% initially diagnosed w LS-SCLC.</w:t>
      </w:r>
    </w:p>
    <w:p w:rsidR="00000000" w:rsidDel="00000000" w:rsidP="00000000" w:rsidRDefault="00000000" w:rsidRPr="00000000" w14:paraId="00000A04">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workup: BMBx if elevated LDH, abnl peripheral smear, or cytopenias.</w:t>
      </w:r>
      <w:r w:rsidDel="00000000" w:rsidR="00000000" w:rsidRPr="00000000">
        <w:rPr>
          <w:rtl w:val="0"/>
        </w:rPr>
      </w:r>
    </w:p>
    <w:p w:rsidR="00000000" w:rsidDel="00000000" w:rsidP="00000000" w:rsidRDefault="00000000" w:rsidRPr="00000000" w14:paraId="00000A05">
      <w:pPr>
        <w:numPr>
          <w:ilvl w:val="0"/>
          <w:numId w:val="61"/>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Pathology</w:t>
      </w:r>
    </w:p>
    <w:p w:rsidR="00000000" w:rsidDel="00000000" w:rsidP="00000000" w:rsidRDefault="00000000" w:rsidRPr="00000000" w14:paraId="00000A06">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Small round blue cells. Crush artifact on pathology. </w:t>
      </w:r>
    </w:p>
    <w:p w:rsidR="00000000" w:rsidDel="00000000" w:rsidP="00000000" w:rsidRDefault="00000000" w:rsidRPr="00000000" w14:paraId="00000A07">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b w:val="1"/>
          <w:rtl w:val="0"/>
        </w:rPr>
        <w:t xml:space="preserve">Neuroendocrine</w:t>
      </w:r>
      <w:r w:rsidDel="00000000" w:rsidR="00000000" w:rsidRPr="00000000">
        <w:rPr>
          <w:rtl w:val="0"/>
        </w:rPr>
        <w:t xml:space="preserve">: CD56 (neural cell adhesion molecule), chromogranin A, synaptophysin, TTF-1, NSE.</w:t>
      </w:r>
    </w:p>
    <w:p w:rsidR="00000000" w:rsidDel="00000000" w:rsidP="00000000" w:rsidRDefault="00000000" w:rsidRPr="00000000" w14:paraId="00000A08">
      <w:pPr>
        <w:numPr>
          <w:ilvl w:val="2"/>
          <w:numId w:val="61"/>
        </w:numPr>
        <w:spacing w:line="240" w:lineRule="auto"/>
        <w:ind w:left="2160" w:hanging="360"/>
        <w:rPr>
          <w:u w:val="none"/>
        </w:rPr>
      </w:pPr>
      <w:r w:rsidDel="00000000" w:rsidR="00000000" w:rsidRPr="00000000">
        <w:rPr>
          <w:rtl w:val="0"/>
        </w:rPr>
        <w:t xml:space="preserve">SCLC &gt; 10 mitosis/2 mm2, atypical carcinoid 2-10 mitoses/2mm2, typical carcinoid 0-1 mitosis/2mm2.</w:t>
      </w:r>
    </w:p>
    <w:p w:rsidR="00000000" w:rsidDel="00000000" w:rsidP="00000000" w:rsidRDefault="00000000" w:rsidRPr="00000000" w14:paraId="00000A09">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Epithelial markers: Keratin, EMA, TTF1.</w:t>
      </w:r>
    </w:p>
    <w:p w:rsidR="00000000" w:rsidDel="00000000" w:rsidP="00000000" w:rsidRDefault="00000000" w:rsidRPr="00000000" w14:paraId="00000A0A">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Contrasted to NSCLC, alterations in EGFR, KRAS, ALK and p16 are rarely seen.</w:t>
      </w:r>
    </w:p>
    <w:p w:rsidR="00000000" w:rsidDel="00000000" w:rsidP="00000000" w:rsidRDefault="00000000" w:rsidRPr="00000000" w14:paraId="00000A0B">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0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Small round blue cells </w:t>
            </w:r>
            <w:r w:rsidDel="00000000" w:rsidR="00000000" w:rsidRPr="00000000">
              <w:rPr>
                <w:rFonts w:ascii="Times New Roman" w:cs="Times New Roman" w:eastAsia="Times New Roman" w:hAnsi="Times New Roman"/>
                <w:sz w:val="20"/>
                <w:szCs w:val="20"/>
                <w:rtl w:val="0"/>
              </w:rPr>
              <w:t xml:space="preserve">(LEARN NMR): </w:t>
            </w:r>
            <w:r w:rsidDel="00000000" w:rsidR="00000000" w:rsidRPr="00000000">
              <w:rPr>
                <w:rFonts w:ascii="Times New Roman" w:cs="Times New Roman" w:eastAsia="Times New Roman" w:hAnsi="Times New Roman"/>
                <w:b w:val="1"/>
                <w:sz w:val="20"/>
                <w:szCs w:val="20"/>
                <w:rtl w:val="0"/>
              </w:rPr>
              <w:t xml:space="preserve">L</w:t>
            </w:r>
            <w:r w:rsidDel="00000000" w:rsidR="00000000" w:rsidRPr="00000000">
              <w:rPr>
                <w:rFonts w:ascii="Times New Roman" w:cs="Times New Roman" w:eastAsia="Times New Roman" w:hAnsi="Times New Roman"/>
                <w:sz w:val="20"/>
                <w:szCs w:val="20"/>
                <w:rtl w:val="0"/>
              </w:rPr>
              <w:t xml:space="preserve">ymphoma, </w:t>
            </w:r>
            <w:r w:rsidDel="00000000" w:rsidR="00000000" w:rsidRPr="00000000">
              <w:rPr>
                <w:rFonts w:ascii="Times New Roman" w:cs="Times New Roman" w:eastAsia="Times New Roman" w:hAnsi="Times New Roman"/>
                <w:b w:val="1"/>
                <w:sz w:val="20"/>
                <w:szCs w:val="20"/>
                <w:rtl w:val="0"/>
              </w:rPr>
              <w:t xml:space="preserve">E</w:t>
            </w:r>
            <w:r w:rsidDel="00000000" w:rsidR="00000000" w:rsidRPr="00000000">
              <w:rPr>
                <w:rFonts w:ascii="Times New Roman" w:cs="Times New Roman" w:eastAsia="Times New Roman" w:hAnsi="Times New Roman"/>
                <w:sz w:val="20"/>
                <w:szCs w:val="20"/>
                <w:rtl w:val="0"/>
              </w:rPr>
              <w:t xml:space="preserve">wing, </w:t>
            </w:r>
            <w:r w:rsidDel="00000000" w:rsidR="00000000" w:rsidRPr="00000000">
              <w:rPr>
                <w:rFonts w:ascii="Times New Roman" w:cs="Times New Roman" w:eastAsia="Times New Roman" w:hAnsi="Times New Roman"/>
                <w:b w:val="1"/>
                <w:sz w:val="20"/>
                <w:szCs w:val="20"/>
                <w:rtl w:val="0"/>
              </w:rPr>
              <w:t xml:space="preserve">A</w:t>
            </w:r>
            <w:r w:rsidDel="00000000" w:rsidR="00000000" w:rsidRPr="00000000">
              <w:rPr>
                <w:rFonts w:ascii="Times New Roman" w:cs="Times New Roman" w:eastAsia="Times New Roman" w:hAnsi="Times New Roman"/>
                <w:sz w:val="20"/>
                <w:szCs w:val="20"/>
                <w:rtl w:val="0"/>
              </w:rPr>
              <w:t xml:space="preserve">LL, </w:t>
            </w:r>
            <w:r w:rsidDel="00000000" w:rsidR="00000000" w:rsidRPr="00000000">
              <w:rPr>
                <w:rFonts w:ascii="Times New Roman" w:cs="Times New Roman" w:eastAsia="Times New Roman" w:hAnsi="Times New Roman"/>
                <w:b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MS,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B,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euroepithelioma,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edullo, </w:t>
            </w:r>
            <w:r w:rsidDel="00000000" w:rsidR="00000000" w:rsidRPr="00000000">
              <w:rPr>
                <w:rFonts w:ascii="Times New Roman" w:cs="Times New Roman" w:eastAsia="Times New Roman" w:hAnsi="Times New Roman"/>
                <w:b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b.</w:t>
            </w:r>
          </w:p>
          <w:p w:rsidR="00000000" w:rsidDel="00000000" w:rsidP="00000000" w:rsidRDefault="00000000" w:rsidRPr="00000000" w14:paraId="00000A0D">
            <w:pPr>
              <w:numPr>
                <w:ilvl w:val="0"/>
                <w:numId w:val="3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Ewing family</w:t>
            </w:r>
            <w:r w:rsidDel="00000000" w:rsidR="00000000" w:rsidRPr="00000000">
              <w:rPr>
                <w:rFonts w:ascii="Times New Roman" w:cs="Times New Roman" w:eastAsia="Times New Roman" w:hAnsi="Times New Roman"/>
                <w:sz w:val="20"/>
                <w:szCs w:val="20"/>
                <w:rtl w:val="0"/>
              </w:rPr>
              <w:t xml:space="preserve">: Ewing's sarcoma (bone 87%), extraosseous Ewing's sarcoma (8%), peripheral PNET (5%), DSRCT, Askin's tumor (non-osseous PNET of chest wall).</w:t>
            </w:r>
          </w:p>
          <w:p w:rsidR="00000000" w:rsidDel="00000000" w:rsidP="00000000" w:rsidRDefault="00000000" w:rsidRPr="00000000" w14:paraId="00000A0E">
            <w:pPr>
              <w:numPr>
                <w:ilvl w:val="0"/>
                <w:numId w:val="3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 able to list 7 types. Virtually all reactive for keratin and epithelial membrane antigen. 75% have 1+ neuroendocrine marker (chromogranin, synaptophysin, NSE, etc).</w:t>
            </w:r>
          </w:p>
        </w:tc>
      </w:tr>
    </w:tbl>
    <w:p w:rsidR="00000000" w:rsidDel="00000000" w:rsidP="00000000" w:rsidRDefault="00000000" w:rsidRPr="00000000" w14:paraId="00000A0F">
      <w:pPr>
        <w:pStyle w:val="Heading2"/>
        <w:spacing w:line="240" w:lineRule="auto"/>
        <w:rPr/>
      </w:pPr>
      <w:bookmarkStart w:colFirst="0" w:colLast="0" w:name="_f5bobxg9dmwi" w:id="161"/>
      <w:bookmarkEnd w:id="161"/>
      <w:r w:rsidDel="00000000" w:rsidR="00000000" w:rsidRPr="00000000">
        <w:rPr>
          <w:rtl w:val="0"/>
        </w:rPr>
      </w:r>
    </w:p>
    <w:tbl>
      <w:tblPr>
        <w:tblStyle w:val="Table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10">
            <w:pPr>
              <w:spacing w:line="240" w:lineRule="auto"/>
              <w:ind w:left="0" w:firstLine="0"/>
              <w:rPr>
                <w:b w:val="1"/>
              </w:rPr>
            </w:pPr>
            <w:r w:rsidDel="00000000" w:rsidR="00000000" w:rsidRPr="00000000">
              <w:rPr>
                <w:b w:val="1"/>
                <w:rtl w:val="0"/>
              </w:rPr>
              <w:t xml:space="preserve">Chemotherapy in SCLC</w:t>
            </w:r>
          </w:p>
          <w:p w:rsidR="00000000" w:rsidDel="00000000" w:rsidP="00000000" w:rsidRDefault="00000000" w:rsidRPr="00000000" w14:paraId="00000A11">
            <w:pPr>
              <w:spacing w:line="240" w:lineRule="auto"/>
              <w:rPr>
                <w:b w:val="1"/>
              </w:rPr>
            </w:pPr>
            <w:r w:rsidDel="00000000" w:rsidR="00000000" w:rsidRPr="00000000">
              <w:rPr>
                <w:rtl w:val="0"/>
              </w:rPr>
              <w:t xml:space="preserve">Easy boards answer: CDDP 75 d1, Etoposide 100 d1-3 q3w x4c, add concurrent/adjuvant Durva for ES-SCLC (Atez: CarboE only).</w:t>
            </w:r>
            <w:r w:rsidDel="00000000" w:rsidR="00000000" w:rsidRPr="00000000">
              <w:rPr>
                <w:rtl w:val="0"/>
              </w:rPr>
            </w:r>
          </w:p>
          <w:p w:rsidR="00000000" w:rsidDel="00000000" w:rsidP="00000000" w:rsidRDefault="00000000" w:rsidRPr="00000000" w14:paraId="00000A12">
            <w:pPr>
              <w:numPr>
                <w:ilvl w:val="0"/>
                <w:numId w:val="76"/>
              </w:numPr>
              <w:spacing w:line="240" w:lineRule="auto"/>
              <w:ind w:left="720" w:hanging="360"/>
              <w:rPr>
                <w:u w:val="none"/>
              </w:rPr>
            </w:pPr>
            <w:r w:rsidDel="00000000" w:rsidR="00000000" w:rsidRPr="00000000">
              <w:rPr>
                <w:rtl w:val="0"/>
              </w:rPr>
              <w:t xml:space="preserve">Cisplatin and Etoposide (EP), with the former delivered on d1 and the latter delivered d1-3 x4-6c.</w:t>
            </w:r>
          </w:p>
          <w:p w:rsidR="00000000" w:rsidDel="00000000" w:rsidP="00000000" w:rsidRDefault="00000000" w:rsidRPr="00000000" w14:paraId="00000A13">
            <w:pPr>
              <w:numPr>
                <w:ilvl w:val="0"/>
                <w:numId w:val="76"/>
              </w:numPr>
              <w:spacing w:line="240" w:lineRule="auto"/>
              <w:ind w:left="720" w:hanging="360"/>
            </w:pPr>
            <w:r w:rsidDel="00000000" w:rsidR="00000000" w:rsidRPr="00000000">
              <w:rPr>
                <w:b w:val="1"/>
                <w:rtl w:val="0"/>
              </w:rPr>
              <w:t xml:space="preserve">Extensive Stage</w:t>
            </w:r>
            <w:r w:rsidDel="00000000" w:rsidR="00000000" w:rsidRPr="00000000">
              <w:rPr>
                <w:rtl w:val="0"/>
              </w:rPr>
              <w:t xml:space="preserve">: Always receive maintenance immunotherapy.</w:t>
            </w:r>
          </w:p>
          <w:p w:rsidR="00000000" w:rsidDel="00000000" w:rsidP="00000000" w:rsidRDefault="00000000" w:rsidRPr="00000000" w14:paraId="00000A14">
            <w:pPr>
              <w:numPr>
                <w:ilvl w:val="1"/>
                <w:numId w:val="76"/>
              </w:numPr>
              <w:spacing w:line="240" w:lineRule="auto"/>
              <w:ind w:left="1440" w:hanging="360"/>
            </w:pPr>
            <w:r w:rsidDel="00000000" w:rsidR="00000000" w:rsidRPr="00000000">
              <w:rPr>
                <w:rtl w:val="0"/>
              </w:rPr>
              <w:t xml:space="preserve">Carboplatin </w:t>
            </w:r>
            <w:r w:rsidDel="00000000" w:rsidR="00000000" w:rsidRPr="00000000">
              <w:rPr>
                <w:b w:val="1"/>
                <w:rtl w:val="0"/>
              </w:rPr>
              <w:t xml:space="preserve">AUC 5 </w:t>
            </w:r>
            <w:r w:rsidDel="00000000" w:rsidR="00000000" w:rsidRPr="00000000">
              <w:rPr>
                <w:rtl w:val="0"/>
              </w:rPr>
              <w:t xml:space="preserve">d1 etoposide </w:t>
            </w:r>
            <w:r w:rsidDel="00000000" w:rsidR="00000000" w:rsidRPr="00000000">
              <w:rPr>
                <w:b w:val="1"/>
                <w:u w:val="single"/>
                <w:rtl w:val="0"/>
              </w:rPr>
              <w:t xml:space="preserve">100</w:t>
            </w:r>
            <w:r w:rsidDel="00000000" w:rsidR="00000000" w:rsidRPr="00000000">
              <w:rPr>
                <w:rtl w:val="0"/>
              </w:rPr>
              <w:t xml:space="preserve"> d1-3 </w:t>
            </w:r>
            <w:r w:rsidDel="00000000" w:rsidR="00000000" w:rsidRPr="00000000">
              <w:rPr>
                <w:b w:val="1"/>
                <w:rtl w:val="0"/>
              </w:rPr>
              <w:t xml:space="preserve">+ Atezolizumab </w:t>
            </w:r>
            <w:r w:rsidDel="00000000" w:rsidR="00000000" w:rsidRPr="00000000">
              <w:rPr>
                <w:rtl w:val="0"/>
              </w:rPr>
              <w:t xml:space="preserve">[</w:t>
            </w:r>
            <w:hyperlink w:anchor="a2sv4pgkksn3">
              <w:r w:rsidDel="00000000" w:rsidR="00000000" w:rsidRPr="00000000">
                <w:rPr>
                  <w:rtl w:val="0"/>
                </w:rPr>
                <w:t xml:space="preserve">IMpower133</w:t>
              </w:r>
            </w:hyperlink>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w:t>
            </w:r>
            <w:r w:rsidDel="00000000" w:rsidR="00000000" w:rsidRPr="00000000">
              <w:rPr>
                <w:b w:val="1"/>
                <w:rtl w:val="0"/>
              </w:rPr>
              <w:t xml:space="preserve">Durvalumab</w:t>
            </w:r>
            <w:r w:rsidDel="00000000" w:rsidR="00000000" w:rsidRPr="00000000">
              <w:rPr>
                <w:rtl w:val="0"/>
              </w:rPr>
              <w:t xml:space="preserve"> [</w:t>
            </w:r>
            <w:hyperlink w:anchor="myzsvi6f3bt3">
              <w:r w:rsidDel="00000000" w:rsidR="00000000" w:rsidRPr="00000000">
                <w:rPr>
                  <w:rtl w:val="0"/>
                </w:rPr>
                <w:t xml:space="preserve">CASPIAN</w:t>
              </w:r>
            </w:hyperlink>
            <w:r w:rsidDel="00000000" w:rsidR="00000000" w:rsidRPr="00000000">
              <w:rPr>
                <w:rtl w:val="0"/>
              </w:rPr>
              <w:t xml:space="preserve">].</w:t>
            </w:r>
          </w:p>
          <w:p w:rsidR="00000000" w:rsidDel="00000000" w:rsidP="00000000" w:rsidRDefault="00000000" w:rsidRPr="00000000" w14:paraId="00000A15">
            <w:pPr>
              <w:numPr>
                <w:ilvl w:val="1"/>
                <w:numId w:val="76"/>
              </w:numPr>
              <w:spacing w:line="240" w:lineRule="auto"/>
              <w:ind w:left="1440" w:hanging="360"/>
              <w:rPr>
                <w:u w:val="none"/>
              </w:rPr>
            </w:pPr>
            <w:r w:rsidDel="00000000" w:rsidR="00000000" w:rsidRPr="00000000">
              <w:rPr>
                <w:rtl w:val="0"/>
              </w:rPr>
              <w:t xml:space="preserve">Cisplatin </w:t>
            </w:r>
            <w:r w:rsidDel="00000000" w:rsidR="00000000" w:rsidRPr="00000000">
              <w:rPr>
                <w:b w:val="1"/>
                <w:rtl w:val="0"/>
              </w:rPr>
              <w:t xml:space="preserve">75</w:t>
            </w:r>
            <w:r w:rsidDel="00000000" w:rsidR="00000000" w:rsidRPr="00000000">
              <w:rPr>
                <w:rtl w:val="0"/>
              </w:rPr>
              <w:t xml:space="preserve"> d1 etoposide </w:t>
            </w:r>
            <w:r w:rsidDel="00000000" w:rsidR="00000000" w:rsidRPr="00000000">
              <w:rPr>
                <w:b w:val="1"/>
                <w:u w:val="single"/>
                <w:rtl w:val="0"/>
              </w:rPr>
              <w:t xml:space="preserve">100</w:t>
            </w:r>
            <w:r w:rsidDel="00000000" w:rsidR="00000000" w:rsidRPr="00000000">
              <w:rPr>
                <w:rtl w:val="0"/>
              </w:rPr>
              <w:t xml:space="preserve"> d1-3 + </w:t>
            </w:r>
            <w:r w:rsidDel="00000000" w:rsidR="00000000" w:rsidRPr="00000000">
              <w:rPr>
                <w:b w:val="1"/>
                <w:rtl w:val="0"/>
              </w:rPr>
              <w:t xml:space="preserve">Durvalumab</w:t>
            </w:r>
            <w:r w:rsidDel="00000000" w:rsidR="00000000" w:rsidRPr="00000000">
              <w:rPr>
                <w:rtl w:val="0"/>
              </w:rPr>
              <w:t xml:space="preserve"> [</w:t>
            </w:r>
            <w:hyperlink w:anchor="myzsvi6f3bt3">
              <w:r w:rsidDel="00000000" w:rsidR="00000000" w:rsidRPr="00000000">
                <w:rPr>
                  <w:rtl w:val="0"/>
                </w:rPr>
                <w:t xml:space="preserve">CASPIAN</w:t>
              </w:r>
            </w:hyperlink>
            <w:r w:rsidDel="00000000" w:rsidR="00000000" w:rsidRPr="00000000">
              <w:rPr>
                <w:rtl w:val="0"/>
              </w:rPr>
              <w:t xml:space="preserve">].</w:t>
            </w:r>
          </w:p>
          <w:p w:rsidR="00000000" w:rsidDel="00000000" w:rsidP="00000000" w:rsidRDefault="00000000" w:rsidRPr="00000000" w14:paraId="00000A16">
            <w:pPr>
              <w:numPr>
                <w:ilvl w:val="0"/>
                <w:numId w:val="76"/>
              </w:numPr>
              <w:spacing w:line="240" w:lineRule="auto"/>
              <w:ind w:left="720" w:hanging="360"/>
              <w:rPr>
                <w:u w:val="none"/>
              </w:rPr>
            </w:pPr>
            <w:r w:rsidDel="00000000" w:rsidR="00000000" w:rsidRPr="00000000">
              <w:rPr>
                <w:b w:val="1"/>
                <w:rtl w:val="0"/>
              </w:rPr>
              <w:t xml:space="preserve">Limited Stage</w:t>
            </w:r>
            <w:r w:rsidDel="00000000" w:rsidR="00000000" w:rsidRPr="00000000">
              <w:rPr>
                <w:rtl w:val="0"/>
              </w:rPr>
              <w:t xml:space="preserve">: Cisplatin / Etoposide q3w x4-6c: </w:t>
            </w:r>
            <w:r w:rsidDel="00000000" w:rsidR="00000000" w:rsidRPr="00000000">
              <w:rPr>
                <w:b w:val="1"/>
                <w:rtl w:val="0"/>
              </w:rPr>
              <w:t xml:space="preserve">75</w:t>
            </w:r>
            <w:r w:rsidDel="00000000" w:rsidR="00000000" w:rsidRPr="00000000">
              <w:rPr>
                <w:rtl w:val="0"/>
              </w:rPr>
              <w:t xml:space="preserve">/</w:t>
            </w:r>
            <w:r w:rsidDel="00000000" w:rsidR="00000000" w:rsidRPr="00000000">
              <w:rPr>
                <w:b w:val="1"/>
                <w:u w:val="single"/>
                <w:rtl w:val="0"/>
              </w:rPr>
              <w:t xml:space="preserve">100</w:t>
            </w:r>
            <w:r w:rsidDel="00000000" w:rsidR="00000000" w:rsidRPr="00000000">
              <w:rPr>
                <w:rtl w:val="0"/>
              </w:rPr>
              <w:t xml:space="preserve"> [</w:t>
            </w:r>
            <w:hyperlink w:anchor="g5ydzigdyk9u">
              <w:r w:rsidDel="00000000" w:rsidR="00000000" w:rsidRPr="00000000">
                <w:rPr>
                  <w:rtl w:val="0"/>
                </w:rPr>
                <w:t xml:space="preserve">CONVERT</w:t>
              </w:r>
            </w:hyperlink>
            <w:r w:rsidDel="00000000" w:rsidR="00000000" w:rsidRPr="00000000">
              <w:rPr>
                <w:rtl w:val="0"/>
              </w:rPr>
              <w:t xml:space="preserve">] or </w:t>
            </w:r>
            <w:r w:rsidDel="00000000" w:rsidR="00000000" w:rsidRPr="00000000">
              <w:rPr>
                <w:b w:val="1"/>
                <w:rtl w:val="0"/>
              </w:rPr>
              <w:t xml:space="preserve">60</w:t>
            </w:r>
            <w:r w:rsidDel="00000000" w:rsidR="00000000" w:rsidRPr="00000000">
              <w:rPr>
                <w:rtl w:val="0"/>
              </w:rPr>
              <w:t xml:space="preserve">/</w:t>
            </w:r>
            <w:r w:rsidDel="00000000" w:rsidR="00000000" w:rsidRPr="00000000">
              <w:rPr>
                <w:b w:val="1"/>
                <w:rtl w:val="0"/>
              </w:rPr>
              <w:t xml:space="preserve">120</w:t>
            </w:r>
            <w:r w:rsidDel="00000000" w:rsidR="00000000" w:rsidRPr="00000000">
              <w:rPr>
                <w:rtl w:val="0"/>
              </w:rPr>
              <w:t xml:space="preserve"> [</w:t>
            </w:r>
            <w:hyperlink w:anchor="ameifz489gnc">
              <w:r w:rsidDel="00000000" w:rsidR="00000000" w:rsidRPr="00000000">
                <w:rPr>
                  <w:rtl w:val="0"/>
                </w:rPr>
                <w:t xml:space="preserve">Turrisi</w:t>
              </w:r>
            </w:hyperlink>
            <w:r w:rsidDel="00000000" w:rsidR="00000000" w:rsidRPr="00000000">
              <w:rPr>
                <w:rtl w:val="0"/>
              </w:rPr>
              <w:t xml:space="preserve">] (old school).</w:t>
            </w:r>
            <w:r w:rsidDel="00000000" w:rsidR="00000000" w:rsidRPr="00000000">
              <w:rPr>
                <w:rtl w:val="0"/>
              </w:rPr>
            </w:r>
          </w:p>
        </w:tc>
      </w:tr>
    </w:tbl>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pStyle w:val="Heading2"/>
        <w:spacing w:line="240" w:lineRule="auto"/>
        <w:rPr/>
      </w:pPr>
      <w:bookmarkStart w:colFirst="0" w:colLast="0" w:name="_1z7stjs4ecr2" w:id="162"/>
      <w:bookmarkEnd w:id="162"/>
      <w:hyperlink w:anchor="_b3a8at0dnvs">
        <w:r w:rsidDel="00000000" w:rsidR="00000000" w:rsidRPr="00000000">
          <w:rPr>
            <w:rtl w:val="0"/>
          </w:rPr>
          <w:t xml:space="preserve">Systemic Therapy</w:t>
        </w:r>
      </w:hyperlink>
      <w:r w:rsidDel="00000000" w:rsidR="00000000" w:rsidRPr="00000000">
        <w:rPr>
          <w:rtl w:val="0"/>
        </w:rPr>
      </w:r>
    </w:p>
    <w:p w:rsidR="00000000" w:rsidDel="00000000" w:rsidP="00000000" w:rsidRDefault="00000000" w:rsidRPr="00000000" w14:paraId="00000A19">
      <w:pPr>
        <w:rPr/>
      </w:pPr>
      <w:r w:rsidDel="00000000" w:rsidR="00000000" w:rsidRPr="00000000">
        <w:rPr>
          <w:rtl w:val="0"/>
        </w:rPr>
        <w:t xml:space="preserve">See Summary Box on Chemotherapy above.</w:t>
      </w:r>
    </w:p>
    <w:p w:rsidR="00000000" w:rsidDel="00000000" w:rsidP="00000000" w:rsidRDefault="00000000" w:rsidRPr="00000000" w14:paraId="00000A1A">
      <w:pPr>
        <w:spacing w:line="240" w:lineRule="auto"/>
        <w:ind w:left="0" w:firstLine="0"/>
        <w:rPr/>
      </w:pPr>
      <w:r w:rsidDel="00000000" w:rsidR="00000000" w:rsidRPr="00000000">
        <w:rPr>
          <w:rtl w:val="0"/>
        </w:rPr>
        <w:t xml:space="preserve">Easy boards answer: CDDP 75 d1, Etoposide 100 d1-3 q3w x4c, add concurrent/adjuvant Durva for ES-SCLC (Atez: CarboE only).</w:t>
      </w:r>
      <w:r w:rsidDel="00000000" w:rsidR="00000000" w:rsidRPr="00000000">
        <w:rPr>
          <w:rtl w:val="0"/>
        </w:rPr>
      </w:r>
    </w:p>
    <w:p w:rsidR="00000000" w:rsidDel="00000000" w:rsidP="00000000" w:rsidRDefault="00000000" w:rsidRPr="00000000" w14:paraId="00000A1B">
      <w:pPr>
        <w:numPr>
          <w:ilvl w:val="0"/>
          <w:numId w:val="6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Multiple RCTs eval chemo combos and timing. Two drug combos &gt;1, but &gt; 2 is not very beneficial and more toxic.</w:t>
      </w:r>
      <w:r w:rsidDel="00000000" w:rsidR="00000000" w:rsidRPr="00000000">
        <w:rPr>
          <w:rtl w:val="0"/>
        </w:rPr>
      </w:r>
    </w:p>
    <w:p w:rsidR="00000000" w:rsidDel="00000000" w:rsidP="00000000" w:rsidRDefault="00000000" w:rsidRPr="00000000" w14:paraId="00000A1C">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 (6-</w:t>
      </w:r>
      <w:r w:rsidDel="00000000" w:rsidR="00000000" w:rsidRPr="00000000">
        <w:rPr>
          <w:rFonts w:ascii="Times New Roman" w:cs="Times New Roman" w:eastAsia="Times New Roman" w:hAnsi="Times New Roman"/>
          <w:b w:val="1"/>
          <w:sz w:val="20"/>
          <w:szCs w:val="20"/>
          <w:rtl w:val="0"/>
        </w:rPr>
        <w:t xml:space="preserve">4c</w:t>
      </w:r>
      <w:r w:rsidDel="00000000" w:rsidR="00000000" w:rsidRPr="00000000">
        <w:rPr>
          <w:rFonts w:ascii="Times New Roman" w:cs="Times New Roman" w:eastAsia="Times New Roman" w:hAnsi="Times New Roman"/>
          <w:sz w:val="20"/>
          <w:szCs w:val="20"/>
          <w:rtl w:val="0"/>
        </w:rPr>
        <w:t xml:space="preserve">) remains standard first-line in most centers, </w:t>
      </w:r>
      <w:r w:rsidDel="00000000" w:rsidR="00000000" w:rsidRPr="00000000">
        <w:rPr>
          <w:rtl w:val="0"/>
        </w:rPr>
        <w:t xml:space="preserve">CDDP</w:t>
      </w:r>
      <w:r w:rsidDel="00000000" w:rsidR="00000000" w:rsidRPr="00000000">
        <w:rPr>
          <w:rFonts w:ascii="Times New Roman" w:cs="Times New Roman" w:eastAsia="Times New Roman" w:hAnsi="Times New Roman"/>
          <w:sz w:val="20"/>
          <w:szCs w:val="20"/>
          <w:rtl w:val="0"/>
        </w:rPr>
        <w:t xml:space="preserve"> can give about 1 mo prolonged OS but less QoL.</w:t>
      </w:r>
    </w:p>
    <w:p w:rsidR="00000000" w:rsidDel="00000000" w:rsidP="00000000" w:rsidRDefault="00000000" w:rsidRPr="00000000" w14:paraId="00000A1D">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t>
      </w:r>
      <w:r w:rsidDel="00000000" w:rsidR="00000000" w:rsidRPr="00000000">
        <w:rPr>
          <w:rtl w:val="0"/>
        </w:rPr>
        <w:t xml:space="preserve">in the brain</w:t>
      </w:r>
      <w:r w:rsidDel="00000000" w:rsidR="00000000" w:rsidRPr="00000000">
        <w:rPr>
          <w:rFonts w:ascii="Times New Roman" w:cs="Times New Roman" w:eastAsia="Times New Roman" w:hAnsi="Times New Roman"/>
          <w:sz w:val="20"/>
          <w:szCs w:val="20"/>
          <w:rtl w:val="0"/>
        </w:rPr>
        <w:t xml:space="preserve">, ~50% response </w:t>
      </w:r>
      <w:r w:rsidDel="00000000" w:rsidR="00000000" w:rsidRPr="00000000">
        <w:rPr>
          <w:rtl w:val="0"/>
        </w:rPr>
        <w:t xml:space="preserve">in the brain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1E">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 with 60-70% response rate, 20% CR.</w:t>
      </w:r>
    </w:p>
    <w:p w:rsidR="00000000" w:rsidDel="00000000" w:rsidP="00000000" w:rsidRDefault="00000000" w:rsidRPr="00000000" w14:paraId="00000A1F">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Thoracic RT (61.2 RTOG or 70 CALGB) with 41% CR, 39% PR→ 40% LF.</w:t>
      </w:r>
    </w:p>
    <w:p w:rsidR="00000000" w:rsidDel="00000000" w:rsidP="00000000" w:rsidRDefault="00000000" w:rsidRPr="00000000" w14:paraId="00000A20">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substitute carboplatin with less emesis and neuropathy, but more myelosuppression.</w:t>
      </w:r>
    </w:p>
    <w:p w:rsidR="00000000" w:rsidDel="00000000" w:rsidP="00000000" w:rsidRDefault="00000000" w:rsidRPr="00000000" w14:paraId="00000A21">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Relapsed small cell may be treated with </w:t>
      </w:r>
      <w:r w:rsidDel="00000000" w:rsidR="00000000" w:rsidRPr="00000000">
        <w:rPr>
          <w:rFonts w:ascii="Times New Roman" w:cs="Times New Roman" w:eastAsia="Times New Roman" w:hAnsi="Times New Roman"/>
          <w:b w:val="1"/>
          <w:sz w:val="20"/>
          <w:szCs w:val="20"/>
          <w:rtl w:val="0"/>
        </w:rPr>
        <w:t xml:space="preserve">topotecan </w:t>
      </w:r>
      <w:r w:rsidDel="00000000" w:rsidR="00000000" w:rsidRPr="00000000">
        <w:rPr>
          <w:rFonts w:ascii="Times New Roman" w:cs="Times New Roman" w:eastAsia="Times New Roman" w:hAnsi="Times New Roman"/>
          <w:sz w:val="20"/>
          <w:szCs w:val="20"/>
          <w:rtl w:val="0"/>
        </w:rPr>
        <w:t xml:space="preserve">as second line, but immunotherapy now preferred:</w:t>
      </w:r>
      <w:r w:rsidDel="00000000" w:rsidR="00000000" w:rsidRPr="00000000">
        <w:rPr>
          <w:rtl w:val="0"/>
        </w:rPr>
      </w:r>
    </w:p>
    <w:p w:rsidR="00000000" w:rsidDel="00000000" w:rsidP="00000000" w:rsidRDefault="00000000" w:rsidRPr="00000000" w14:paraId="00000A22">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Checkmate 32</w:t>
      </w:r>
      <w:r w:rsidDel="00000000" w:rsidR="00000000" w:rsidRPr="00000000">
        <w:rPr>
          <w:rFonts w:ascii="Times New Roman" w:cs="Times New Roman" w:eastAsia="Times New Roman" w:hAnsi="Times New Roman"/>
          <w:sz w:val="20"/>
          <w:szCs w:val="20"/>
          <w:rtl w:val="0"/>
        </w:rPr>
        <w:t xml:space="preserve"> [</w:t>
      </w:r>
      <w:hyperlink r:id="rId642">
        <w:r w:rsidDel="00000000" w:rsidR="00000000" w:rsidRPr="00000000">
          <w:rPr>
            <w:rFonts w:ascii="Times New Roman" w:cs="Times New Roman" w:eastAsia="Times New Roman" w:hAnsi="Times New Roman"/>
            <w:sz w:val="20"/>
            <w:szCs w:val="20"/>
            <w:rtl w:val="0"/>
          </w:rPr>
          <w:t xml:space="preserve">Antonia Lanc Onc '16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Nivolumab ± ipilimumab</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23">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216 pts. Recurrent dz. </w:t>
      </w:r>
    </w:p>
    <w:p w:rsidR="00000000" w:rsidDel="00000000" w:rsidP="00000000" w:rsidRDefault="00000000" w:rsidRPr="00000000" w14:paraId="00000A24">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ORR 12→ 21%.</w:t>
      </w:r>
    </w:p>
    <w:p w:rsidR="00000000" w:rsidDel="00000000" w:rsidP="00000000" w:rsidRDefault="00000000" w:rsidRPr="00000000" w14:paraId="00000A25">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 mo PFS 18→ 30%.</w:t>
      </w:r>
    </w:p>
    <w:p w:rsidR="00000000" w:rsidDel="00000000" w:rsidP="00000000" w:rsidRDefault="00000000" w:rsidRPr="00000000" w14:paraId="00000A26">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G3-4 toxicity 12→ 37%.</w:t>
      </w:r>
    </w:p>
    <w:p w:rsidR="00000000" w:rsidDel="00000000" w:rsidP="00000000" w:rsidRDefault="00000000" w:rsidRPr="00000000" w14:paraId="00000A27">
      <w:pPr>
        <w:numPr>
          <w:ilvl w:val="1"/>
          <w:numId w:val="61"/>
        </w:numPr>
        <w:spacing w:line="240" w:lineRule="auto"/>
        <w:ind w:left="1440" w:hanging="360"/>
      </w:pPr>
      <w:r w:rsidDel="00000000" w:rsidR="00000000" w:rsidRPr="00000000">
        <w:rPr>
          <w:b w:val="1"/>
          <w:rtl w:val="0"/>
        </w:rPr>
        <w:t xml:space="preserve">KEYNOTE 028 and 158 </w:t>
      </w:r>
      <w:r w:rsidDel="00000000" w:rsidR="00000000" w:rsidRPr="00000000">
        <w:rPr>
          <w:rtl w:val="0"/>
        </w:rPr>
        <w:t xml:space="preserve">[</w:t>
      </w:r>
      <w:hyperlink r:id="rId643">
        <w:r w:rsidDel="00000000" w:rsidR="00000000" w:rsidRPr="00000000">
          <w:rPr>
            <w:rtl w:val="0"/>
          </w:rPr>
          <w:t xml:space="preserve">Chung JTO '19</w:t>
        </w:r>
      </w:hyperlink>
      <w:r w:rsidDel="00000000" w:rsidR="00000000" w:rsidRPr="00000000">
        <w:rPr>
          <w:rtl w:val="0"/>
        </w:rPr>
        <w:t xml:space="preserve">]:</w:t>
      </w:r>
      <w:r w:rsidDel="00000000" w:rsidR="00000000" w:rsidRPr="00000000">
        <w:rPr>
          <w:rFonts w:ascii="Cardo" w:cs="Cardo" w:eastAsia="Cardo" w:hAnsi="Cardo"/>
          <w:b w:val="1"/>
          <w:rtl w:val="0"/>
        </w:rPr>
        <w:t xml:space="preserve"> Two or more lines of therapy→ Pembrolizumab</w:t>
      </w:r>
      <w:r w:rsidDel="00000000" w:rsidR="00000000" w:rsidRPr="00000000">
        <w:rPr>
          <w:rtl w:val="0"/>
        </w:rPr>
        <w:t xml:space="preserve">.</w:t>
      </w:r>
    </w:p>
    <w:p w:rsidR="00000000" w:rsidDel="00000000" w:rsidP="00000000" w:rsidRDefault="00000000" w:rsidRPr="00000000" w14:paraId="00000A28">
      <w:pPr>
        <w:numPr>
          <w:ilvl w:val="2"/>
          <w:numId w:val="61"/>
        </w:numPr>
        <w:spacing w:line="240" w:lineRule="auto"/>
        <w:ind w:left="2160" w:hanging="360"/>
      </w:pPr>
      <w:r w:rsidDel="00000000" w:rsidR="00000000" w:rsidRPr="00000000">
        <w:rPr>
          <w:rtl w:val="0"/>
        </w:rPr>
        <w:t xml:space="preserve">83 pts. Recurrent/metastatic SCLC. MFU 8 mo.</w:t>
      </w:r>
    </w:p>
    <w:p w:rsidR="00000000" w:rsidDel="00000000" w:rsidP="00000000" w:rsidRDefault="00000000" w:rsidRPr="00000000" w14:paraId="00000A29">
      <w:pPr>
        <w:numPr>
          <w:ilvl w:val="3"/>
          <w:numId w:val="61"/>
        </w:numPr>
        <w:spacing w:line="240" w:lineRule="auto"/>
        <w:ind w:left="2880" w:hanging="360"/>
        <w:rPr>
          <w:u w:val="none"/>
        </w:rPr>
      </w:pPr>
      <w:r w:rsidDel="00000000" w:rsidR="00000000" w:rsidRPr="00000000">
        <w:rPr>
          <w:rtl w:val="0"/>
        </w:rPr>
        <w:t xml:space="preserve">Pembro mostly 200 q3w (n=64).</w:t>
      </w:r>
    </w:p>
    <w:p w:rsidR="00000000" w:rsidDel="00000000" w:rsidP="00000000" w:rsidRDefault="00000000" w:rsidRPr="00000000" w14:paraId="00000A2A">
      <w:pPr>
        <w:numPr>
          <w:ilvl w:val="2"/>
          <w:numId w:val="61"/>
        </w:numPr>
        <w:spacing w:line="240" w:lineRule="auto"/>
        <w:ind w:left="2160" w:hanging="360"/>
      </w:pPr>
      <w:r w:rsidDel="00000000" w:rsidR="00000000" w:rsidRPr="00000000">
        <w:rPr>
          <w:rFonts w:ascii="Gungsuh" w:cs="Gungsuh" w:eastAsia="Gungsuh" w:hAnsi="Gungsuh"/>
          <w:rtl w:val="0"/>
        </w:rPr>
        <w:t xml:space="preserve">ORR 19%. Median duration of response NR. 61% of responders had responses lasting ≥ 18 mo.</w:t>
      </w:r>
    </w:p>
    <w:p w:rsidR="00000000" w:rsidDel="00000000" w:rsidP="00000000" w:rsidRDefault="00000000" w:rsidRPr="00000000" w14:paraId="00000A2B">
      <w:pPr>
        <w:numPr>
          <w:ilvl w:val="2"/>
          <w:numId w:val="61"/>
        </w:numPr>
        <w:spacing w:line="240" w:lineRule="auto"/>
        <w:ind w:left="2160" w:hanging="360"/>
        <w:rPr>
          <w:u w:val="none"/>
        </w:rPr>
      </w:pPr>
      <w:r w:rsidDel="00000000" w:rsidR="00000000" w:rsidRPr="00000000">
        <w:rPr>
          <w:rtl w:val="0"/>
        </w:rPr>
        <w:t xml:space="preserve">2 pts had CR while 14 pts had PR. </w:t>
      </w:r>
    </w:p>
    <w:p w:rsidR="00000000" w:rsidDel="00000000" w:rsidP="00000000" w:rsidRDefault="00000000" w:rsidRPr="00000000" w14:paraId="00000A2C">
      <w:pPr>
        <w:numPr>
          <w:ilvl w:val="2"/>
          <w:numId w:val="61"/>
        </w:numPr>
        <w:spacing w:line="240" w:lineRule="auto"/>
        <w:ind w:left="2160" w:hanging="360"/>
        <w:rPr>
          <w:u w:val="none"/>
        </w:rPr>
      </w:pPr>
      <w:r w:rsidDel="00000000" w:rsidR="00000000" w:rsidRPr="00000000">
        <w:rPr>
          <w:rtl w:val="0"/>
        </w:rPr>
        <w:t xml:space="preserve">G3+ in 10%. </w:t>
      </w:r>
      <w:r w:rsidDel="00000000" w:rsidR="00000000" w:rsidRPr="00000000">
        <w:rPr>
          <w:rtl w:val="0"/>
        </w:rPr>
      </w:r>
    </w:p>
    <w:bookmarkStart w:colFirst="0" w:colLast="0" w:name="a2sv4pgkksn3" w:id="163"/>
    <w:bookmarkEnd w:id="163"/>
    <w:p w:rsidR="00000000" w:rsidDel="00000000" w:rsidP="00000000" w:rsidRDefault="00000000" w:rsidRPr="00000000" w14:paraId="00000A2D">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IMpower133</w:t>
      </w:r>
      <w:r w:rsidDel="00000000" w:rsidR="00000000" w:rsidRPr="00000000">
        <w:rPr>
          <w:rFonts w:ascii="Times New Roman" w:cs="Times New Roman" w:eastAsia="Times New Roman" w:hAnsi="Times New Roman"/>
          <w:sz w:val="20"/>
          <w:szCs w:val="20"/>
          <w:rtl w:val="0"/>
        </w:rPr>
        <w:t xml:space="preserve"> [</w:t>
      </w:r>
      <w:hyperlink r:id="rId644">
        <w:r w:rsidDel="00000000" w:rsidR="00000000" w:rsidRPr="00000000">
          <w:rPr>
            <w:rFonts w:ascii="Times New Roman" w:cs="Times New Roman" w:eastAsia="Times New Roman" w:hAnsi="Times New Roman"/>
            <w:sz w:val="20"/>
            <w:szCs w:val="20"/>
            <w:rtl w:val="0"/>
          </w:rPr>
          <w:t xml:space="preserve">Horn NEJM '18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Carboplatin/Etoposide</w:t>
      </w:r>
      <w:r w:rsidDel="00000000" w:rsidR="00000000" w:rsidRPr="00000000">
        <w:rPr>
          <w:rFonts w:ascii="Times New Roman" w:cs="Times New Roman" w:eastAsia="Times New Roman" w:hAnsi="Times New Roman"/>
          <w:sz w:val="20"/>
          <w:szCs w:val="20"/>
          <w:rtl w:val="0"/>
        </w:rPr>
        <w:t xml:space="preserve"> x4c </w:t>
      </w:r>
      <w:r w:rsidDel="00000000" w:rsidR="00000000" w:rsidRPr="00000000">
        <w:rPr>
          <w:rFonts w:ascii="Times New Roman" w:cs="Times New Roman" w:eastAsia="Times New Roman" w:hAnsi="Times New Roman"/>
          <w:b w:val="1"/>
          <w:sz w:val="20"/>
          <w:szCs w:val="20"/>
          <w:rtl w:val="0"/>
        </w:rPr>
        <w:t xml:space="preserve">± atezolizumab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No thoracic consolidation.</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tl w:val="0"/>
        </w:rPr>
        <w:t xml:space="preserve">See the [</w:t>
      </w:r>
      <w:hyperlink w:anchor="_mr2dodxoiote">
        <w:r w:rsidDel="00000000" w:rsidR="00000000" w:rsidRPr="00000000">
          <w:rPr>
            <w:rFonts w:ascii="Times New Roman" w:cs="Times New Roman" w:eastAsia="Times New Roman" w:hAnsi="Times New Roman"/>
            <w:sz w:val="20"/>
            <w:szCs w:val="20"/>
            <w:rtl w:val="0"/>
          </w:rPr>
          <w:t xml:space="preserve">Extensive stage</w:t>
        </w:r>
      </w:hyperlink>
      <w:r w:rsidDel="00000000" w:rsidR="00000000" w:rsidRPr="00000000">
        <w:rPr>
          <w:rFonts w:ascii="Times New Roman" w:cs="Times New Roman" w:eastAsia="Times New Roman" w:hAnsi="Times New Roman"/>
          <w:sz w:val="20"/>
          <w:szCs w:val="20"/>
          <w:rtl w:val="0"/>
        </w:rPr>
        <w:t xml:space="preserve">] section for more.</w:t>
      </w:r>
    </w:p>
    <w:p w:rsidR="00000000" w:rsidDel="00000000" w:rsidP="00000000" w:rsidRDefault="00000000" w:rsidRPr="00000000" w14:paraId="00000A2E">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645">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In one of the first headways this disease has seen in decades, adding atezolizumab to carbo / etoposide for extensive stage SCLC prolongs progression free and overall survival.</w:t>
        <w:br w:type="textWrapping"/>
        <w:t xml:space="preserve">Why carboplatin/etoposide? </w:t>
      </w:r>
      <w:r w:rsidDel="00000000" w:rsidR="00000000" w:rsidRPr="00000000">
        <w:rPr>
          <w:rFonts w:ascii="Times New Roman" w:cs="Times New Roman" w:eastAsia="Times New Roman" w:hAnsi="Times New Roman"/>
          <w:sz w:val="20"/>
          <w:szCs w:val="20"/>
          <w:rtl w:val="0"/>
        </w:rPr>
        <w:t xml:space="preserve">Intention = palliative from the beginning.</w:t>
      </w:r>
      <w:r w:rsidDel="00000000" w:rsidR="00000000" w:rsidRPr="00000000">
        <w:rPr>
          <w:rtl w:val="0"/>
        </w:rPr>
      </w:r>
    </w:p>
    <w:p w:rsidR="00000000" w:rsidDel="00000000" w:rsidP="00000000" w:rsidRDefault="00000000" w:rsidRPr="00000000" w14:paraId="00000A2F">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 </w:t>
      </w:r>
      <w:r w:rsidDel="00000000" w:rsidR="00000000" w:rsidRPr="00000000">
        <w:rPr>
          <w:rFonts w:ascii="Times New Roman" w:cs="Times New Roman" w:eastAsia="Times New Roman" w:hAnsi="Times New Roman"/>
          <w:b w:val="1"/>
          <w:sz w:val="20"/>
          <w:szCs w:val="20"/>
          <w:rtl w:val="0"/>
        </w:rPr>
        <w:t xml:space="preserve">ES-SCLC pts. First line!</w:t>
      </w:r>
      <w:r w:rsidDel="00000000" w:rsidR="00000000" w:rsidRPr="00000000">
        <w:rPr>
          <w:rFonts w:ascii="Times New Roman" w:cs="Times New Roman" w:eastAsia="Times New Roman" w:hAnsi="Times New Roman"/>
          <w:sz w:val="20"/>
          <w:szCs w:val="20"/>
          <w:rtl w:val="0"/>
        </w:rPr>
        <w:t xml:space="preserve"> Includes previously treated asymptomatic brain mets. MFU 14 mo.</w:t>
      </w:r>
    </w:p>
    <w:p w:rsidR="00000000" w:rsidDel="00000000" w:rsidP="00000000" w:rsidRDefault="00000000" w:rsidRPr="00000000" w14:paraId="00000A30">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Chemo: Carbo AUC 5, Etoposide 100 d1-3 q3w x4c. </w:t>
      </w:r>
      <w:r w:rsidDel="00000000" w:rsidR="00000000" w:rsidRPr="00000000">
        <w:rPr>
          <w:rtl w:val="0"/>
        </w:rPr>
      </w:r>
    </w:p>
    <w:p w:rsidR="00000000" w:rsidDel="00000000" w:rsidP="00000000" w:rsidRDefault="00000000" w:rsidRPr="00000000" w14:paraId="00000A31">
      <w:pPr>
        <w:numPr>
          <w:ilvl w:val="2"/>
          <w:numId w:val="6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PD-L1: Atez 1200 mg with maintenance atezolizumab.</w:t>
      </w:r>
    </w:p>
    <w:p w:rsidR="00000000" w:rsidDel="00000000" w:rsidP="00000000" w:rsidRDefault="00000000" w:rsidRPr="00000000" w14:paraId="00000A32">
      <w:pPr>
        <w:numPr>
          <w:ilvl w:val="3"/>
          <w:numId w:val="61"/>
        </w:numPr>
        <w:spacing w:line="240" w:lineRule="auto"/>
        <w:ind w:left="2880" w:hanging="360"/>
        <w:rPr>
          <w:rFonts w:ascii="Times New Roman" w:cs="Times New Roman" w:eastAsia="Times New Roman" w:hAnsi="Times New Roman"/>
          <w:sz w:val="20"/>
          <w:szCs w:val="20"/>
        </w:rPr>
      </w:pPr>
      <w:r w:rsidDel="00000000" w:rsidR="00000000" w:rsidRPr="00000000">
        <w:rPr>
          <w:rtl w:val="0"/>
        </w:rPr>
        <w:t xml:space="preserve">During the maintenance</w:t>
      </w:r>
      <w:r w:rsidDel="00000000" w:rsidR="00000000" w:rsidRPr="00000000">
        <w:rPr>
          <w:rFonts w:ascii="Times New Roman" w:cs="Times New Roman" w:eastAsia="Times New Roman" w:hAnsi="Times New Roman"/>
          <w:sz w:val="20"/>
          <w:szCs w:val="20"/>
          <w:rtl w:val="0"/>
        </w:rPr>
        <w:t xml:space="preserve"> phase, PCI allowed, but thoracic consolidation was not.</w:t>
      </w:r>
    </w:p>
    <w:p w:rsidR="00000000" w:rsidDel="00000000" w:rsidP="00000000" w:rsidRDefault="00000000" w:rsidRPr="00000000" w14:paraId="00000A33">
      <w:pPr>
        <w:numPr>
          <w:ilvl w:val="2"/>
          <w:numId w:val="61"/>
        </w:numPr>
        <w:spacing w:line="240" w:lineRule="auto"/>
        <w:ind w:left="2160" w:hanging="360"/>
        <w:rPr>
          <w:u w:val="none"/>
        </w:rPr>
      </w:pPr>
      <w:r w:rsidDel="00000000" w:rsidR="00000000" w:rsidRPr="00000000">
        <w:rPr>
          <w:rtl w:val="0"/>
        </w:rPr>
        <w:t xml:space="preserve">No thoracic consolidation allowed, but ~85% had lung involvement and 80% had thoracic LNs. Only 2.5% of patients on the atezolizumab arm experienced a complete response. </w:t>
      </w:r>
    </w:p>
    <w:p w:rsidR="00000000" w:rsidDel="00000000" w:rsidP="00000000" w:rsidRDefault="00000000" w:rsidRPr="00000000" w14:paraId="00000A34">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10.3→ 12.3 mo. 1y OS 38→ 52%.</w:t>
      </w:r>
    </w:p>
    <w:p w:rsidR="00000000" w:rsidDel="00000000" w:rsidP="00000000" w:rsidRDefault="00000000" w:rsidRPr="00000000" w14:paraId="00000A35">
      <w:pPr>
        <w:numPr>
          <w:ilvl w:val="1"/>
          <w:numId w:val="6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MPFS 4→ 5 mo. 1y PFS 5</w:t>
      </w: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sz w:val="20"/>
          <w:szCs w:val="20"/>
          <w:rtl w:val="0"/>
        </w:rPr>
        <w:t xml:space="preserve"> 13%.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i w:val="1"/>
          <w:rtl w:val="0"/>
        </w:rPr>
        <w:t xml:space="preserve">u</w:t>
      </w:r>
      <w:r w:rsidDel="00000000" w:rsidR="00000000" w:rsidRPr="00000000">
        <w:rPr>
          <w:rFonts w:ascii="Times New Roman" w:cs="Times New Roman" w:eastAsia="Times New Roman" w:hAnsi="Times New Roman"/>
          <w:i w:val="1"/>
          <w:sz w:val="20"/>
          <w:szCs w:val="20"/>
          <w:rtl w:val="0"/>
        </w:rPr>
        <w:t xml:space="preserve">rable response for ICI is typically 15-20% across malignancies.  </w:t>
      </w:r>
    </w:p>
    <w:bookmarkStart w:colFirst="0" w:colLast="0" w:name="myzsvi6f3bt3" w:id="164"/>
    <w:bookmarkEnd w:id="164"/>
    <w:p w:rsidR="00000000" w:rsidDel="00000000" w:rsidP="00000000" w:rsidRDefault="00000000" w:rsidRPr="00000000" w14:paraId="00000A36">
      <w:pPr>
        <w:numPr>
          <w:ilvl w:val="0"/>
          <w:numId w:val="6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CASPIAN</w:t>
      </w:r>
      <w:r w:rsidDel="00000000" w:rsidR="00000000" w:rsidRPr="00000000">
        <w:rPr>
          <w:rFonts w:ascii="Times New Roman" w:cs="Times New Roman" w:eastAsia="Times New Roman" w:hAnsi="Times New Roman"/>
          <w:sz w:val="20"/>
          <w:szCs w:val="20"/>
          <w:rtl w:val="0"/>
        </w:rPr>
        <w:t xml:space="preserve"> [</w:t>
      </w:r>
      <w:hyperlink r:id="rId646">
        <w:r w:rsidDel="00000000" w:rsidR="00000000" w:rsidRPr="00000000">
          <w:rPr>
            <w:rFonts w:ascii="Times New Roman" w:cs="Times New Roman" w:eastAsia="Times New Roman" w:hAnsi="Times New Roman"/>
            <w:sz w:val="20"/>
            <w:szCs w:val="20"/>
            <w:rtl w:val="0"/>
          </w:rPr>
          <w:t xml:space="preserve">Paz-Ares Lancet ‘19</w:t>
        </w:r>
      </w:hyperlink>
      <w:r w:rsidDel="00000000" w:rsidR="00000000" w:rsidRPr="00000000">
        <w:rPr>
          <w:rtl w:val="0"/>
        </w:rPr>
        <w:t xml:space="preserve">, </w:t>
      </w:r>
      <w:hyperlink r:id="rId647">
        <w:r w:rsidDel="00000000" w:rsidR="00000000" w:rsidRPr="00000000">
          <w:rPr>
            <w:rtl w:val="0"/>
          </w:rPr>
          <w:t xml:space="preserve">ASCO '20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Platinum/Etoposide</w:t>
      </w:r>
      <w:r w:rsidDel="00000000" w:rsidR="00000000" w:rsidRPr="00000000">
        <w:rPr>
          <w:rFonts w:ascii="Times New Roman" w:cs="Times New Roman" w:eastAsia="Times New Roman" w:hAnsi="Times New Roman"/>
          <w:sz w:val="20"/>
          <w:szCs w:val="20"/>
          <w:rtl w:val="0"/>
        </w:rPr>
        <w:t xml:space="preserve"> x4c </w:t>
      </w:r>
      <w:r w:rsidDel="00000000" w:rsidR="00000000" w:rsidRPr="00000000">
        <w:rPr>
          <w:rFonts w:ascii="Times New Roman" w:cs="Times New Roman" w:eastAsia="Times New Roman" w:hAnsi="Times New Roman"/>
          <w:b w:val="1"/>
          <w:sz w:val="20"/>
          <w:szCs w:val="20"/>
          <w:rtl w:val="0"/>
        </w:rPr>
        <w:t xml:space="preserve">± durvalumab ± tremelimumab </w:t>
      </w:r>
      <w:r w:rsidDel="00000000" w:rsidR="00000000" w:rsidRPr="00000000">
        <w:rPr>
          <w:rFonts w:ascii="Times New Roman" w:cs="Times New Roman" w:eastAsia="Times New Roman" w:hAnsi="Times New Roman"/>
          <w:sz w:val="20"/>
          <w:szCs w:val="20"/>
          <w:rtl w:val="0"/>
        </w:rPr>
        <w:t xml:space="preserve">(CTLA-4)</w:t>
      </w:r>
      <w:r w:rsidDel="00000000" w:rsidR="00000000" w:rsidRPr="00000000">
        <w:rPr>
          <w:rFonts w:ascii="Times New Roman" w:cs="Times New Roman" w:eastAsia="Times New Roman" w:hAnsi="Times New Roman"/>
          <w:sz w:val="20"/>
          <w:szCs w:val="20"/>
          <w:rtl w:val="0"/>
        </w:rPr>
        <w:t xml:space="preserve">.</w:t>
        <w:br w:type="textWrapping"/>
      </w:r>
      <w:r w:rsidDel="00000000" w:rsidR="00000000" w:rsidRPr="00000000">
        <w:rPr>
          <w:rtl w:val="0"/>
        </w:rPr>
        <w:t xml:space="preserve">See the [</w:t>
      </w:r>
      <w:hyperlink w:anchor="_mr2dodxoiote">
        <w:r w:rsidDel="00000000" w:rsidR="00000000" w:rsidRPr="00000000">
          <w:rPr>
            <w:rtl w:val="0"/>
          </w:rPr>
          <w:t xml:space="preserve">Extensive stage</w:t>
        </w:r>
      </w:hyperlink>
      <w:r w:rsidDel="00000000" w:rsidR="00000000" w:rsidRPr="00000000">
        <w:rPr>
          <w:rtl w:val="0"/>
        </w:rPr>
        <w:t xml:space="preserve">] section for more.</w:t>
      </w:r>
    </w:p>
    <w:p w:rsidR="00000000" w:rsidDel="00000000" w:rsidP="00000000" w:rsidRDefault="00000000" w:rsidRPr="00000000" w14:paraId="00000A37">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TBL </w:t>
      </w:r>
      <w:hyperlink r:id="rId648">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Concurrent and maintenance durvalumab with platinum + etoposide chemo improves survival in patients with extensive-stage small cell lung cancer.</w:t>
      </w:r>
    </w:p>
    <w:p w:rsidR="00000000" w:rsidDel="00000000" w:rsidP="00000000" w:rsidRDefault="00000000" w:rsidRPr="00000000" w14:paraId="00000A38">
      <w:pPr>
        <w:numPr>
          <w:ilvl w:val="1"/>
          <w:numId w:val="6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537 pts. ES-SCLC. </w:t>
      </w:r>
      <w:r w:rsidDel="00000000" w:rsidR="00000000" w:rsidRPr="00000000">
        <w:rPr>
          <w:b w:val="1"/>
          <w:sz w:val="20"/>
          <w:szCs w:val="20"/>
          <w:rtl w:val="0"/>
        </w:rPr>
        <w:t xml:space="preserve">First line! </w:t>
      </w:r>
      <w:r w:rsidDel="00000000" w:rsidR="00000000" w:rsidRPr="00000000">
        <w:rPr>
          <w:sz w:val="20"/>
          <w:szCs w:val="20"/>
          <w:rtl w:val="0"/>
        </w:rPr>
        <w:t xml:space="preserve">MFU over 2y.</w:t>
      </w:r>
    </w:p>
    <w:p w:rsidR="00000000" w:rsidDel="00000000" w:rsidP="00000000" w:rsidRDefault="00000000" w:rsidRPr="00000000" w14:paraId="00000A39">
      <w:pPr>
        <w:numPr>
          <w:ilvl w:val="2"/>
          <w:numId w:val="6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PCI at investigators discretion. No prior chest RT allowed.</w:t>
      </w:r>
    </w:p>
    <w:p w:rsidR="00000000" w:rsidDel="00000000" w:rsidP="00000000" w:rsidRDefault="00000000" w:rsidRPr="00000000" w14:paraId="00000A3A">
      <w:pPr>
        <w:numPr>
          <w:ilvl w:val="2"/>
          <w:numId w:val="61"/>
        </w:numPr>
        <w:spacing w:line="240" w:lineRule="auto"/>
        <w:ind w:left="2160" w:hanging="360"/>
        <w:rPr>
          <w:u w:val="none"/>
        </w:rPr>
      </w:pPr>
      <w:r w:rsidDel="00000000" w:rsidR="00000000" w:rsidRPr="00000000">
        <w:rPr>
          <w:rFonts w:ascii="Cardo" w:cs="Cardo" w:eastAsia="Cardo" w:hAnsi="Cardo"/>
          <w:rtl w:val="0"/>
        </w:rPr>
        <w:t xml:space="preserve">Carbo AUC 5-6 or CDDP 75-80 d1 + etoposide 80-100 d1-3 q3w x4c→ maintenance durvalumab. </w:t>
      </w:r>
    </w:p>
    <w:p w:rsidR="00000000" w:rsidDel="00000000" w:rsidP="00000000" w:rsidRDefault="00000000" w:rsidRPr="00000000" w14:paraId="00000A3B">
      <w:pPr>
        <w:numPr>
          <w:ilvl w:val="1"/>
          <w:numId w:val="6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10.5→ 13mo. 1y OS 40→ 54%. 2y OS ~14</w:t>
      </w: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sz w:val="20"/>
          <w:szCs w:val="20"/>
          <w:rtl w:val="0"/>
        </w:rPr>
        <w:t xml:space="preserve"> 22%</w:t>
      </w:r>
      <w:r w:rsidDel="00000000" w:rsidR="00000000" w:rsidRPr="00000000">
        <w:rPr>
          <w:rtl w:val="0"/>
        </w:rPr>
        <w:t xml:space="preserve"> (p=0.045).</w:t>
      </w:r>
      <w:r w:rsidDel="00000000" w:rsidR="00000000" w:rsidRPr="00000000">
        <w:rPr>
          <w:rtl w:val="0"/>
        </w:rPr>
      </w:r>
    </w:p>
    <w:p w:rsidR="00000000" w:rsidDel="00000000" w:rsidP="00000000" w:rsidRDefault="00000000" w:rsidRPr="00000000" w14:paraId="00000A3C">
      <w:pPr>
        <w:numPr>
          <w:ilvl w:val="1"/>
          <w:numId w:val="61"/>
        </w:numPr>
        <w:spacing w:line="240" w:lineRule="auto"/>
        <w:ind w:left="1440" w:hanging="360"/>
        <w:rPr>
          <w:u w:val="none"/>
        </w:rPr>
      </w:pPr>
      <w:r w:rsidDel="00000000" w:rsidR="00000000" w:rsidRPr="00000000">
        <w:rPr>
          <w:rFonts w:ascii="Cardo" w:cs="Cardo" w:eastAsia="Cardo" w:hAnsi="Cardo"/>
          <w:rtl w:val="0"/>
        </w:rPr>
        <w:t xml:space="preserve">MPFS ~5.5 mo. 1y PFS 5→ 18%. </w:t>
      </w:r>
      <w:r w:rsidDel="00000000" w:rsidR="00000000" w:rsidRPr="00000000">
        <w:rPr>
          <w:i w:val="1"/>
          <w:rtl w:val="0"/>
        </w:rPr>
        <w:t xml:space="preserve">Durable response for ICI is typically 15-20% across malignancies.  </w:t>
      </w:r>
    </w:p>
    <w:p w:rsidR="00000000" w:rsidDel="00000000" w:rsidP="00000000" w:rsidRDefault="00000000" w:rsidRPr="00000000" w14:paraId="00000A3D">
      <w:pPr>
        <w:numPr>
          <w:ilvl w:val="0"/>
          <w:numId w:val="61"/>
        </w:numPr>
        <w:spacing w:line="240" w:lineRule="auto"/>
        <w:ind w:left="720" w:hanging="360"/>
        <w:rPr/>
      </w:pPr>
      <w:r w:rsidDel="00000000" w:rsidR="00000000" w:rsidRPr="00000000">
        <w:rPr>
          <w:b w:val="1"/>
          <w:rtl w:val="0"/>
        </w:rPr>
        <w:t xml:space="preserve">ECOG-ACRIN EA5</w:t>
      </w:r>
      <w:r w:rsidDel="00000000" w:rsidR="00000000" w:rsidRPr="00000000">
        <w:rPr>
          <w:b w:val="1"/>
          <w:rtl w:val="0"/>
        </w:rPr>
        <w:t xml:space="preserve">161 </w:t>
      </w:r>
      <w:r w:rsidDel="00000000" w:rsidR="00000000" w:rsidRPr="00000000">
        <w:rPr>
          <w:rtl w:val="0"/>
        </w:rPr>
        <w:t xml:space="preserve">[</w:t>
      </w:r>
      <w:hyperlink r:id="rId649">
        <w:r w:rsidDel="00000000" w:rsidR="00000000" w:rsidRPr="00000000">
          <w:rPr>
            <w:rtl w:val="0"/>
          </w:rPr>
          <w:t xml:space="preserve">Leal ASCO '20</w:t>
        </w:r>
      </w:hyperlink>
      <w:r w:rsidDel="00000000" w:rsidR="00000000" w:rsidRPr="00000000">
        <w:rPr>
          <w:rtl w:val="0"/>
        </w:rPr>
        <w:t xml:space="preserve">]: </w:t>
      </w:r>
      <w:r w:rsidDel="00000000" w:rsidR="00000000" w:rsidRPr="00000000">
        <w:rPr>
          <w:b w:val="1"/>
          <w:rtl w:val="0"/>
        </w:rPr>
        <w:t xml:space="preserve">Platinum/Eto</w:t>
      </w:r>
      <w:r w:rsidDel="00000000" w:rsidR="00000000" w:rsidRPr="00000000">
        <w:rPr>
          <w:b w:val="1"/>
          <w:rtl w:val="0"/>
        </w:rPr>
        <w:t xml:space="preserve">poside</w:t>
      </w:r>
      <w:r w:rsidDel="00000000" w:rsidR="00000000" w:rsidRPr="00000000">
        <w:rPr>
          <w:rtl w:val="0"/>
        </w:rPr>
        <w:t xml:space="preserve"> x4c </w:t>
      </w:r>
      <w:r w:rsidDel="00000000" w:rsidR="00000000" w:rsidRPr="00000000">
        <w:rPr>
          <w:b w:val="1"/>
          <w:rtl w:val="0"/>
        </w:rPr>
        <w:t xml:space="preserve">± Nivo</w:t>
      </w:r>
      <w:r w:rsidDel="00000000" w:rsidR="00000000" w:rsidRPr="00000000">
        <w:rPr>
          <w:rtl w:val="0"/>
        </w:rPr>
        <w:t xml:space="preserve">.</w:t>
      </w:r>
    </w:p>
    <w:p w:rsidR="00000000" w:rsidDel="00000000" w:rsidP="00000000" w:rsidRDefault="00000000" w:rsidRPr="00000000" w14:paraId="00000A3E">
      <w:pPr>
        <w:spacing w:line="240" w:lineRule="auto"/>
        <w:ind w:left="720" w:firstLine="0"/>
        <w:rPr/>
      </w:pPr>
      <w:r w:rsidDel="00000000" w:rsidR="00000000" w:rsidRPr="00000000">
        <w:rPr>
          <w:rtl w:val="0"/>
        </w:rPr>
        <w:t xml:space="preserve">Small number of patients, short follow up. Atez and Durva will likely hold the front lines in this setting - at least for now.</w:t>
      </w:r>
    </w:p>
    <w:p w:rsidR="00000000" w:rsidDel="00000000" w:rsidP="00000000" w:rsidRDefault="00000000" w:rsidRPr="00000000" w14:paraId="00000A3F">
      <w:pPr>
        <w:numPr>
          <w:ilvl w:val="1"/>
          <w:numId w:val="61"/>
        </w:numPr>
        <w:spacing w:line="240" w:lineRule="auto"/>
        <w:ind w:left="1440" w:hanging="360"/>
        <w:rPr>
          <w:u w:val="none"/>
        </w:rPr>
      </w:pPr>
      <w:r w:rsidDel="00000000" w:rsidR="00000000" w:rsidRPr="00000000">
        <w:rPr>
          <w:rtl w:val="0"/>
        </w:rPr>
        <w:t xml:space="preserve">160 patients. ES-SCLC. First line! PCI at discretion.</w:t>
      </w:r>
    </w:p>
    <w:p w:rsidR="00000000" w:rsidDel="00000000" w:rsidP="00000000" w:rsidRDefault="00000000" w:rsidRPr="00000000" w14:paraId="00000A40">
      <w:pPr>
        <w:numPr>
          <w:ilvl w:val="1"/>
          <w:numId w:val="61"/>
        </w:numPr>
        <w:spacing w:line="240" w:lineRule="auto"/>
        <w:ind w:left="1440" w:hanging="360"/>
        <w:rPr>
          <w:u w:val="none"/>
        </w:rPr>
      </w:pPr>
      <w:r w:rsidDel="00000000" w:rsidR="00000000" w:rsidRPr="00000000">
        <w:rPr>
          <w:rFonts w:ascii="Cardo" w:cs="Cardo" w:eastAsia="Cardo" w:hAnsi="Cardo"/>
          <w:rtl w:val="0"/>
        </w:rPr>
        <w:t xml:space="preserve">MS 9→ 11 mo. </w:t>
      </w:r>
    </w:p>
    <w:p w:rsidR="00000000" w:rsidDel="00000000" w:rsidP="00000000" w:rsidRDefault="00000000" w:rsidRPr="00000000" w14:paraId="00000A41">
      <w:pPr>
        <w:numPr>
          <w:ilvl w:val="1"/>
          <w:numId w:val="61"/>
        </w:numPr>
        <w:spacing w:line="240" w:lineRule="auto"/>
        <w:ind w:left="1440" w:hanging="360"/>
        <w:rPr>
          <w:u w:val="none"/>
        </w:rPr>
      </w:pPr>
      <w:r w:rsidDel="00000000" w:rsidR="00000000" w:rsidRPr="00000000">
        <w:rPr>
          <w:rFonts w:ascii="Cardo" w:cs="Cardo" w:eastAsia="Cardo" w:hAnsi="Cardo"/>
          <w:rtl w:val="0"/>
        </w:rPr>
        <w:t xml:space="preserve">ORR 48→ 52%.</w:t>
      </w:r>
    </w:p>
    <w:p w:rsidR="00000000" w:rsidDel="00000000" w:rsidP="00000000" w:rsidRDefault="00000000" w:rsidRPr="00000000" w14:paraId="00000A42">
      <w:pPr>
        <w:numPr>
          <w:ilvl w:val="0"/>
          <w:numId w:val="61"/>
        </w:numPr>
        <w:spacing w:line="240" w:lineRule="auto"/>
        <w:ind w:left="720" w:hanging="360"/>
        <w:rPr/>
      </w:pPr>
      <w:r w:rsidDel="00000000" w:rsidR="00000000" w:rsidRPr="00000000">
        <w:rPr>
          <w:b w:val="1"/>
          <w:rtl w:val="0"/>
        </w:rPr>
        <w:t xml:space="preserve">KEYNOTE-604</w:t>
      </w:r>
      <w:r w:rsidDel="00000000" w:rsidR="00000000" w:rsidRPr="00000000">
        <w:rPr>
          <w:rtl w:val="0"/>
        </w:rPr>
        <w:t xml:space="preserve"> [</w:t>
      </w:r>
      <w:hyperlink r:id="rId650">
        <w:r w:rsidDel="00000000" w:rsidR="00000000" w:rsidRPr="00000000">
          <w:rPr>
            <w:rtl w:val="0"/>
          </w:rPr>
          <w:t xml:space="preserve">Rudin ASCO '20</w:t>
        </w:r>
      </w:hyperlink>
      <w:r w:rsidDel="00000000" w:rsidR="00000000" w:rsidRPr="00000000">
        <w:rPr>
          <w:rtl w:val="0"/>
        </w:rPr>
        <w:t xml:space="preserve">,</w:t>
      </w:r>
      <w:hyperlink r:id="rId651">
        <w:r w:rsidDel="00000000" w:rsidR="00000000" w:rsidRPr="00000000">
          <w:rPr>
            <w:rtl w:val="0"/>
          </w:rPr>
          <w:t xml:space="preserve"> JCO '20</w:t>
        </w:r>
      </w:hyperlink>
      <w:r w:rsidDel="00000000" w:rsidR="00000000" w:rsidRPr="00000000">
        <w:rPr>
          <w:rtl w:val="0"/>
        </w:rPr>
        <w:t xml:space="preserve">]: </w:t>
      </w:r>
      <w:r w:rsidDel="00000000" w:rsidR="00000000" w:rsidRPr="00000000">
        <w:rPr>
          <w:b w:val="1"/>
          <w:rtl w:val="0"/>
        </w:rPr>
        <w:t xml:space="preserve">Platinum/Etoposide</w:t>
      </w:r>
      <w:r w:rsidDel="00000000" w:rsidR="00000000" w:rsidRPr="00000000">
        <w:rPr>
          <w:rtl w:val="0"/>
        </w:rPr>
        <w:t xml:space="preserve"> x4c </w:t>
      </w:r>
      <w:r w:rsidDel="00000000" w:rsidR="00000000" w:rsidRPr="00000000">
        <w:rPr>
          <w:b w:val="1"/>
          <w:rtl w:val="0"/>
        </w:rPr>
        <w:t xml:space="preserve">± Pembro</w:t>
      </w:r>
      <w:r w:rsidDel="00000000" w:rsidR="00000000" w:rsidRPr="00000000">
        <w:rPr>
          <w:rtl w:val="0"/>
        </w:rPr>
        <w:t xml:space="preserve">. PCI at clinician discretion.</w:t>
      </w:r>
    </w:p>
    <w:p w:rsidR="00000000" w:rsidDel="00000000" w:rsidP="00000000" w:rsidRDefault="00000000" w:rsidRPr="00000000" w14:paraId="00000A43">
      <w:pPr>
        <w:spacing w:line="240" w:lineRule="auto"/>
        <w:ind w:left="720" w:firstLine="0"/>
        <w:rPr/>
      </w:pPr>
      <w:r w:rsidDel="00000000" w:rsidR="00000000" w:rsidRPr="00000000">
        <w:rPr>
          <w:rtl w:val="0"/>
        </w:rPr>
        <w:t xml:space="preserve">Pembro in addition to traditional chemo only prolongs OS in the as-treated analysis, not ITT. This won't be the first line.</w:t>
      </w:r>
    </w:p>
    <w:p w:rsidR="00000000" w:rsidDel="00000000" w:rsidP="00000000" w:rsidRDefault="00000000" w:rsidRPr="00000000" w14:paraId="00000A44">
      <w:pPr>
        <w:spacing w:line="240" w:lineRule="auto"/>
        <w:ind w:left="720" w:firstLine="0"/>
        <w:rPr/>
      </w:pPr>
      <w:r w:rsidDel="00000000" w:rsidR="00000000" w:rsidRPr="00000000">
        <w:rPr>
          <w:rtl w:val="0"/>
        </w:rPr>
        <w:t xml:space="preserve">TBL </w:t>
      </w:r>
      <w:commentRangeStart w:id="1"/>
      <w:r w:rsidDel="00000000" w:rsidR="00000000" w:rsidRPr="00000000">
        <w:rPr>
          <w:vertAlign w:val="superscript"/>
          <w:rtl w:val="0"/>
        </w:rPr>
        <w:t xml:space="preserve">QS</w:t>
      </w:r>
      <w:commentRangeEnd w:id="1"/>
      <w:r w:rsidDel="00000000" w:rsidR="00000000" w:rsidRPr="00000000">
        <w:commentReference w:id="1"/>
      </w:r>
      <w:r w:rsidDel="00000000" w:rsidR="00000000" w:rsidRPr="00000000">
        <w:rPr>
          <w:rtl w:val="0"/>
        </w:rPr>
        <w:t xml:space="preserve">: Pembro, unlike atezo and durvalumab, does not improve survival when added to front-line platinum and etoposide for metastatic small cell lung cancer.</w:t>
      </w:r>
    </w:p>
    <w:p w:rsidR="00000000" w:rsidDel="00000000" w:rsidP="00000000" w:rsidRDefault="00000000" w:rsidRPr="00000000" w14:paraId="00000A45">
      <w:pPr>
        <w:numPr>
          <w:ilvl w:val="1"/>
          <w:numId w:val="61"/>
        </w:numPr>
        <w:spacing w:line="240" w:lineRule="auto"/>
        <w:ind w:left="1440" w:hanging="360"/>
        <w:rPr/>
      </w:pPr>
      <w:r w:rsidDel="00000000" w:rsidR="00000000" w:rsidRPr="00000000">
        <w:rPr>
          <w:rtl w:val="0"/>
        </w:rPr>
        <w:t xml:space="preserve">453 pts. ES-SCLC. First line! No untreated brain mets (~12%). PCI in 13% (only if PR/CR). MFU nearly 2y. </w:t>
      </w:r>
    </w:p>
    <w:p w:rsidR="00000000" w:rsidDel="00000000" w:rsidP="00000000" w:rsidRDefault="00000000" w:rsidRPr="00000000" w14:paraId="00000A46">
      <w:pPr>
        <w:numPr>
          <w:ilvl w:val="1"/>
          <w:numId w:val="61"/>
        </w:numPr>
        <w:spacing w:line="240" w:lineRule="auto"/>
        <w:ind w:left="1440" w:hanging="360"/>
        <w:rPr/>
      </w:pPr>
      <w:r w:rsidDel="00000000" w:rsidR="00000000" w:rsidRPr="00000000">
        <w:rPr>
          <w:rFonts w:ascii="Cardo" w:cs="Cardo" w:eastAsia="Cardo" w:hAnsi="Cardo"/>
          <w:rtl w:val="0"/>
        </w:rPr>
        <w:t xml:space="preserve">ITT MS ~10→ 11 mo. </w:t>
      </w:r>
      <w:r w:rsidDel="00000000" w:rsidR="00000000" w:rsidRPr="00000000">
        <w:rPr>
          <w:i w:val="1"/>
          <w:rtl w:val="0"/>
        </w:rPr>
        <w:t xml:space="preserve">Did not meet significance threshold.</w:t>
      </w:r>
    </w:p>
    <w:p w:rsidR="00000000" w:rsidDel="00000000" w:rsidP="00000000" w:rsidRDefault="00000000" w:rsidRPr="00000000" w14:paraId="00000A47">
      <w:pPr>
        <w:numPr>
          <w:ilvl w:val="1"/>
          <w:numId w:val="61"/>
        </w:numPr>
        <w:spacing w:line="240" w:lineRule="auto"/>
        <w:ind w:left="1440" w:hanging="360"/>
        <w:rPr>
          <w:u w:val="none"/>
        </w:rPr>
      </w:pPr>
      <w:r w:rsidDel="00000000" w:rsidR="00000000" w:rsidRPr="00000000">
        <w:rPr>
          <w:rFonts w:ascii="Cardo" w:cs="Cardo" w:eastAsia="Cardo" w:hAnsi="Cardo"/>
          <w:rtl w:val="0"/>
        </w:rPr>
        <w:t xml:space="preserve">ORR 60→ 70%. </w:t>
      </w:r>
    </w:p>
    <w:p w:rsidR="00000000" w:rsidDel="00000000" w:rsidP="00000000" w:rsidRDefault="00000000" w:rsidRPr="00000000" w14:paraId="00000A48">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KEYNOTE 156: Relapsed/refractory SCLC.</w:t>
      </w:r>
    </w:p>
    <w:p w:rsidR="00000000" w:rsidDel="00000000" w:rsidP="00000000" w:rsidRDefault="00000000" w:rsidRPr="00000000" w14:paraId="00000A49">
      <w:pPr>
        <w:numPr>
          <w:ilvl w:val="0"/>
          <w:numId w:val="6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Rovalpituzumab: Expression in &gt;80% SCLC.</w:t>
      </w:r>
    </w:p>
    <w:p w:rsidR="00000000" w:rsidDel="00000000" w:rsidP="00000000" w:rsidRDefault="00000000" w:rsidRPr="00000000" w14:paraId="00000A4A">
      <w:pPr>
        <w:spacing w:line="240" w:lineRule="auto"/>
        <w:ind w:left="0" w:firstLine="0"/>
        <w:rPr>
          <w:rFonts w:ascii="Times New Roman" w:cs="Times New Roman" w:eastAsia="Times New Roman" w:hAnsi="Times New Roman"/>
          <w:sz w:val="20"/>
          <w:szCs w:val="20"/>
        </w:rPr>
      </w:pPr>
      <w:r w:rsidDel="00000000" w:rsidR="00000000" w:rsidRPr="00000000">
        <w:rPr>
          <w:rtl w:val="0"/>
        </w:rPr>
      </w:r>
    </w:p>
    <w:tbl>
      <w:tblPr>
        <w:tblStyle w:val="Table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bookmarkStart w:colFirst="0" w:colLast="0" w:name="snu066265ta7" w:id="165"/>
          <w:bookmarkEnd w:id="165"/>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b w:val="1"/>
                <w:sz w:val="20"/>
                <w:szCs w:val="20"/>
                <w:rtl w:val="0"/>
              </w:rPr>
              <w:t xml:space="preserve">What is the role of RT for ES-SCLC in the immunotherapy era?</w:t>
            </w:r>
            <w:r w:rsidDel="00000000" w:rsidR="00000000" w:rsidRPr="00000000">
              <w:rPr>
                <w:rFonts w:ascii="Times New Roman" w:cs="Times New Roman" w:eastAsia="Times New Roman" w:hAnsi="Times New Roman"/>
                <w:sz w:val="20"/>
                <w:szCs w:val="20"/>
                <w:rtl w:val="0"/>
              </w:rPr>
              <w:t xml:space="preserve"> [</w:t>
            </w:r>
            <w:hyperlink r:id="rId652">
              <w:r w:rsidDel="00000000" w:rsidR="00000000" w:rsidRPr="00000000">
                <w:rPr>
                  <w:rFonts w:ascii="Times New Roman" w:cs="Times New Roman" w:eastAsia="Times New Roman" w:hAnsi="Times New Roman"/>
                  <w:sz w:val="20"/>
                  <w:szCs w:val="20"/>
                  <w:rtl w:val="0"/>
                </w:rPr>
                <w:t xml:space="preserve">Nesbit TLCR '19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4C">
            <w:pPr>
              <w:spacing w:line="240" w:lineRule="auto"/>
              <w:ind w:left="0" w:firstLine="0"/>
              <w:rPr/>
            </w:pPr>
            <w:r w:rsidDel="00000000" w:rsidR="00000000" w:rsidRPr="00000000">
              <w:rPr>
                <w:rtl w:val="0"/>
              </w:rPr>
              <w:t xml:space="preserve">See the [</w:t>
            </w:r>
            <w:hyperlink w:anchor="_mr2dodxoiote">
              <w:r w:rsidDel="00000000" w:rsidR="00000000" w:rsidRPr="00000000">
                <w:rPr>
                  <w:rtl w:val="0"/>
                </w:rPr>
                <w:t xml:space="preserve">Extensive stage</w:t>
              </w:r>
            </w:hyperlink>
            <w:r w:rsidDel="00000000" w:rsidR="00000000" w:rsidRPr="00000000">
              <w:rPr>
                <w:rtl w:val="0"/>
              </w:rPr>
              <w:t xml:space="preserve">] and NRG-LU007 in the [</w:t>
            </w:r>
            <w:hyperlink w:anchor="_kcsj058yvbh4">
              <w:r w:rsidDel="00000000" w:rsidR="00000000" w:rsidRPr="00000000">
                <w:rPr>
                  <w:rtl w:val="0"/>
                </w:rPr>
                <w:t xml:space="preserve">Future Directions</w:t>
              </w:r>
            </w:hyperlink>
            <w:r w:rsidDel="00000000" w:rsidR="00000000" w:rsidRPr="00000000">
              <w:rPr>
                <w:rtl w:val="0"/>
              </w:rPr>
              <w:t xml:space="preserve">] section for more.</w:t>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t xml:space="preserve">TBL</w:t>
            </w:r>
            <w:r w:rsidDel="00000000" w:rsidR="00000000" w:rsidRPr="00000000">
              <w:rPr>
                <w:rFonts w:ascii="Times New Roman" w:cs="Times New Roman" w:eastAsia="Times New Roman" w:hAnsi="Times New Roman"/>
                <w:sz w:val="20"/>
                <w:szCs w:val="20"/>
                <w:rtl w:val="0"/>
              </w:rPr>
              <w:t xml:space="preserve"> </w:t>
            </w:r>
            <w:hyperlink r:id="rId653">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 Where does radiation stand in the era of atezolizumab for extensive-stage small cell lung cancer? This helpful review takes a deep dive and comes away putting all its money on chest consolidation. With immune checkpoint inhibition on board, a growing number of responders will likely see a benefit with the proven-safe and possibly-synergistic addition of radiation to residual thoracic disease. On the other hand, with paces of brain mets slowing, prophylactic brain radiation seems less helpful than ever.</w:t>
            </w:r>
          </w:p>
        </w:tc>
      </w:tr>
    </w:tbl>
    <w:p w:rsidR="00000000" w:rsidDel="00000000" w:rsidP="00000000" w:rsidRDefault="00000000" w:rsidRPr="00000000" w14:paraId="00000A4E">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A4F">
      <w:pPr>
        <w:pStyle w:val="Heading2"/>
        <w:spacing w:line="240" w:lineRule="auto"/>
        <w:rPr/>
      </w:pPr>
      <w:bookmarkStart w:colFirst="0" w:colLast="0" w:name="_x7eot2pqwmlq" w:id="166"/>
      <w:bookmarkEnd w:id="166"/>
      <w:r w:rsidDel="00000000" w:rsidR="00000000" w:rsidRPr="00000000">
        <w:rPr>
          <w:rFonts w:ascii="Times New Roman" w:cs="Times New Roman" w:eastAsia="Times New Roman" w:hAnsi="Times New Roman"/>
          <w:b w:val="1"/>
          <w:sz w:val="20"/>
          <w:szCs w:val="20"/>
          <w:rtl w:val="0"/>
        </w:rPr>
        <w:t xml:space="preserve"> </w:t>
      </w:r>
      <w:hyperlink w:anchor="_nruipiivq02s">
        <w:r w:rsidDel="00000000" w:rsidR="00000000" w:rsidRPr="00000000">
          <w:rPr>
            <w:rtl w:val="0"/>
          </w:rPr>
          <w:t xml:space="preserve">Limited Stage</w:t>
        </w:r>
      </w:hyperlink>
      <w:r w:rsidDel="00000000" w:rsidR="00000000" w:rsidRPr="00000000">
        <w:rPr>
          <w:rtl w:val="0"/>
        </w:rPr>
      </w:r>
    </w:p>
    <w:tbl>
      <w:tblPr>
        <w:tblStyle w:val="Table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Ultra Limited Stage</w:t>
            </w:r>
          </w:p>
          <w:p w:rsidR="00000000" w:rsidDel="00000000" w:rsidP="00000000" w:rsidRDefault="00000000" w:rsidRPr="00000000" w14:paraId="00000A51">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Clinical stage I or cN0.</w:t>
            </w:r>
          </w:p>
          <w:p w:rsidR="00000000" w:rsidDel="00000000" w:rsidP="00000000" w:rsidRDefault="00000000" w:rsidRPr="00000000" w14:paraId="00000A52">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Consider mediastinal staging, which can be PET only.</w:t>
            </w:r>
          </w:p>
          <w:p w:rsidR="00000000" w:rsidDel="00000000" w:rsidP="00000000" w:rsidRDefault="00000000" w:rsidRPr="00000000" w14:paraId="00000A53">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Is it technically resectable, and is the patient medically operable? If </w:t>
            </w:r>
            <w:r w:rsidDel="00000000" w:rsidR="00000000" w:rsidRPr="00000000">
              <w:rPr>
                <w:rtl w:val="0"/>
              </w:rPr>
              <w:t xml:space="preserve">concerned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about</w:t>
            </w:r>
            <w:r w:rsidDel="00000000" w:rsidR="00000000" w:rsidRPr="00000000">
              <w:rPr>
                <w:rFonts w:ascii="Times New Roman" w:cs="Times New Roman" w:eastAsia="Times New Roman" w:hAnsi="Times New Roman"/>
                <w:sz w:val="20"/>
                <w:szCs w:val="20"/>
                <w:rtl w:val="0"/>
              </w:rPr>
              <w:t xml:space="preserve"> medi</w:t>
            </w:r>
            <w:r w:rsidDel="00000000" w:rsidR="00000000" w:rsidRPr="00000000">
              <w:rPr>
                <w:rtl w:val="0"/>
              </w:rPr>
              <w:t xml:space="preserve">astinal disease, don't cut.</w:t>
            </w:r>
            <w:r w:rsidDel="00000000" w:rsidR="00000000" w:rsidRPr="00000000">
              <w:rPr>
                <w:rtl w:val="0"/>
              </w:rPr>
            </w:r>
          </w:p>
          <w:p w:rsidR="00000000" w:rsidDel="00000000" w:rsidP="00000000" w:rsidRDefault="00000000" w:rsidRPr="00000000" w14:paraId="00000A54">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Principles remain the same as NSCLC, although adjuvant </w:t>
            </w:r>
            <w:r w:rsidDel="00000000" w:rsidR="00000000" w:rsidRPr="00000000">
              <w:rPr>
                <w:rtl w:val="0"/>
              </w:rPr>
              <w:t xml:space="preserve">chemo</w:t>
            </w:r>
            <w:r w:rsidDel="00000000" w:rsidR="00000000" w:rsidRPr="00000000">
              <w:rPr>
                <w:rFonts w:ascii="Times New Roman" w:cs="Times New Roman" w:eastAsia="Times New Roman" w:hAnsi="Times New Roman"/>
                <w:sz w:val="20"/>
                <w:szCs w:val="20"/>
                <w:rtl w:val="0"/>
              </w:rPr>
              <w:t xml:space="preserve"> is certainly recommended regardless of local therapy.</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Limited Stage (cN+)</w:t>
            </w:r>
          </w:p>
          <w:p w:rsidR="00000000" w:rsidDel="00000000" w:rsidP="00000000" w:rsidRDefault="00000000" w:rsidRPr="00000000" w14:paraId="00000A56">
            <w:pPr>
              <w:widowControl w:val="0"/>
              <w:numPr>
                <w:ilvl w:val="0"/>
                <w:numId w:val="2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 RT early </w:t>
            </w:r>
            <w:r w:rsidDel="00000000" w:rsidR="00000000" w:rsidRPr="00000000">
              <w:rPr>
                <w:rtl w:val="0"/>
              </w:rPr>
              <w:t xml:space="preserve">with the C1-2</w:t>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rtl w:val="0"/>
              </w:rPr>
              <w:t xml:space="preserve">chemo. R</w:t>
            </w:r>
            <w:r w:rsidDel="00000000" w:rsidR="00000000" w:rsidRPr="00000000">
              <w:rPr>
                <w:rFonts w:ascii="Times New Roman" w:cs="Times New Roman" w:eastAsia="Times New Roman" w:hAnsi="Times New Roman"/>
                <w:sz w:val="20"/>
                <w:szCs w:val="20"/>
                <w:rtl w:val="0"/>
              </w:rPr>
              <w:t xml:space="preserve">ecommend PCI if at least partial responder (Auperin suggests 5% OS benefit).</w:t>
            </w:r>
          </w:p>
          <w:p w:rsidR="00000000" w:rsidDel="00000000" w:rsidP="00000000" w:rsidRDefault="00000000" w:rsidRPr="00000000" w14:paraId="00000A57">
            <w:pPr>
              <w:widowControl w:val="0"/>
              <w:numPr>
                <w:ilvl w:val="0"/>
                <w:numId w:val="22"/>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Thoracic RT improves overall survival by 5%, and reduces local failures by roughly 1/3.</w:t>
            </w:r>
          </w:p>
          <w:p w:rsidR="00000000" w:rsidDel="00000000" w:rsidP="00000000" w:rsidRDefault="00000000" w:rsidRPr="00000000" w14:paraId="00000A58">
            <w:pPr>
              <w:widowControl w:val="0"/>
              <w:numPr>
                <w:ilvl w:val="0"/>
                <w:numId w:val="22"/>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45/30 remains standard of care, although 66-70/33-35 </w:t>
            </w:r>
            <w:r w:rsidDel="00000000" w:rsidR="00000000" w:rsidRPr="00000000">
              <w:rPr>
                <w:rtl w:val="0"/>
              </w:rPr>
              <w:t xml:space="preserve">Gy is reasonable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59">
            <w:pPr>
              <w:widowControl w:val="0"/>
              <w:numPr>
                <w:ilvl w:val="0"/>
                <w:numId w:val="22"/>
              </w:numPr>
              <w:spacing w:line="240" w:lineRule="auto"/>
              <w:ind w:left="720" w:hanging="360"/>
              <w:rPr>
                <w:rFonts w:ascii="Times New Roman" w:cs="Times New Roman" w:eastAsia="Times New Roman" w:hAnsi="Times New Roman"/>
                <w:sz w:val="20"/>
                <w:szCs w:val="20"/>
                <w:u w:val="none"/>
              </w:rPr>
            </w:pPr>
            <w:r w:rsidDel="00000000" w:rsidR="00000000" w:rsidRPr="00000000">
              <w:rPr>
                <w:rtl w:val="0"/>
              </w:rPr>
              <w:t xml:space="preserve">Consider RT to</w:t>
            </w:r>
            <w:r w:rsidDel="00000000" w:rsidR="00000000" w:rsidRPr="00000000">
              <w:rPr>
                <w:rFonts w:ascii="Times New Roman" w:cs="Times New Roman" w:eastAsia="Times New Roman" w:hAnsi="Times New Roman"/>
                <w:sz w:val="20"/>
                <w:szCs w:val="20"/>
                <w:rtl w:val="0"/>
              </w:rPr>
              <w:t xml:space="preserve"> ipsilateral hilum. Consider mediastinum or subcarinal coverage if no PET and/or nodal evaluation.</w:t>
            </w:r>
          </w:p>
          <w:p w:rsidR="00000000" w:rsidDel="00000000" w:rsidP="00000000" w:rsidRDefault="00000000" w:rsidRPr="00000000" w14:paraId="00000A5A">
            <w:pPr>
              <w:spacing w:line="240" w:lineRule="auto"/>
              <w:ind w:left="720" w:firstLine="0"/>
              <w:rPr>
                <w:sz w:val="20"/>
                <w:szCs w:val="20"/>
              </w:rPr>
            </w:pPr>
            <w:r w:rsidDel="00000000" w:rsidR="00000000" w:rsidRPr="00000000">
              <w:rPr>
                <w:rtl w:val="0"/>
              </w:rPr>
              <w:t xml:space="preserve">Limited Stage: CDDP / Etoposide q3w x4-6c: 60/120 [</w:t>
            </w:r>
            <w:hyperlink w:anchor="ameifz489gnc">
              <w:r w:rsidDel="00000000" w:rsidR="00000000" w:rsidRPr="00000000">
                <w:rPr>
                  <w:rtl w:val="0"/>
                </w:rPr>
                <w:t xml:space="preserve">Turrisi</w:t>
              </w:r>
            </w:hyperlink>
            <w:r w:rsidDel="00000000" w:rsidR="00000000" w:rsidRPr="00000000">
              <w:rPr>
                <w:rtl w:val="0"/>
              </w:rPr>
              <w:t xml:space="preserve">] or 75/100 [</w:t>
            </w:r>
            <w:hyperlink w:anchor="g5ydzigdyk9u">
              <w:r w:rsidDel="00000000" w:rsidR="00000000" w:rsidRPr="00000000">
                <w:rPr>
                  <w:rtl w:val="0"/>
                </w:rPr>
                <w:t xml:space="preserve">CONVERT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5B">
            <w:pPr>
              <w:spacing w:line="240" w:lineRule="auto"/>
              <w:ind w:left="0" w:firstLine="0"/>
              <w:rPr/>
            </w:pPr>
            <w:r w:rsidDel="00000000" w:rsidR="00000000" w:rsidRPr="00000000">
              <w:rPr>
                <w:rtl w:val="0"/>
              </w:rPr>
              <w:t xml:space="preserve">Easy boards answer: CDDP 75 d1, Etoposide 100 d1-3 q3w x4c, add concurrent/adjuvant Durva for ES-SCLC (Atez: CarboE only).</w:t>
            </w:r>
          </w:p>
        </w:tc>
      </w:tr>
    </w:tbl>
    <w:p w:rsidR="00000000" w:rsidDel="00000000" w:rsidP="00000000" w:rsidRDefault="00000000" w:rsidRPr="00000000" w14:paraId="00000A5C">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A5D">
      <w:pPr>
        <w:spacing w:line="240" w:lineRule="auto"/>
        <w:rPr>
          <w:rFonts w:ascii="Times New Roman" w:cs="Times New Roman" w:eastAsia="Times New Roman" w:hAnsi="Times New Roman"/>
          <w:sz w:val="20"/>
          <w:szCs w:val="20"/>
          <w:u w:val="single"/>
        </w:rPr>
      </w:pPr>
      <w:hyperlink w:anchor="_x7eot2pqwmlq">
        <w:r w:rsidDel="00000000" w:rsidR="00000000" w:rsidRPr="00000000">
          <w:rPr>
            <w:rFonts w:ascii="Times New Roman" w:cs="Times New Roman" w:eastAsia="Times New Roman" w:hAnsi="Times New Roman"/>
            <w:sz w:val="20"/>
            <w:szCs w:val="20"/>
            <w:u w:val="single"/>
            <w:rtl w:val="0"/>
          </w:rPr>
          <w:t xml:space="preserve">Unique scenario: T1-T2N0</w:t>
        </w:r>
      </w:hyperlink>
      <w:r w:rsidDel="00000000" w:rsidR="00000000" w:rsidRPr="00000000">
        <w:rPr>
          <w:rtl w:val="0"/>
        </w:rPr>
      </w:r>
    </w:p>
    <w:p w:rsidR="00000000" w:rsidDel="00000000" w:rsidP="00000000" w:rsidRDefault="00000000" w:rsidRPr="00000000" w14:paraId="00000A5E">
      <w:pPr>
        <w:numPr>
          <w:ilvl w:val="0"/>
          <w:numId w:val="5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are Stage I.</w:t>
      </w:r>
    </w:p>
    <w:p w:rsidR="00000000" w:rsidDel="00000000" w:rsidP="00000000" w:rsidRDefault="00000000" w:rsidRPr="00000000" w14:paraId="00000A5F">
      <w:pPr>
        <w:numPr>
          <w:ilvl w:val="0"/>
          <w:numId w:val="52"/>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NCCN says proceed with surgical resection if mediastinum is pathologically negative. N0→ CTX; N+→ CCRT.</w:t>
      </w:r>
      <w:r w:rsidDel="00000000" w:rsidR="00000000" w:rsidRPr="00000000">
        <w:rPr>
          <w:rtl w:val="0"/>
        </w:rPr>
      </w:r>
    </w:p>
    <w:p w:rsidR="00000000" w:rsidDel="00000000" w:rsidP="00000000" w:rsidRDefault="00000000" w:rsidRPr="00000000" w14:paraId="00000A6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Role of adjuvant therapy in a population-based cohort of patients with early stage SCLC [</w:t>
      </w:r>
      <w:commentRangeStart w:id="2"/>
      <w:r w:rsidDel="00000000" w:rsidR="00000000" w:rsidRPr="00000000">
        <w:rPr>
          <w:rFonts w:ascii="Times New Roman" w:cs="Times New Roman" w:eastAsia="Times New Roman" w:hAnsi="Times New Roman"/>
          <w:sz w:val="20"/>
          <w:szCs w:val="20"/>
          <w:rtl w:val="0"/>
        </w:rPr>
        <w:t xml:space="preserve">Yang]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A61">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Those that received adjuvant chemo and RT </w:t>
      </w:r>
      <w:r w:rsidDel="00000000" w:rsidR="00000000" w:rsidRPr="00000000">
        <w:rPr>
          <w:rtl w:val="0"/>
        </w:rPr>
        <w:t xml:space="preserve">to the brain</w:t>
      </w:r>
      <w:r w:rsidDel="00000000" w:rsidR="00000000" w:rsidRPr="00000000">
        <w:rPr>
          <w:rFonts w:ascii="Times New Roman" w:cs="Times New Roman" w:eastAsia="Times New Roman" w:hAnsi="Times New Roman"/>
          <w:sz w:val="20"/>
          <w:szCs w:val="20"/>
          <w:rtl w:val="0"/>
        </w:rPr>
        <w:t xml:space="preserve"> only appear to do best if mediastinum is negative.</w:t>
      </w:r>
    </w:p>
    <w:p w:rsidR="00000000" w:rsidDel="00000000" w:rsidP="00000000" w:rsidRDefault="00000000" w:rsidRPr="00000000" w14:paraId="00000A62">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JCOG 9101 [</w:t>
      </w:r>
      <w:hyperlink r:id="rId654">
        <w:r w:rsidDel="00000000" w:rsidR="00000000" w:rsidRPr="00000000">
          <w:rPr>
            <w:rFonts w:ascii="Times New Roman" w:cs="Times New Roman" w:eastAsia="Times New Roman" w:hAnsi="Times New Roman"/>
            <w:sz w:val="20"/>
            <w:szCs w:val="20"/>
            <w:rtl w:val="0"/>
          </w:rPr>
          <w:t xml:space="preserve">Tsuchiya JTCVS '05</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R0→ adjuvant EP x4c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6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pts. Stage I-IIIA SCLC (90% stage I/II).</w:t>
      </w:r>
    </w:p>
    <w:p w:rsidR="00000000" w:rsidDel="00000000" w:rsidP="00000000" w:rsidRDefault="00000000" w:rsidRPr="00000000" w14:paraId="00000A6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3y OS 61%, or for stage I / II / III of 68→ 56→ 13%.</w:t>
      </w:r>
    </w:p>
    <w:p w:rsidR="00000000" w:rsidDel="00000000" w:rsidP="00000000" w:rsidRDefault="00000000" w:rsidRPr="00000000" w14:paraId="00000A65">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Verma</w:t>
      </w:r>
      <w:r w:rsidDel="00000000" w:rsidR="00000000" w:rsidRPr="00000000">
        <w:rPr>
          <w:rFonts w:ascii="Times New Roman" w:cs="Times New Roman" w:eastAsia="Times New Roman" w:hAnsi="Times New Roman"/>
          <w:sz w:val="20"/>
          <w:szCs w:val="20"/>
          <w:rtl w:val="0"/>
        </w:rPr>
        <w:t xml:space="preserve"> [</w:t>
      </w:r>
      <w:hyperlink r:id="rId655">
        <w:r w:rsidDel="00000000" w:rsidR="00000000" w:rsidRPr="00000000">
          <w:rPr>
            <w:rFonts w:ascii="Times New Roman" w:cs="Times New Roman" w:eastAsia="Times New Roman" w:hAnsi="Times New Roman"/>
            <w:sz w:val="20"/>
            <w:szCs w:val="20"/>
            <w:rtl w:val="0"/>
          </w:rPr>
          <w:t xml:space="preserve">IJROBP '17</w:t>
        </w:r>
      </w:hyperlink>
      <w:r w:rsidDel="00000000" w:rsidR="00000000" w:rsidRPr="00000000">
        <w:rPr>
          <w:rFonts w:ascii="Times New Roman" w:cs="Times New Roman" w:eastAsia="Times New Roman" w:hAnsi="Times New Roman"/>
          <w:sz w:val="20"/>
          <w:szCs w:val="20"/>
          <w:rtl w:val="0"/>
        </w:rPr>
        <w:t xml:space="preserve">]: Retro. </w:t>
      </w:r>
      <w:r w:rsidDel="00000000" w:rsidR="00000000" w:rsidRPr="00000000">
        <w:rPr>
          <w:rFonts w:ascii="Cardo" w:cs="Cardo" w:eastAsia="Cardo" w:hAnsi="Cardo"/>
          <w:b w:val="1"/>
          <w:sz w:val="20"/>
          <w:szCs w:val="20"/>
          <w:rtl w:val="0"/>
        </w:rPr>
        <w:t xml:space="preserve">LS-SCLC→ SBRT </w:t>
      </w:r>
      <w:r w:rsidDel="00000000" w:rsidR="00000000" w:rsidRPr="00000000">
        <w:rPr>
          <w:rFonts w:ascii="Times New Roman" w:cs="Times New Roman" w:eastAsia="Times New Roman" w:hAnsi="Times New Roman"/>
          <w:sz w:val="20"/>
          <w:szCs w:val="20"/>
          <w:rtl w:val="0"/>
        </w:rPr>
        <w:t xml:space="preserve">(50/5).</w:t>
      </w:r>
    </w:p>
    <w:p w:rsidR="00000000" w:rsidDel="00000000" w:rsidP="00000000" w:rsidRDefault="00000000" w:rsidRPr="00000000" w14:paraId="00000A66">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74 pts from 24 institutions. LS-SCLC. Inoperable. T1-2N0. </w:t>
      </w:r>
    </w:p>
    <w:p w:rsidR="00000000" w:rsidDel="00000000" w:rsidP="00000000" w:rsidRDefault="00000000" w:rsidRPr="00000000" w14:paraId="00000A67">
      <w:pPr>
        <w:numPr>
          <w:ilvl w:val="2"/>
          <w:numId w:val="1"/>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Chemo </w:t>
      </w:r>
      <w:r w:rsidDel="00000000" w:rsidR="00000000" w:rsidRPr="00000000">
        <w:rPr>
          <w:rFonts w:ascii="Times New Roman" w:cs="Times New Roman" w:eastAsia="Times New Roman" w:hAnsi="Times New Roman"/>
          <w:sz w:val="20"/>
          <w:szCs w:val="20"/>
          <w:rtl w:val="0"/>
        </w:rPr>
        <w:t xml:space="preserve">in 56%</w:t>
      </w:r>
      <w:r w:rsidDel="00000000" w:rsidR="00000000" w:rsidRPr="00000000">
        <w:rPr>
          <w:rFonts w:ascii="Times New Roman" w:cs="Times New Roman" w:eastAsia="Times New Roman" w:hAnsi="Times New Roman"/>
          <w:sz w:val="20"/>
          <w:szCs w:val="20"/>
          <w:rtl w:val="0"/>
        </w:rPr>
        <w:t xml:space="preserve">. PCI in 23%.</w:t>
      </w:r>
    </w:p>
    <w:p w:rsidR="00000000" w:rsidDel="00000000" w:rsidP="00000000" w:rsidRDefault="00000000" w:rsidRPr="00000000" w14:paraId="00000A68">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3y LC 96%. </w:t>
      </w:r>
    </w:p>
    <w:p w:rsidR="00000000" w:rsidDel="00000000" w:rsidP="00000000" w:rsidRDefault="00000000" w:rsidRPr="00000000" w14:paraId="00000A69">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MDFS 50 mo. 3y DFS 53%.</w:t>
      </w:r>
    </w:p>
    <w:p w:rsidR="00000000" w:rsidDel="00000000" w:rsidP="00000000" w:rsidRDefault="00000000" w:rsidRPr="00000000" w14:paraId="00000A6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52 mo. 3y OS 34%. </w:t>
      </w:r>
    </w:p>
    <w:p w:rsidR="00000000" w:rsidDel="00000000" w:rsidP="00000000" w:rsidRDefault="00000000" w:rsidRPr="00000000" w14:paraId="00000A6B">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Chemo led </w:t>
      </w:r>
      <w:r w:rsidDel="00000000" w:rsidR="00000000" w:rsidRPr="00000000">
        <w:rPr>
          <w:rtl w:val="0"/>
        </w:rPr>
        <w:t xml:space="preserve">to an increase</w:t>
      </w:r>
      <w:r w:rsidDel="00000000" w:rsidR="00000000" w:rsidRPr="00000000">
        <w:rPr>
          <w:rFonts w:ascii="Times New Roman" w:cs="Times New Roman" w:eastAsia="Times New Roman" w:hAnsi="Times New Roman"/>
          <w:sz w:val="20"/>
          <w:szCs w:val="20"/>
          <w:rtl w:val="0"/>
        </w:rPr>
        <w:t xml:space="preserve"> in OS and DFS, also seen on MVA.</w:t>
      </w:r>
    </w:p>
    <w:p w:rsidR="00000000" w:rsidDel="00000000" w:rsidP="00000000" w:rsidRDefault="00000000" w:rsidRPr="00000000" w14:paraId="00000A6C">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Failures: 46% DM, 25% nodal, 21% elsewhere in lung. </w:t>
      </w:r>
    </w:p>
    <w:p w:rsidR="00000000" w:rsidDel="00000000" w:rsidP="00000000" w:rsidRDefault="00000000" w:rsidRPr="00000000" w14:paraId="00000A6D">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Surgical resection</w:t>
      </w:r>
    </w:p>
    <w:p w:rsidR="00000000" w:rsidDel="00000000" w:rsidP="00000000" w:rsidRDefault="00000000" w:rsidRPr="00000000" w14:paraId="00000A6E">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pN0: Adjuvant EP x4c ± PCI.</w:t>
      </w:r>
    </w:p>
    <w:p w:rsidR="00000000" w:rsidDel="00000000" w:rsidP="00000000" w:rsidRDefault="00000000" w:rsidRPr="00000000" w14:paraId="00000A6F">
      <w:pPr>
        <w:numPr>
          <w:ilvl w:val="2"/>
          <w:numId w:val="1"/>
        </w:numPr>
        <w:spacing w:line="240" w:lineRule="auto"/>
        <w:ind w:left="2160" w:hanging="360"/>
      </w:pPr>
      <w:r w:rsidDel="00000000" w:rsidR="00000000" w:rsidRPr="00000000">
        <w:rPr>
          <w:rtl w:val="0"/>
        </w:rPr>
        <w:t xml:space="preserve">ESTRO consensus suggests avoidance of PCI for elderly patients [</w:t>
      </w:r>
      <w:hyperlink r:id="rId656">
        <w:r w:rsidDel="00000000" w:rsidR="00000000" w:rsidRPr="00000000">
          <w:rPr>
            <w:rtl w:val="0"/>
          </w:rPr>
          <w:t xml:space="preserve">Putora RTO '19</w:t>
        </w:r>
      </w:hyperlink>
      <w:r w:rsidDel="00000000" w:rsidR="00000000" w:rsidRPr="00000000">
        <w:rPr>
          <w:rtl w:val="0"/>
        </w:rPr>
        <w:t xml:space="preserve">].</w:t>
      </w:r>
    </w:p>
    <w:p w:rsidR="00000000" w:rsidDel="00000000" w:rsidP="00000000" w:rsidRDefault="00000000" w:rsidRPr="00000000" w14:paraId="00000A70">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pN+: Adjuvant EP x4c + adjuvant mediastinal RT (50-60/25-30 depending on resection factors) + PCI.</w:t>
      </w:r>
      <w:r w:rsidDel="00000000" w:rsidR="00000000" w:rsidRPr="00000000">
        <w:rPr>
          <w:rtl w:val="0"/>
        </w:rPr>
      </w:r>
    </w:p>
    <w:p w:rsidR="00000000" w:rsidDel="00000000" w:rsidP="00000000" w:rsidRDefault="00000000" w:rsidRPr="00000000" w14:paraId="00000A71">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Non-operative: SBRT→ Adjuvant EP x4c ± PCI.</w:t>
      </w:r>
    </w:p>
    <w:p w:rsidR="00000000" w:rsidDel="00000000" w:rsidP="00000000" w:rsidRDefault="00000000" w:rsidRPr="00000000" w14:paraId="00000A72">
      <w:pPr>
        <w:spacing w:line="240" w:lineRule="auto"/>
        <w:ind w:left="720" w:firstLine="0"/>
        <w:rPr/>
      </w:pPr>
      <w:r w:rsidDel="00000000" w:rsidR="00000000" w:rsidRPr="00000000">
        <w:rPr>
          <w:rtl w:val="0"/>
        </w:rPr>
      </w:r>
    </w:p>
    <w:p w:rsidR="00000000" w:rsidDel="00000000" w:rsidP="00000000" w:rsidRDefault="00000000" w:rsidRPr="00000000" w14:paraId="00000A73">
      <w:pPr>
        <w:spacing w:line="240" w:lineRule="auto"/>
        <w:rPr>
          <w:rFonts w:ascii="Times New Roman" w:cs="Times New Roman" w:eastAsia="Times New Roman" w:hAnsi="Times New Roman"/>
          <w:sz w:val="20"/>
          <w:szCs w:val="20"/>
          <w:u w:val="single"/>
        </w:rPr>
      </w:pPr>
      <w:hyperlink w:anchor="_x7eot2pqwmlq">
        <w:r w:rsidDel="00000000" w:rsidR="00000000" w:rsidRPr="00000000">
          <w:rPr>
            <w:rFonts w:ascii="Times New Roman" w:cs="Times New Roman" w:eastAsia="Times New Roman" w:hAnsi="Times New Roman"/>
            <w:sz w:val="20"/>
            <w:szCs w:val="20"/>
            <w:u w:val="single"/>
            <w:rtl w:val="0"/>
          </w:rPr>
          <w:t xml:space="preserve">Role of Radiation in LS</w:t>
        </w:r>
      </w:hyperlink>
      <w:r w:rsidDel="00000000" w:rsidR="00000000" w:rsidRPr="00000000">
        <w:rPr>
          <w:rtl w:val="0"/>
        </w:rPr>
      </w:r>
    </w:p>
    <w:p w:rsidR="00000000" w:rsidDel="00000000" w:rsidP="00000000" w:rsidRDefault="00000000" w:rsidRPr="00000000" w14:paraId="00000A74">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Thoracic RT used to be mainstay </w:t>
      </w:r>
      <w:r w:rsidDel="00000000" w:rsidR="00000000" w:rsidRPr="00000000">
        <w:rPr>
          <w:rtl w:val="0"/>
        </w:rPr>
        <w:t xml:space="preserve">in the 1970s</w:t>
      </w:r>
      <w:r w:rsidDel="00000000" w:rsidR="00000000" w:rsidRPr="00000000">
        <w:rPr>
          <w:rFonts w:ascii="Times New Roman" w:cs="Times New Roman" w:eastAsia="Times New Roman" w:hAnsi="Times New Roman"/>
          <w:sz w:val="20"/>
          <w:szCs w:val="20"/>
          <w:rtl w:val="0"/>
        </w:rPr>
        <w:t xml:space="preserve">, then with chemo decreased </w:t>
      </w:r>
      <w:r w:rsidDel="00000000" w:rsidR="00000000" w:rsidRPr="00000000">
        <w:rPr>
          <w:rtl w:val="0"/>
        </w:rPr>
        <w:t xml:space="preserve">in the 80s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75">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Improvement in </w:t>
      </w:r>
      <w:r w:rsidDel="00000000" w:rsidR="00000000" w:rsidRPr="00000000">
        <w:rPr>
          <w:rtl w:val="0"/>
        </w:rPr>
        <w:t xml:space="preserve">survival in the</w:t>
      </w:r>
      <w:r w:rsidDel="00000000" w:rsidR="00000000" w:rsidRPr="00000000">
        <w:rPr>
          <w:rFonts w:ascii="Times New Roman" w:cs="Times New Roman" w:eastAsia="Times New Roman" w:hAnsi="Times New Roman"/>
          <w:sz w:val="20"/>
          <w:szCs w:val="20"/>
          <w:rtl w:val="0"/>
        </w:rPr>
        <w:t xml:space="preserve"> past two decades has come from appropriate use of RT!</w:t>
      </w:r>
    </w:p>
    <w:p w:rsidR="00000000" w:rsidDel="00000000" w:rsidP="00000000" w:rsidRDefault="00000000" w:rsidRPr="00000000" w14:paraId="00000A7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poor performance status, chemotherapy alone reasonable (NCCN).</w:t>
      </w:r>
    </w:p>
    <w:p w:rsidR="00000000" w:rsidDel="00000000" w:rsidP="00000000" w:rsidRDefault="00000000" w:rsidRPr="00000000" w14:paraId="00000A77">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Metas in 1992: Adding thoracic RT to chemo w 5% OS benefit and 25% LC benefit. </w:t>
      </w:r>
      <w:r w:rsidDel="00000000" w:rsidR="00000000" w:rsidRPr="00000000">
        <w:rPr>
          <w:rFonts w:ascii="Times New Roman" w:cs="Times New Roman" w:eastAsia="Times New Roman" w:hAnsi="Times New Roman"/>
          <w:i w:val="1"/>
          <w:sz w:val="20"/>
          <w:szCs w:val="20"/>
          <w:rtl w:val="0"/>
        </w:rPr>
        <w:t xml:space="preserve">Also 5% benefit w PCI (Auperin).</w:t>
      </w:r>
    </w:p>
    <w:p w:rsidR="00000000" w:rsidDel="00000000" w:rsidP="00000000" w:rsidRDefault="00000000" w:rsidRPr="00000000" w14:paraId="00000A78">
      <w:pPr>
        <w:numPr>
          <w:ilvl w:val="1"/>
          <w:numId w:val="1"/>
        </w:numPr>
        <w:spacing w:line="240" w:lineRule="auto"/>
        <w:ind w:left="1440" w:hanging="360"/>
        <w:rPr>
          <w:rFonts w:ascii="Times New Roman" w:cs="Times New Roman" w:eastAsia="Times New Roman" w:hAnsi="Times New Roman"/>
          <w:sz w:val="20"/>
          <w:szCs w:val="20"/>
        </w:rPr>
      </w:pPr>
      <w:hyperlink r:id="rId657">
        <w:r w:rsidDel="00000000" w:rsidR="00000000" w:rsidRPr="00000000">
          <w:rPr>
            <w:rFonts w:ascii="Times New Roman" w:cs="Times New Roman" w:eastAsia="Times New Roman" w:hAnsi="Times New Roman"/>
            <w:b w:val="1"/>
            <w:sz w:val="20"/>
            <w:szCs w:val="20"/>
            <w:rtl w:val="0"/>
          </w:rPr>
          <w:t xml:space="preserve">Pignon </w:t>
        </w:r>
      </w:hyperlink>
      <w:hyperlink r:id="rId658">
        <w:r w:rsidDel="00000000" w:rsidR="00000000" w:rsidRPr="00000000">
          <w:rPr>
            <w:rFonts w:ascii="Times New Roman" w:cs="Times New Roman" w:eastAsia="Times New Roman" w:hAnsi="Times New Roman"/>
            <w:sz w:val="20"/>
            <w:szCs w:val="20"/>
            <w:rtl w:val="0"/>
          </w:rPr>
          <w:t xml:space="preserve">[NEJM '92]</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Chemo ± Thoracic RT</w:t>
      </w:r>
      <w:r w:rsidDel="00000000" w:rsidR="00000000" w:rsidRPr="00000000">
        <w:rPr>
          <w:rFonts w:ascii="Times New Roman" w:cs="Times New Roman" w:eastAsia="Times New Roman" w:hAnsi="Times New Roman"/>
          <w:sz w:val="20"/>
          <w:szCs w:val="20"/>
          <w:rtl w:val="0"/>
        </w:rPr>
        <w:t xml:space="preserve">. </w:t>
        <w:br w:type="textWrapping"/>
        <w:t xml:space="preserve">Thoracic consolidation has a </w:t>
      </w:r>
      <w:r w:rsidDel="00000000" w:rsidR="00000000" w:rsidRPr="00000000">
        <w:rPr>
          <w:rFonts w:ascii="Times New Roman" w:cs="Times New Roman" w:eastAsia="Times New Roman" w:hAnsi="Times New Roman"/>
          <w:b w:val="1"/>
          <w:sz w:val="20"/>
          <w:szCs w:val="20"/>
          <w:rtl w:val="0"/>
        </w:rPr>
        <w:t xml:space="preserve">5.4% </w:t>
      </w:r>
      <w:r w:rsidDel="00000000" w:rsidR="00000000" w:rsidRPr="00000000">
        <w:rPr>
          <w:rFonts w:ascii="Times New Roman" w:cs="Times New Roman" w:eastAsia="Times New Roman" w:hAnsi="Times New Roman"/>
          <w:sz w:val="20"/>
          <w:szCs w:val="20"/>
          <w:rtl w:val="0"/>
        </w:rPr>
        <w:t xml:space="preserve">OS benefit at 3y.</w:t>
      </w:r>
    </w:p>
    <w:p w:rsidR="00000000" w:rsidDel="00000000" w:rsidP="00000000" w:rsidRDefault="00000000" w:rsidRPr="00000000" w14:paraId="00000A79">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2,103 pts from 13 RCTs. Didn't include elderly.</w:t>
      </w:r>
    </w:p>
    <w:p w:rsidR="00000000" w:rsidDel="00000000" w:rsidP="00000000" w:rsidRDefault="00000000" w:rsidRPr="00000000" w14:paraId="00000A7A">
      <w:pPr>
        <w:numPr>
          <w:ilvl w:val="3"/>
          <w:numId w:val="1"/>
        </w:numPr>
        <w:spacing w:line="240" w:lineRule="auto"/>
        <w:ind w:left="288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Chemo: Not Cisplatin/etoposide. </w:t>
      </w:r>
    </w:p>
    <w:p w:rsidR="00000000" w:rsidDel="00000000" w:rsidP="00000000" w:rsidRDefault="00000000" w:rsidRPr="00000000" w14:paraId="00000A7B">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3y OS 9→ 14%. Subgroup of &gt; 55y without SS benefit.</w:t>
      </w:r>
    </w:p>
    <w:p w:rsidR="00000000" w:rsidDel="00000000" w:rsidP="00000000" w:rsidRDefault="00000000" w:rsidRPr="00000000" w14:paraId="00000A7C">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Local control improved by 25-30%.</w:t>
      </w:r>
    </w:p>
    <w:p w:rsidR="00000000" w:rsidDel="00000000" w:rsidP="00000000" w:rsidRDefault="00000000" w:rsidRPr="00000000" w14:paraId="00000A7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Warde [JCO '92]: </w:t>
      </w:r>
      <w:r w:rsidDel="00000000" w:rsidR="00000000" w:rsidRPr="00000000">
        <w:rPr>
          <w:rFonts w:ascii="Times New Roman" w:cs="Times New Roman" w:eastAsia="Times New Roman" w:hAnsi="Times New Roman"/>
          <w:b w:val="1"/>
          <w:sz w:val="20"/>
          <w:szCs w:val="20"/>
          <w:rtl w:val="0"/>
        </w:rPr>
        <w:t xml:space="preserve">Chemo ± Thoracic RT</w:t>
      </w:r>
      <w:r w:rsidDel="00000000" w:rsidR="00000000" w:rsidRPr="00000000">
        <w:rPr>
          <w:rFonts w:ascii="Times New Roman" w:cs="Times New Roman" w:eastAsia="Times New Roman" w:hAnsi="Times New Roman"/>
          <w:sz w:val="20"/>
          <w:szCs w:val="20"/>
          <w:rtl w:val="0"/>
        </w:rPr>
        <w:t xml:space="preserve">.</w:t>
        <w:br w:type="textWrapping"/>
        <w:t xml:space="preserve">Thoracic consolidation has around 5% benefit in OS at 2y. Absolute 25% LC benefit with thoracic RT. </w:t>
      </w:r>
    </w:p>
    <w:p w:rsidR="00000000" w:rsidDel="00000000" w:rsidP="00000000" w:rsidRDefault="00000000" w:rsidRPr="00000000" w14:paraId="00000A7E">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trials. </w:t>
      </w:r>
    </w:p>
    <w:p w:rsidR="00000000" w:rsidDel="00000000" w:rsidP="00000000" w:rsidRDefault="00000000" w:rsidRPr="00000000" w14:paraId="00000A7F">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LC 24→ 47%. 2y OS 15→ 20%. Pts </w:t>
      </w:r>
      <w:r w:rsidDel="00000000" w:rsidR="00000000" w:rsidRPr="00000000">
        <w:rPr>
          <w:rtl w:val="0"/>
        </w:rPr>
        <w:t xml:space="preserve">under the age</w:t>
      </w:r>
      <w:r w:rsidDel="00000000" w:rsidR="00000000" w:rsidRPr="00000000">
        <w:rPr>
          <w:rFonts w:ascii="Times New Roman" w:cs="Times New Roman" w:eastAsia="Times New Roman" w:hAnsi="Times New Roman"/>
          <w:sz w:val="20"/>
          <w:szCs w:val="20"/>
          <w:rtl w:val="0"/>
        </w:rPr>
        <w:t xml:space="preserve"> of 60y </w:t>
      </w:r>
      <w:r w:rsidDel="00000000" w:rsidR="00000000" w:rsidRPr="00000000">
        <w:rPr>
          <w:rtl w:val="0"/>
        </w:rPr>
        <w:t xml:space="preserve">derived the most</w:t>
      </w:r>
      <w:r w:rsidDel="00000000" w:rsidR="00000000" w:rsidRPr="00000000">
        <w:rPr>
          <w:rFonts w:ascii="Times New Roman" w:cs="Times New Roman" w:eastAsia="Times New Roman" w:hAnsi="Times New Roman"/>
          <w:sz w:val="20"/>
          <w:szCs w:val="20"/>
          <w:rtl w:val="0"/>
        </w:rPr>
        <w:t xml:space="preserve"> benefit.</w:t>
      </w:r>
    </w:p>
    <w:p w:rsidR="00000000" w:rsidDel="00000000" w:rsidP="00000000" w:rsidRDefault="00000000" w:rsidRPr="00000000" w14:paraId="00000A8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SEER: shift in age of LS, with pts ≥ 70 accounting for 60% of new pts. RT use increased for younger </w:t>
      </w:r>
      <w:r w:rsidDel="00000000" w:rsidR="00000000" w:rsidRPr="00000000">
        <w:rPr>
          <w:rtl w:val="0"/>
        </w:rPr>
        <w:t xml:space="preserve">patients</w:t>
      </w:r>
      <w:r w:rsidDel="00000000" w:rsidR="00000000" w:rsidRPr="00000000">
        <w:rPr>
          <w:rFonts w:ascii="Times New Roman" w:cs="Times New Roman" w:eastAsia="Times New Roman" w:hAnsi="Times New Roman"/>
          <w:sz w:val="20"/>
          <w:szCs w:val="20"/>
          <w:rtl w:val="0"/>
        </w:rPr>
        <w:t xml:space="preserve">, not older.</w:t>
      </w:r>
    </w:p>
    <w:p w:rsidR="00000000" w:rsidDel="00000000" w:rsidP="00000000" w:rsidRDefault="00000000" w:rsidRPr="00000000" w14:paraId="00000A81">
      <w:pPr>
        <w:numPr>
          <w:ilvl w:val="0"/>
          <w:numId w:val="1"/>
        </w:numPr>
        <w:spacing w:line="240" w:lineRule="auto"/>
        <w:ind w:left="720" w:hanging="360"/>
        <w:rPr>
          <w:rFonts w:ascii="Times New Roman" w:cs="Times New Roman" w:eastAsia="Times New Roman" w:hAnsi="Times New Roman"/>
          <w:sz w:val="20"/>
          <w:szCs w:val="20"/>
        </w:rPr>
      </w:pPr>
      <w:hyperlink r:id="rId659">
        <w:r w:rsidDel="00000000" w:rsidR="00000000" w:rsidRPr="00000000">
          <w:rPr>
            <w:rFonts w:ascii="Times New Roman" w:cs="Times New Roman" w:eastAsia="Times New Roman" w:hAnsi="Times New Roman"/>
            <w:sz w:val="20"/>
            <w:szCs w:val="20"/>
            <w:rtl w:val="0"/>
          </w:rPr>
          <w:t xml:space="preserve">Corso [JCO '15]</w:t>
        </w:r>
      </w:hyperlink>
      <w:r w:rsidDel="00000000" w:rsidR="00000000" w:rsidRPr="00000000">
        <w:rPr>
          <w:rFonts w:ascii="Times New Roman" w:cs="Times New Roman" w:eastAsia="Times New Roman" w:hAnsi="Times New Roman"/>
          <w:sz w:val="20"/>
          <w:szCs w:val="20"/>
          <w:rtl w:val="0"/>
        </w:rPr>
        <w:t xml:space="preserve">: Elderly NCDB showed survival benefit for &gt;70y, seemed to be better for concurrent vs. sequential.</w:t>
      </w:r>
    </w:p>
    <w:p w:rsidR="00000000" w:rsidDel="00000000" w:rsidP="00000000" w:rsidRDefault="00000000" w:rsidRPr="00000000" w14:paraId="00000A82">
      <w:pPr>
        <w:spacing w:line="240" w:lineRule="auto"/>
        <w:ind w:left="720" w:firstLine="0"/>
        <w:rPr/>
      </w:pPr>
      <w:r w:rsidDel="00000000" w:rsidR="00000000" w:rsidRPr="00000000">
        <w:rPr>
          <w:rtl w:val="0"/>
        </w:rPr>
      </w:r>
    </w:p>
    <w:p w:rsidR="00000000" w:rsidDel="00000000" w:rsidP="00000000" w:rsidRDefault="00000000" w:rsidRPr="00000000" w14:paraId="00000A83">
      <w:pPr>
        <w:spacing w:line="240" w:lineRule="auto"/>
        <w:rPr>
          <w:u w:val="single"/>
        </w:rPr>
      </w:pPr>
      <w:hyperlink w:anchor="_x7eot2pqwmlq">
        <w:r w:rsidDel="00000000" w:rsidR="00000000" w:rsidRPr="00000000">
          <w:rPr>
            <w:rFonts w:ascii="Times New Roman" w:cs="Times New Roman" w:eastAsia="Times New Roman" w:hAnsi="Times New Roman"/>
            <w:sz w:val="20"/>
            <w:szCs w:val="20"/>
            <w:u w:val="single"/>
            <w:rtl w:val="0"/>
          </w:rPr>
          <w:t xml:space="preserve">When to deliver RT in LS</w:t>
        </w:r>
      </w:hyperlink>
      <w:r w:rsidDel="00000000" w:rsidR="00000000" w:rsidRPr="00000000">
        <w:rPr>
          <w:rtl w:val="0"/>
        </w:rPr>
      </w:r>
    </w:p>
    <w:p w:rsidR="00000000" w:rsidDel="00000000" w:rsidP="00000000" w:rsidRDefault="00000000" w:rsidRPr="00000000" w14:paraId="00000A84">
      <w:pPr>
        <w:spacing w:line="240" w:lineRule="auto"/>
        <w:rPr/>
      </w:pPr>
      <w:r w:rsidDel="00000000" w:rsidR="00000000" w:rsidRPr="00000000">
        <w:rPr>
          <w:rtl w:val="0"/>
        </w:rPr>
        <w:t xml:space="preserve">Initiate during cycle 1 or cycle 2!</w:t>
      </w:r>
      <w:r w:rsidDel="00000000" w:rsidR="00000000" w:rsidRPr="00000000">
        <w:rPr>
          <w:rtl w:val="0"/>
        </w:rPr>
      </w:r>
    </w:p>
    <w:p w:rsidR="00000000" w:rsidDel="00000000" w:rsidP="00000000" w:rsidRDefault="00000000" w:rsidRPr="00000000" w14:paraId="00000A85">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Meta [</w:t>
      </w:r>
      <w:hyperlink r:id="rId660">
        <w:r w:rsidDel="00000000" w:rsidR="00000000" w:rsidRPr="00000000">
          <w:rPr>
            <w:rFonts w:ascii="Times New Roman" w:cs="Times New Roman" w:eastAsia="Times New Roman" w:hAnsi="Times New Roman"/>
            <w:sz w:val="20"/>
            <w:szCs w:val="20"/>
            <w:rtl w:val="0"/>
          </w:rPr>
          <w:t xml:space="preserve">Fried JCO '04]</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Early vs. Late RT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8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clear benefit in early RT, starting at C1 or C2</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less than 9w </w:t>
      </w:r>
      <w:r w:rsidDel="00000000" w:rsidR="00000000" w:rsidRPr="00000000">
        <w:rPr>
          <w:rtl w:val="0"/>
        </w:rPr>
        <w:t xml:space="preserve">after the start</w:t>
      </w:r>
      <w:r w:rsidDel="00000000" w:rsidR="00000000" w:rsidRPr="00000000">
        <w:rPr>
          <w:rFonts w:ascii="Times New Roman" w:cs="Times New Roman" w:eastAsia="Times New Roman" w:hAnsi="Times New Roman"/>
          <w:sz w:val="20"/>
          <w:szCs w:val="20"/>
          <w:rtl w:val="0"/>
        </w:rPr>
        <w:t xml:space="preserve"> of chemo). </w:t>
      </w:r>
    </w:p>
    <w:p w:rsidR="00000000" w:rsidDel="00000000" w:rsidP="00000000" w:rsidRDefault="00000000" w:rsidRPr="00000000" w14:paraId="00000A87">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Compared</w:t>
      </w:r>
      <w:r w:rsidDel="00000000" w:rsidR="00000000" w:rsidRPr="00000000">
        <w:rPr>
          <w:rFonts w:ascii="Times New Roman" w:cs="Times New Roman" w:eastAsia="Times New Roman" w:hAnsi="Times New Roman"/>
          <w:sz w:val="20"/>
          <w:szCs w:val="20"/>
          <w:rtl w:val="0"/>
        </w:rPr>
        <w:t xml:space="preserve"> to PCI: Subset of [</w:t>
      </w:r>
      <w:hyperlink w:anchor="2iz1ptxc86ic">
        <w:r w:rsidDel="00000000" w:rsidR="00000000" w:rsidRPr="00000000">
          <w:rPr>
            <w:rFonts w:ascii="Times New Roman" w:cs="Times New Roman" w:eastAsia="Times New Roman" w:hAnsi="Times New Roman"/>
            <w:sz w:val="20"/>
            <w:szCs w:val="20"/>
            <w:rtl w:val="0"/>
          </w:rPr>
          <w:t xml:space="preserve">Auperin</w:t>
        </w:r>
      </w:hyperlink>
      <w:r w:rsidDel="00000000" w:rsidR="00000000" w:rsidRPr="00000000">
        <w:rPr>
          <w:rFonts w:ascii="Times New Roman" w:cs="Times New Roman" w:eastAsia="Times New Roman" w:hAnsi="Times New Roman"/>
          <w:sz w:val="20"/>
          <w:szCs w:val="20"/>
          <w:rtl w:val="0"/>
        </w:rPr>
        <w:t xml:space="preserve">] suggested PCI should be started within 4 mo after chemo.</w:t>
      </w:r>
    </w:p>
    <w:p w:rsidR="00000000" w:rsidDel="00000000" w:rsidP="00000000" w:rsidRDefault="00000000" w:rsidRPr="00000000" w14:paraId="00000A88">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trials for LS-SCLC. </w:t>
      </w:r>
    </w:p>
    <w:p w:rsidR="00000000" w:rsidDel="00000000" w:rsidP="00000000" w:rsidRDefault="00000000" w:rsidRPr="00000000" w14:paraId="00000A89">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Benefit of early vs. late RT was 5% for all pts, 10% with cisplatin, and 17% for pts receiving cisplatin and BID RT.</w:t>
      </w:r>
    </w:p>
    <w:bookmarkStart w:colFirst="0" w:colLast="0" w:name="8g80j0b22nvp" w:id="167"/>
    <w:bookmarkEnd w:id="167"/>
    <w:p w:rsidR="00000000" w:rsidDel="00000000" w:rsidP="00000000" w:rsidRDefault="00000000" w:rsidRPr="00000000" w14:paraId="00000A8A">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b w:val="1"/>
          <w:u w:val="single"/>
          <w:rtl w:val="0"/>
        </w:rPr>
        <w:t xml:space="preserve">S</w:t>
      </w:r>
      <w:r w:rsidDel="00000000" w:rsidR="00000000" w:rsidRPr="00000000">
        <w:rPr>
          <w:b w:val="1"/>
          <w:rtl w:val="0"/>
        </w:rPr>
        <w:t xml:space="preserve">tart date of any treatment to </w:t>
      </w:r>
      <w:r w:rsidDel="00000000" w:rsidR="00000000" w:rsidRPr="00000000">
        <w:rPr>
          <w:b w:val="1"/>
          <w:u w:val="single"/>
          <w:rtl w:val="0"/>
        </w:rPr>
        <w:t xml:space="preserve">E</w:t>
      </w:r>
      <w:r w:rsidDel="00000000" w:rsidR="00000000" w:rsidRPr="00000000">
        <w:rPr>
          <w:b w:val="1"/>
          <w:rtl w:val="0"/>
        </w:rPr>
        <w:t xml:space="preserve">nd of </w:t>
      </w:r>
      <w:r w:rsidDel="00000000" w:rsidR="00000000" w:rsidRPr="00000000">
        <w:rPr>
          <w:b w:val="1"/>
          <w:u w:val="single"/>
          <w:rtl w:val="0"/>
        </w:rPr>
        <w:t xml:space="preserve">R</w:t>
      </w:r>
      <w:r w:rsidDel="00000000" w:rsidR="00000000" w:rsidRPr="00000000">
        <w:rPr>
          <w:b w:val="1"/>
          <w:rtl w:val="0"/>
        </w:rPr>
        <w:t xml:space="preserve">T</w:t>
      </w:r>
      <w:r w:rsidDel="00000000" w:rsidR="00000000" w:rsidRPr="00000000">
        <w:rPr>
          <w:rtl w:val="0"/>
        </w:rPr>
        <w:t xml:space="preserve"> (</w:t>
      </w:r>
      <w:r w:rsidDel="00000000" w:rsidR="00000000" w:rsidRPr="00000000">
        <w:rPr>
          <w:b w:val="1"/>
          <w:rtl w:val="0"/>
        </w:rPr>
        <w:t xml:space="preserve">SER</w:t>
      </w:r>
      <w:r w:rsidDel="00000000" w:rsidR="00000000" w:rsidRPr="00000000">
        <w:rPr>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661">
        <w:r w:rsidDel="00000000" w:rsidR="00000000" w:rsidRPr="00000000">
          <w:rPr>
            <w:rFonts w:ascii="Times New Roman" w:cs="Times New Roman" w:eastAsia="Times New Roman" w:hAnsi="Times New Roman"/>
            <w:b w:val="1"/>
            <w:sz w:val="20"/>
            <w:szCs w:val="20"/>
            <w:rtl w:val="0"/>
          </w:rPr>
          <w:t xml:space="preserve">De Ruysscher </w:t>
        </w:r>
      </w:hyperlink>
      <w:hyperlink r:id="rId662">
        <w:r w:rsidDel="00000000" w:rsidR="00000000" w:rsidRPr="00000000">
          <w:rPr>
            <w:rFonts w:ascii="Times New Roman" w:cs="Times New Roman" w:eastAsia="Times New Roman" w:hAnsi="Times New Roman"/>
            <w:sz w:val="20"/>
            <w:szCs w:val="20"/>
            <w:rtl w:val="0"/>
          </w:rPr>
          <w:t xml:space="preserve">JCO '06]</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Aim for SER &lt; 30 days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8B">
      <w:pPr>
        <w:spacing w:line="240" w:lineRule="auto"/>
        <w:ind w:left="720" w:firstLine="0"/>
        <w:rPr/>
      </w:pPr>
      <w:r w:rsidDel="00000000" w:rsidR="00000000" w:rsidRPr="00000000">
        <w:rPr>
          <w:rFonts w:ascii="Times New Roman" w:cs="Times New Roman" w:eastAsia="Times New Roman" w:hAnsi="Times New Roman"/>
          <w:sz w:val="20"/>
          <w:szCs w:val="20"/>
          <w:rtl w:val="0"/>
        </w:rPr>
        <w:t xml:space="preserve">OS dec by 2% for every 1w of prolonged SER.</w:t>
      </w:r>
      <w:r w:rsidDel="00000000" w:rsidR="00000000" w:rsidRPr="00000000">
        <w:rPr>
          <w:rtl w:val="0"/>
        </w:rPr>
      </w:r>
    </w:p>
    <w:p w:rsidR="00000000" w:rsidDel="00000000" w:rsidP="00000000" w:rsidRDefault="00000000" w:rsidRPr="00000000" w14:paraId="00000A8C">
      <w:pPr>
        <w:spacing w:line="240" w:lineRule="auto"/>
        <w:ind w:left="720" w:firstLine="0"/>
        <w:rPr/>
      </w:pPr>
      <w:r w:rsidDel="00000000" w:rsidR="00000000" w:rsidRPr="00000000">
        <w:rPr>
          <w:rtl w:val="0"/>
        </w:rPr>
        <w:t xml:space="preserve">"Time Between the First Day of Chemo and the Last Day of Chest RT is Most Important Predictor of OS in LS-SCLC"</w:t>
      </w:r>
    </w:p>
    <w:p w:rsidR="00000000" w:rsidDel="00000000" w:rsidP="00000000" w:rsidRDefault="00000000" w:rsidRPr="00000000" w14:paraId="00000A8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 Four cycles of chemo, RT on tail end has SER 12w. Move RT to beginning SER 6w, if Turrisi 3w.</w:t>
      </w:r>
    </w:p>
    <w:p w:rsidR="00000000" w:rsidDel="00000000" w:rsidP="00000000" w:rsidRDefault="00000000" w:rsidRPr="00000000" w14:paraId="00000A8E">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They suggest every week of prolonged SER = OS decrease of 1.86%, </w:t>
      </w:r>
      <w:r w:rsidDel="00000000" w:rsidR="00000000" w:rsidRPr="00000000">
        <w:rPr>
          <w:rtl w:val="0"/>
        </w:rPr>
        <w:t xml:space="preserve">while </w:t>
      </w:r>
      <w:r w:rsidDel="00000000" w:rsidR="00000000" w:rsidRPr="00000000">
        <w:rPr>
          <w:rFonts w:ascii="Times New Roman" w:cs="Times New Roman" w:eastAsia="Times New Roman" w:hAnsi="Times New Roman"/>
          <w:sz w:val="20"/>
          <w:szCs w:val="20"/>
          <w:rtl w:val="0"/>
        </w:rPr>
        <w:t xml:space="preserve">increasing esophagitis.</w:t>
      </w:r>
    </w:p>
    <w:p w:rsidR="00000000" w:rsidDel="00000000" w:rsidP="00000000" w:rsidRDefault="00000000" w:rsidRPr="00000000" w14:paraId="00000A8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pts with massive LAD may benefit from 1-2 cycles prior to RT </w:t>
      </w:r>
      <w:r w:rsidDel="00000000" w:rsidR="00000000" w:rsidRPr="00000000">
        <w:rPr>
          <w:rtl w:val="0"/>
        </w:rPr>
        <w:t xml:space="preserve">with the goal</w:t>
      </w:r>
      <w:r w:rsidDel="00000000" w:rsidR="00000000" w:rsidRPr="00000000">
        <w:rPr>
          <w:rFonts w:ascii="Times New Roman" w:cs="Times New Roman" w:eastAsia="Times New Roman" w:hAnsi="Times New Roman"/>
          <w:sz w:val="20"/>
          <w:szCs w:val="20"/>
          <w:rtl w:val="0"/>
        </w:rPr>
        <w:t xml:space="preserve"> of starting RT by cycle 2 or 3. Target the post-chemo volumes with no increase in marginal failures.</w:t>
      </w:r>
    </w:p>
    <w:p w:rsidR="00000000" w:rsidDel="00000000" w:rsidP="00000000" w:rsidRDefault="00000000" w:rsidRPr="00000000" w14:paraId="00000A90">
      <w:pPr>
        <w:spacing w:line="240" w:lineRule="auto"/>
        <w:ind w:left="1440" w:firstLine="0"/>
        <w:rPr/>
      </w:pPr>
      <w:r w:rsidDel="00000000" w:rsidR="00000000" w:rsidRPr="00000000">
        <w:rPr>
          <w:rtl w:val="0"/>
        </w:rPr>
      </w:r>
    </w:p>
    <w:p w:rsidR="00000000" w:rsidDel="00000000" w:rsidP="00000000" w:rsidRDefault="00000000" w:rsidRPr="00000000" w14:paraId="00000A91">
      <w:pPr>
        <w:spacing w:line="240" w:lineRule="auto"/>
        <w:rPr>
          <w:rFonts w:ascii="Times New Roman" w:cs="Times New Roman" w:eastAsia="Times New Roman" w:hAnsi="Times New Roman"/>
          <w:sz w:val="20"/>
          <w:szCs w:val="20"/>
        </w:rPr>
      </w:pPr>
      <w:hyperlink w:anchor="_x7eot2pqwmlq">
        <w:r w:rsidDel="00000000" w:rsidR="00000000" w:rsidRPr="00000000">
          <w:rPr>
            <w:rFonts w:ascii="Times New Roman" w:cs="Times New Roman" w:eastAsia="Times New Roman" w:hAnsi="Times New Roman"/>
            <w:sz w:val="20"/>
            <w:szCs w:val="20"/>
            <w:u w:val="single"/>
            <w:rtl w:val="0"/>
          </w:rPr>
          <w:t xml:space="preserve">Fractionation in LS</w:t>
        </w:r>
      </w:hyperlink>
      <w:r w:rsidDel="00000000" w:rsidR="00000000" w:rsidRPr="00000000">
        <w:rPr>
          <w:rtl w:val="0"/>
        </w:rPr>
      </w:r>
    </w:p>
    <w:bookmarkStart w:colFirst="0" w:colLast="0" w:name="ameifz489gnc" w:id="168"/>
    <w:bookmarkEnd w:id="168"/>
    <w:p w:rsidR="00000000" w:rsidDel="00000000" w:rsidP="00000000" w:rsidRDefault="00000000" w:rsidRPr="00000000" w14:paraId="00000A92">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INT-0096</w:t>
      </w:r>
      <w:r w:rsidDel="00000000" w:rsidR="00000000" w:rsidRPr="00000000">
        <w:rPr>
          <w:rFonts w:ascii="Times New Roman" w:cs="Times New Roman" w:eastAsia="Times New Roman" w:hAnsi="Times New Roman"/>
          <w:sz w:val="20"/>
          <w:szCs w:val="20"/>
          <w:rtl w:val="0"/>
        </w:rPr>
        <w:t xml:space="preserve"> [</w:t>
      </w:r>
      <w:hyperlink r:id="rId663">
        <w:r w:rsidDel="00000000" w:rsidR="00000000" w:rsidRPr="00000000">
          <w:rPr>
            <w:rFonts w:ascii="Times New Roman" w:cs="Times New Roman" w:eastAsia="Times New Roman" w:hAnsi="Times New Roman"/>
            <w:b w:val="1"/>
            <w:sz w:val="20"/>
            <w:szCs w:val="20"/>
            <w:rtl w:val="0"/>
          </w:rPr>
          <w:t xml:space="preserve">Turrisi </w:t>
        </w:r>
      </w:hyperlink>
      <w:hyperlink r:id="rId664">
        <w:r w:rsidDel="00000000" w:rsidR="00000000" w:rsidRPr="00000000">
          <w:rPr>
            <w:rtl w:val="0"/>
          </w:rPr>
          <w:t xml:space="preserve">NEJM '99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CCRT 45/25 QD vs. 45/30 BID</w:t>
      </w:r>
      <w:r w:rsidDel="00000000" w:rsidR="00000000" w:rsidRPr="00000000">
        <w:rPr>
          <w:rFonts w:ascii="Cardo" w:cs="Cardo" w:eastAsia="Cardo" w:hAnsi="Cardo"/>
          <w:sz w:val="20"/>
          <w:szCs w:val="20"/>
          <w:rtl w:val="0"/>
        </w:rPr>
        <w:t xml:space="preserve">→ If CR, PCI. </w:t>
        <w:br w:type="textWrapping"/>
      </w:r>
      <w:r w:rsidDel="00000000" w:rsidR="00000000" w:rsidRPr="00000000">
        <w:rPr>
          <w:rFonts w:ascii="Times New Roman" w:cs="Times New Roman" w:eastAsia="Times New Roman" w:hAnsi="Times New Roman"/>
          <w:sz w:val="20"/>
          <w:szCs w:val="20"/>
          <w:rtl w:val="0"/>
        </w:rPr>
        <w:t xml:space="preserve">OS benefit with BID comes at the cost of inc esophagitis, Turrisi standard but control arm with lower BED and is an easy bar to clear. Note that Start to End of RT is two weeks shorter than control arm.</w:t>
      </w:r>
    </w:p>
    <w:p w:rsidR="00000000" w:rsidDel="00000000" w:rsidP="00000000" w:rsidRDefault="00000000" w:rsidRPr="00000000" w14:paraId="00000A93">
      <w:pPr>
        <w:spacing w:line="240" w:lineRule="auto"/>
        <w:ind w:left="720" w:firstLine="0"/>
        <w:rPr/>
      </w:pPr>
      <w:r w:rsidDel="00000000" w:rsidR="00000000" w:rsidRPr="00000000">
        <w:rPr>
          <w:rtl w:val="0"/>
        </w:rPr>
        <w:t xml:space="preserve">The modern [</w:t>
      </w:r>
      <w:hyperlink w:anchor="g5ydzigdyk9u">
        <w:r w:rsidDel="00000000" w:rsidR="00000000" w:rsidRPr="00000000">
          <w:rPr>
            <w:rtl w:val="0"/>
          </w:rPr>
          <w:t xml:space="preserve">CONVERT</w:t>
        </w:r>
      </w:hyperlink>
      <w:r w:rsidDel="00000000" w:rsidR="00000000" w:rsidRPr="00000000">
        <w:rPr>
          <w:rtl w:val="0"/>
        </w:rPr>
        <w:t xml:space="preserve">] trial demonstrated no difference in esophagitis between 66/33 qday and 45/30 BID.</w:t>
      </w:r>
      <w:r w:rsidDel="00000000" w:rsidR="00000000" w:rsidRPr="00000000">
        <w:rPr>
          <w:rtl w:val="0"/>
        </w:rPr>
      </w:r>
    </w:p>
    <w:p w:rsidR="00000000" w:rsidDel="00000000" w:rsidP="00000000" w:rsidRDefault="00000000" w:rsidRPr="00000000" w14:paraId="00000A9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417 pts. </w:t>
      </w:r>
      <w:r w:rsidDel="00000000" w:rsidR="00000000" w:rsidRPr="00000000">
        <w:rPr>
          <w:rFonts w:ascii="Times New Roman" w:cs="Times New Roman" w:eastAsia="Times New Roman" w:hAnsi="Times New Roman"/>
          <w:b w:val="1"/>
          <w:sz w:val="20"/>
          <w:szCs w:val="20"/>
          <w:rtl w:val="0"/>
        </w:rPr>
        <w:t xml:space="preserve">CDDP</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60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Etoposide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120</w:t>
      </w:r>
      <w:r w:rsidDel="00000000" w:rsidR="00000000" w:rsidRPr="00000000">
        <w:rPr>
          <w:rFonts w:ascii="Times New Roman" w:cs="Times New Roman" w:eastAsia="Times New Roman" w:hAnsi="Times New Roman"/>
          <w:sz w:val="20"/>
          <w:szCs w:val="20"/>
          <w:rtl w:val="0"/>
        </w:rPr>
        <w:t xml:space="preserve"> q3w x4c (</w:t>
      </w:r>
      <w:r w:rsidDel="00000000" w:rsidR="00000000" w:rsidRPr="00000000">
        <w:rPr>
          <w:rFonts w:ascii="Times New Roman" w:cs="Times New Roman" w:eastAsia="Times New Roman" w:hAnsi="Times New Roman"/>
          <w:sz w:val="20"/>
          <w:szCs w:val="20"/>
          <w:rtl w:val="0"/>
        </w:rPr>
        <w:t xml:space="preserve">Differs from modern CDDP </w:t>
      </w:r>
      <w:r w:rsidDel="00000000" w:rsidR="00000000" w:rsidRPr="00000000">
        <w:rPr>
          <w:rtl w:val="0"/>
        </w:rPr>
        <w:t xml:space="preserve">75</w:t>
      </w:r>
      <w:r w:rsidDel="00000000" w:rsidR="00000000" w:rsidRPr="00000000">
        <w:rPr>
          <w:rFonts w:ascii="Times New Roman" w:cs="Times New Roman" w:eastAsia="Times New Roman" w:hAnsi="Times New Roman"/>
          <w:sz w:val="20"/>
          <w:szCs w:val="20"/>
          <w:rtl w:val="0"/>
        </w:rPr>
        <w:t xml:space="preserve"> and etoposide 100 q3w ).</w:t>
      </w:r>
    </w:p>
    <w:p w:rsidR="00000000" w:rsidDel="00000000" w:rsidP="00000000" w:rsidRDefault="00000000" w:rsidRPr="00000000" w14:paraId="00000A95">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to ipsi hilum and b/l mediastinum, inferiorly 5 cm below carina or </w:t>
      </w:r>
      <w:r w:rsidDel="00000000" w:rsidR="00000000" w:rsidRPr="00000000">
        <w:rPr>
          <w:rtl w:val="0"/>
        </w:rPr>
        <w:t xml:space="preserve">including </w:t>
      </w:r>
      <w:r w:rsidDel="00000000" w:rsidR="00000000" w:rsidRPr="00000000">
        <w:rPr>
          <w:rFonts w:ascii="Times New Roman" w:cs="Times New Roman" w:eastAsia="Times New Roman" w:hAnsi="Times New Roman"/>
          <w:sz w:val="20"/>
          <w:szCs w:val="20"/>
          <w:rtl w:val="0"/>
        </w:rPr>
        <w:t xml:space="preserve">hilum, whichever is lower.</w:t>
      </w:r>
    </w:p>
    <w:p w:rsidR="00000000" w:rsidDel="00000000" w:rsidP="00000000" w:rsidRDefault="00000000" w:rsidRPr="00000000" w14:paraId="00000A96">
      <w:pPr>
        <w:numPr>
          <w:ilvl w:val="2"/>
          <w:numId w:val="1"/>
        </w:numPr>
        <w:spacing w:line="240" w:lineRule="auto"/>
        <w:ind w:left="2160" w:hanging="360"/>
      </w:pPr>
      <w:r w:rsidDel="00000000" w:rsidR="00000000" w:rsidRPr="00000000">
        <w:rPr>
          <w:rtl w:val="0"/>
        </w:rPr>
        <w:t xml:space="preserve">CTV: (GTV + 1.5 cm) + (ipsi hilum + bilat mediastinum + 0.8 cm). No uninvolved SCV.</w:t>
      </w:r>
    </w:p>
    <w:p w:rsidR="00000000" w:rsidDel="00000000" w:rsidP="00000000" w:rsidRDefault="00000000" w:rsidRPr="00000000" w14:paraId="00000A97">
      <w:pPr>
        <w:numPr>
          <w:ilvl w:val="2"/>
          <w:numId w:val="1"/>
        </w:numPr>
        <w:spacing w:line="240" w:lineRule="auto"/>
        <w:ind w:left="2160" w:hanging="360"/>
      </w:pPr>
      <w:r w:rsidDel="00000000" w:rsidR="00000000" w:rsidRPr="00000000">
        <w:rPr>
          <w:rtl w:val="0"/>
        </w:rPr>
        <w:t xml:space="preserve">AM and PM tx on-cord for w1, then AM dose on-cord and PM off-cord using obliques w2-3.</w:t>
      </w:r>
    </w:p>
    <w:p w:rsidR="00000000" w:rsidDel="00000000" w:rsidP="00000000" w:rsidRDefault="00000000" w:rsidRPr="00000000" w14:paraId="00000A98">
      <w:pPr>
        <w:numPr>
          <w:ilvl w:val="2"/>
          <w:numId w:val="1"/>
        </w:numPr>
        <w:spacing w:line="240" w:lineRule="auto"/>
        <w:ind w:left="2160" w:hanging="360"/>
      </w:pPr>
      <w:r w:rsidDel="00000000" w:rsidR="00000000" w:rsidRPr="00000000">
        <w:rPr>
          <w:rtl w:val="0"/>
        </w:rPr>
        <w:t xml:space="preserve">Cord max </w:t>
      </w:r>
      <w:r w:rsidDel="00000000" w:rsidR="00000000" w:rsidRPr="00000000">
        <w:rPr>
          <w:b w:val="1"/>
          <w:rtl w:val="0"/>
        </w:rPr>
        <w:t xml:space="preserve">36 Gy</w:t>
      </w:r>
      <w:r w:rsidDel="00000000" w:rsidR="00000000" w:rsidRPr="00000000">
        <w:rPr>
          <w:rtl w:val="0"/>
        </w:rPr>
        <w:t xml:space="preserve"> in BID arm, but currently </w:t>
      </w:r>
      <w:r w:rsidDel="00000000" w:rsidR="00000000" w:rsidRPr="00000000">
        <w:rPr>
          <w:b w:val="1"/>
          <w:rtl w:val="0"/>
        </w:rPr>
        <w:t xml:space="preserve">41 Gy</w:t>
      </w:r>
      <w:r w:rsidDel="00000000" w:rsidR="00000000" w:rsidRPr="00000000">
        <w:rPr>
          <w:rtl w:val="0"/>
        </w:rPr>
        <w:t xml:space="preserve"> in RTOG 0538.</w:t>
      </w:r>
    </w:p>
    <w:p w:rsidR="00000000" w:rsidDel="00000000" w:rsidP="00000000" w:rsidRDefault="00000000" w:rsidRPr="00000000" w14:paraId="00000A99">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 2y OS ~41→ 47%. </w:t>
      </w:r>
      <w:r w:rsidDel="00000000" w:rsidR="00000000" w:rsidRPr="00000000">
        <w:rPr>
          <w:rFonts w:ascii="Cardo" w:cs="Cardo" w:eastAsia="Cardo" w:hAnsi="Cardo"/>
          <w:b w:val="1"/>
          <w:sz w:val="20"/>
          <w:szCs w:val="20"/>
          <w:rtl w:val="0"/>
        </w:rPr>
        <w:t xml:space="preserve">5y OS 16→ 26%</w:t>
      </w:r>
      <w:r w:rsidDel="00000000" w:rsidR="00000000" w:rsidRPr="00000000">
        <w:rPr>
          <w:rFonts w:ascii="Cardo" w:cs="Cardo" w:eastAsia="Cardo" w:hAnsi="Cardo"/>
          <w:sz w:val="20"/>
          <w:szCs w:val="20"/>
          <w:rtl w:val="0"/>
        </w:rPr>
        <w:t xml:space="preserve">. MS 19→ 23 mo.</w:t>
      </w:r>
    </w:p>
    <w:p w:rsidR="00000000" w:rsidDel="00000000" w:rsidP="00000000" w:rsidRDefault="00000000" w:rsidRPr="00000000" w14:paraId="00000A9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rtl w:val="0"/>
        </w:rPr>
        <w:t xml:space="preserve">Isolated LF ~52→ 36% (p=0.06).</w:t>
      </w:r>
    </w:p>
    <w:p w:rsidR="00000000" w:rsidDel="00000000" w:rsidP="00000000" w:rsidRDefault="00000000" w:rsidRPr="00000000" w14:paraId="00000A9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 esophagitis 11→ 27%. </w:t>
      </w:r>
      <w:r w:rsidDel="00000000" w:rsidR="00000000" w:rsidRPr="00000000">
        <w:rPr>
          <w:rFonts w:ascii="Times New Roman" w:cs="Times New Roman" w:eastAsia="Times New Roman" w:hAnsi="Times New Roman"/>
          <w:i w:val="1"/>
          <w:sz w:val="20"/>
          <w:szCs w:val="20"/>
          <w:rtl w:val="0"/>
        </w:rPr>
        <w:t xml:space="preserve">Note there is 60-70% risk of esophagitis in small subgroup &gt; 70y.</w:t>
      </w:r>
      <w:r w:rsidDel="00000000" w:rsidR="00000000" w:rsidRPr="00000000">
        <w:rPr>
          <w:rtl w:val="0"/>
        </w:rPr>
      </w:r>
    </w:p>
    <w:p w:rsidR="00000000" w:rsidDel="00000000" w:rsidP="00000000" w:rsidRDefault="00000000" w:rsidRPr="00000000" w14:paraId="00000A9C">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JCOG 9104</w:t>
      </w:r>
      <w:r w:rsidDel="00000000" w:rsidR="00000000" w:rsidRPr="00000000">
        <w:rPr>
          <w:rFonts w:ascii="Times New Roman" w:cs="Times New Roman" w:eastAsia="Times New Roman" w:hAnsi="Times New Roman"/>
          <w:sz w:val="20"/>
          <w:szCs w:val="20"/>
          <w:rtl w:val="0"/>
        </w:rPr>
        <w:t xml:space="preserve"> [</w:t>
      </w:r>
      <w:hyperlink r:id="rId665">
        <w:r w:rsidDel="00000000" w:rsidR="00000000" w:rsidRPr="00000000">
          <w:rPr>
            <w:rFonts w:ascii="Times New Roman" w:cs="Times New Roman" w:eastAsia="Times New Roman" w:hAnsi="Times New Roman"/>
            <w:sz w:val="20"/>
            <w:szCs w:val="20"/>
            <w:rtl w:val="0"/>
          </w:rPr>
          <w:t xml:space="preserve">Takada JCO '02</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SCRT vs. CCRT with CE x4c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45/30 BID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9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CCRT wins! Much less severe esophagitis than Turrisi.</w:t>
      </w:r>
    </w:p>
    <w:p w:rsidR="00000000" w:rsidDel="00000000" w:rsidP="00000000" w:rsidRDefault="00000000" w:rsidRPr="00000000" w14:paraId="00000A9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pts w LS-SCLC. CCRT started on day 2 of the first cycle of chemo.</w:t>
      </w:r>
    </w:p>
    <w:p w:rsidR="00000000" w:rsidDel="00000000" w:rsidP="00000000" w:rsidRDefault="00000000" w:rsidRPr="00000000" w14:paraId="00000A9F">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80 d1, Etoposide 100 d1-3. </w:t>
      </w:r>
    </w:p>
    <w:p w:rsidR="00000000" w:rsidDel="00000000" w:rsidP="00000000" w:rsidRDefault="00000000" w:rsidRPr="00000000" w14:paraId="00000AA0">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~20→ 27 mo (p=0.97). 5y OS 18→ 24%. </w:t>
      </w:r>
    </w:p>
    <w:p w:rsidR="00000000" w:rsidDel="00000000" w:rsidP="00000000" w:rsidRDefault="00000000" w:rsidRPr="00000000" w14:paraId="00000AA1">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Severe esophagitis ~4→ 9% (p=0.17). More hematologic toxicity w CCRT.</w:t>
      </w:r>
    </w:p>
    <w:p w:rsidR="00000000" w:rsidDel="00000000" w:rsidP="00000000" w:rsidRDefault="00000000" w:rsidRPr="00000000" w14:paraId="00000AA2">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THORA </w:t>
      </w:r>
      <w:r w:rsidDel="00000000" w:rsidR="00000000" w:rsidRPr="00000000">
        <w:rPr>
          <w:rtl w:val="0"/>
        </w:rPr>
        <w:t xml:space="preserve">[</w:t>
      </w:r>
      <w:hyperlink r:id="rId666">
        <w:r w:rsidDel="00000000" w:rsidR="00000000" w:rsidRPr="00000000">
          <w:rPr>
            <w:rtl w:val="0"/>
          </w:rPr>
          <w:t xml:space="preserve">Gronberg ASCO '20</w:t>
        </w:r>
      </w:hyperlink>
      <w:r w:rsidDel="00000000" w:rsidR="00000000" w:rsidRPr="00000000">
        <w:rPr>
          <w:rtl w:val="0"/>
        </w:rPr>
        <w:t xml:space="preserve">]: Phase II. </w:t>
      </w:r>
      <w:r w:rsidDel="00000000" w:rsidR="00000000" w:rsidRPr="00000000">
        <w:rPr>
          <w:b w:val="1"/>
          <w:rtl w:val="0"/>
        </w:rPr>
        <w:t xml:space="preserve">45/30 BID vs. 60/40 BID with CE x4c</w:t>
      </w:r>
      <w:r w:rsidDel="00000000" w:rsidR="00000000" w:rsidRPr="00000000">
        <w:rPr>
          <w:rtl w:val="0"/>
        </w:rPr>
        <w:t xml:space="preserve">.</w:t>
      </w:r>
    </w:p>
    <w:p w:rsidR="00000000" w:rsidDel="00000000" w:rsidP="00000000" w:rsidRDefault="00000000" w:rsidRPr="00000000" w14:paraId="00000AA3">
      <w:pPr>
        <w:spacing w:line="240" w:lineRule="auto"/>
        <w:ind w:left="720" w:firstLine="0"/>
        <w:rPr/>
      </w:pPr>
      <w:r w:rsidDel="00000000" w:rsidR="00000000" w:rsidRPr="00000000">
        <w:rPr>
          <w:rtl w:val="0"/>
        </w:rPr>
        <w:t xml:space="preserve">Ahh, the classic OS benefit without a PFS benefit. What to do with this information…? Final pub will be interesting.</w:t>
      </w:r>
    </w:p>
    <w:p w:rsidR="00000000" w:rsidDel="00000000" w:rsidP="00000000" w:rsidRDefault="00000000" w:rsidRPr="00000000" w14:paraId="00000AA4">
      <w:pPr>
        <w:numPr>
          <w:ilvl w:val="1"/>
          <w:numId w:val="1"/>
        </w:numPr>
        <w:spacing w:line="240" w:lineRule="auto"/>
        <w:ind w:left="1440" w:hanging="360"/>
        <w:rPr>
          <w:u w:val="none"/>
        </w:rPr>
      </w:pPr>
      <w:r w:rsidDel="00000000" w:rsidR="00000000" w:rsidRPr="00000000">
        <w:rPr>
          <w:rtl w:val="0"/>
        </w:rPr>
        <w:t xml:space="preserve">176 pts. 2014-2018. </w:t>
      </w:r>
    </w:p>
    <w:p w:rsidR="00000000" w:rsidDel="00000000" w:rsidP="00000000" w:rsidRDefault="00000000" w:rsidRPr="00000000" w14:paraId="00000AA5">
      <w:pPr>
        <w:numPr>
          <w:ilvl w:val="1"/>
          <w:numId w:val="1"/>
        </w:numPr>
        <w:spacing w:line="240" w:lineRule="auto"/>
        <w:ind w:left="1440" w:hanging="360"/>
        <w:rPr>
          <w:u w:val="none"/>
        </w:rPr>
      </w:pPr>
      <w:r w:rsidDel="00000000" w:rsidR="00000000" w:rsidRPr="00000000">
        <w:rPr>
          <w:rFonts w:ascii="Cardo" w:cs="Cardo" w:eastAsia="Cardo" w:hAnsi="Cardo"/>
          <w:rtl w:val="0"/>
        </w:rPr>
        <w:t xml:space="preserve">MPFS ~14→ 20 mo (p=0.31).</w:t>
      </w:r>
    </w:p>
    <w:p w:rsidR="00000000" w:rsidDel="00000000" w:rsidP="00000000" w:rsidRDefault="00000000" w:rsidRPr="00000000" w14:paraId="00000AA6">
      <w:pPr>
        <w:numPr>
          <w:ilvl w:val="1"/>
          <w:numId w:val="1"/>
        </w:numPr>
        <w:spacing w:line="240" w:lineRule="auto"/>
        <w:ind w:left="1440" w:hanging="360"/>
        <w:rPr>
          <w:u w:val="none"/>
        </w:rPr>
      </w:pPr>
      <w:r w:rsidDel="00000000" w:rsidR="00000000" w:rsidRPr="00000000">
        <w:rPr>
          <w:rFonts w:ascii="Cardo" w:cs="Cardo" w:eastAsia="Cardo" w:hAnsi="Cardo"/>
          <w:rtl w:val="0"/>
        </w:rPr>
        <w:t xml:space="preserve">2y OS 46→ 73%. MS 23→ 42 mo.</w:t>
      </w:r>
    </w:p>
    <w:p w:rsidR="00000000" w:rsidDel="00000000" w:rsidP="00000000" w:rsidRDefault="00000000" w:rsidRPr="00000000" w14:paraId="00000AA7">
      <w:pPr>
        <w:numPr>
          <w:ilvl w:val="1"/>
          <w:numId w:val="1"/>
        </w:numPr>
        <w:spacing w:line="240" w:lineRule="auto"/>
        <w:ind w:left="1440" w:hanging="360"/>
        <w:rPr>
          <w:u w:val="none"/>
        </w:rPr>
      </w:pPr>
      <w:r w:rsidDel="00000000" w:rsidR="00000000" w:rsidRPr="00000000">
        <w:rPr>
          <w:rFonts w:ascii="Cardo" w:cs="Cardo" w:eastAsia="Cardo" w:hAnsi="Cardo"/>
          <w:rtl w:val="0"/>
        </w:rPr>
        <w:t xml:space="preserve">G3-4 esophagitis ~20%. G3-4 pneumonitis ~0→ 4% (p=0.1)</w:t>
      </w:r>
    </w:p>
    <w:p w:rsidR="00000000" w:rsidDel="00000000" w:rsidP="00000000" w:rsidRDefault="00000000" w:rsidRPr="00000000" w14:paraId="00000AA8">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 BID regimens, including Split course and an RTOG regimen which was removed from CALGB 30610:</w:t>
      </w:r>
    </w:p>
    <w:p w:rsidR="00000000" w:rsidDel="00000000" w:rsidP="00000000" w:rsidRDefault="00000000" w:rsidRPr="00000000" w14:paraId="00000AA9">
      <w:pPr>
        <w:numPr>
          <w:ilvl w:val="1"/>
          <w:numId w:val="1"/>
        </w:numPr>
        <w:spacing w:line="240" w:lineRule="auto"/>
        <w:ind w:left="1440" w:hanging="360"/>
        <w:rPr>
          <w:rFonts w:ascii="Times New Roman" w:cs="Times New Roman" w:eastAsia="Times New Roman" w:hAnsi="Times New Roman"/>
          <w:sz w:val="20"/>
          <w:szCs w:val="20"/>
        </w:rPr>
      </w:pPr>
      <w:hyperlink r:id="rId667">
        <w:r w:rsidDel="00000000" w:rsidR="00000000" w:rsidRPr="00000000">
          <w:rPr>
            <w:rFonts w:ascii="Times New Roman" w:cs="Times New Roman" w:eastAsia="Times New Roman" w:hAnsi="Times New Roman"/>
            <w:b w:val="1"/>
            <w:sz w:val="20"/>
            <w:szCs w:val="20"/>
            <w:rtl w:val="0"/>
          </w:rPr>
          <w:t xml:space="preserve">NCCTG </w:t>
        </w:r>
      </w:hyperlink>
      <w:hyperlink r:id="rId668">
        <w:r w:rsidDel="00000000" w:rsidR="00000000" w:rsidRPr="00000000">
          <w:rPr>
            <w:rFonts w:ascii="Times New Roman" w:cs="Times New Roman" w:eastAsia="Times New Roman" w:hAnsi="Times New Roman"/>
            <w:sz w:val="20"/>
            <w:szCs w:val="20"/>
            <w:rtl w:val="0"/>
          </w:rPr>
          <w:t xml:space="preserve">[Schild IJROBP '04]</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50.4 vs. Split-course 48 in 1.5 Gy BID</w:t>
      </w:r>
      <w:r w:rsidDel="00000000" w:rsidR="00000000" w:rsidRPr="00000000">
        <w:rPr>
          <w:rFonts w:ascii="Times New Roman" w:cs="Times New Roman" w:eastAsia="Times New Roman" w:hAnsi="Times New Roman"/>
          <w:sz w:val="20"/>
          <w:szCs w:val="20"/>
          <w:rtl w:val="0"/>
        </w:rPr>
        <w:t xml:space="preserve"> starting at C4 of EP. </w:t>
      </w:r>
    </w:p>
    <w:p w:rsidR="00000000" w:rsidDel="00000000" w:rsidP="00000000" w:rsidRDefault="00000000" w:rsidRPr="00000000" w14:paraId="00000AAA">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262 pts. Planned split course in BID arm w 2w break.</w:t>
      </w:r>
    </w:p>
    <w:p w:rsidR="00000000" w:rsidDel="00000000" w:rsidP="00000000" w:rsidRDefault="00000000" w:rsidRPr="00000000" w14:paraId="00000AAB">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~20mo, 5y OS ~21%. Esophagitis increased </w:t>
      </w:r>
      <w:r w:rsidDel="00000000" w:rsidR="00000000" w:rsidRPr="00000000">
        <w:rPr>
          <w:rtl w:val="0"/>
        </w:rPr>
        <w:t xml:space="preserve">in the hyperfractionated</w:t>
      </w:r>
      <w:r w:rsidDel="00000000" w:rsidR="00000000" w:rsidRPr="00000000">
        <w:rPr>
          <w:rFonts w:ascii="Times New Roman" w:cs="Times New Roman" w:eastAsia="Times New Roman" w:hAnsi="Times New Roman"/>
          <w:sz w:val="20"/>
          <w:szCs w:val="20"/>
          <w:rtl w:val="0"/>
        </w:rPr>
        <w:t xml:space="preserve"> arm.</w:t>
      </w:r>
      <w:r w:rsidDel="00000000" w:rsidR="00000000" w:rsidRPr="00000000">
        <w:rPr>
          <w:rtl w:val="0"/>
        </w:rPr>
      </w:r>
    </w:p>
    <w:p w:rsidR="00000000" w:rsidDel="00000000" w:rsidP="00000000" w:rsidRDefault="00000000" w:rsidRPr="00000000" w14:paraId="00000AAC">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0239</w:t>
      </w:r>
      <w:r w:rsidDel="00000000" w:rsidR="00000000" w:rsidRPr="00000000">
        <w:rPr>
          <w:rFonts w:ascii="Times New Roman" w:cs="Times New Roman" w:eastAsia="Times New Roman" w:hAnsi="Times New Roman"/>
          <w:sz w:val="20"/>
          <w:szCs w:val="20"/>
          <w:rtl w:val="0"/>
        </w:rPr>
        <w:t xml:space="preserve"> [</w:t>
      </w:r>
      <w:hyperlink r:id="rId669">
        <w:r w:rsidDel="00000000" w:rsidR="00000000" w:rsidRPr="00000000">
          <w:rPr>
            <w:rFonts w:ascii="Times New Roman" w:cs="Times New Roman" w:eastAsia="Times New Roman" w:hAnsi="Times New Roman"/>
            <w:sz w:val="20"/>
            <w:szCs w:val="20"/>
            <w:rtl w:val="0"/>
          </w:rPr>
          <w:t xml:space="preserve">Komaki IJROBP '12]</w:t>
        </w:r>
      </w:hyperlink>
      <w:r w:rsidDel="00000000" w:rsidR="00000000" w:rsidRPr="00000000">
        <w:rPr>
          <w:rFonts w:ascii="Times New Roman" w:cs="Times New Roman" w:eastAsia="Times New Roman" w:hAnsi="Times New Roman"/>
          <w:sz w:val="20"/>
          <w:szCs w:val="20"/>
          <w:rtl w:val="0"/>
        </w:rPr>
        <w:t xml:space="preserve">: Phase I. </w:t>
      </w:r>
      <w:r w:rsidDel="00000000" w:rsidR="00000000" w:rsidRPr="00000000">
        <w:rPr>
          <w:rFonts w:ascii="Cardo" w:cs="Cardo" w:eastAsia="Cardo" w:hAnsi="Cardo"/>
          <w:b w:val="1"/>
          <w:sz w:val="20"/>
          <w:szCs w:val="20"/>
          <w:rtl w:val="0"/>
        </w:rPr>
        <w:t xml:space="preserve">28.8/16→ BID RT to 61.2 </w:t>
      </w:r>
      <w:r w:rsidDel="00000000" w:rsidR="00000000" w:rsidRPr="00000000">
        <w:rPr>
          <w:rFonts w:ascii="Times New Roman" w:cs="Times New Roman" w:eastAsia="Times New Roman" w:hAnsi="Times New Roman"/>
          <w:sz w:val="20"/>
          <w:szCs w:val="20"/>
          <w:rtl w:val="0"/>
        </w:rPr>
        <w:t xml:space="preserve">(5 weeks). </w:t>
      </w:r>
    </w:p>
    <w:p w:rsidR="00000000" w:rsidDel="00000000" w:rsidP="00000000" w:rsidRDefault="00000000" w:rsidRPr="00000000" w14:paraId="00000AAD">
      <w:pPr>
        <w:spacing w:line="240" w:lineRule="auto"/>
        <w:ind w:left="1440" w:firstLine="0"/>
        <w:rPr/>
      </w:pPr>
      <w:r w:rsidDel="00000000" w:rsidR="00000000" w:rsidRPr="00000000">
        <w:rPr>
          <w:rtl w:val="0"/>
        </w:rPr>
        <w:t xml:space="preserve">This was included on [</w:t>
      </w:r>
      <w:hyperlink w:anchor="ai573yweolpf">
        <w:r w:rsidDel="00000000" w:rsidR="00000000" w:rsidRPr="00000000">
          <w:rPr>
            <w:rtl w:val="0"/>
          </w:rPr>
          <w:t xml:space="preserve">CALGB 30610</w:t>
        </w:r>
      </w:hyperlink>
      <w:r w:rsidDel="00000000" w:rsidR="00000000" w:rsidRPr="00000000">
        <w:rPr>
          <w:rtl w:val="0"/>
        </w:rPr>
        <w:t xml:space="preserve">] but was later dropped in favor of Qday arm to facilitate accrual.</w:t>
      </w:r>
    </w:p>
    <w:p w:rsidR="00000000" w:rsidDel="00000000" w:rsidP="00000000" w:rsidRDefault="00000000" w:rsidRPr="00000000" w14:paraId="00000AAE">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Subsequent phase II showed 41% CR, 39% PR and local failure in about 40% of pts.</w:t>
      </w:r>
    </w:p>
    <w:p w:rsidR="00000000" w:rsidDel="00000000" w:rsidP="00000000" w:rsidRDefault="00000000" w:rsidRPr="00000000" w14:paraId="00000AAF">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OS 37%, 2y LC 80%, 18% acute severe esophagitis. </w:t>
      </w:r>
      <w:r w:rsidDel="00000000" w:rsidR="00000000" w:rsidRPr="00000000">
        <w:rPr>
          <w:rFonts w:ascii="Times New Roman" w:cs="Times New Roman" w:eastAsia="Times New Roman" w:hAnsi="Times New Roman"/>
          <w:i w:val="1"/>
          <w:sz w:val="20"/>
          <w:szCs w:val="20"/>
          <w:rtl w:val="0"/>
        </w:rPr>
        <w:t xml:space="preserve">Recall: 27% in Turrisi.</w:t>
      </w:r>
      <w:r w:rsidDel="00000000" w:rsidR="00000000" w:rsidRPr="00000000">
        <w:rPr>
          <w:rtl w:val="0"/>
        </w:rPr>
      </w:r>
    </w:p>
    <w:p w:rsidR="00000000" w:rsidDel="00000000" w:rsidP="00000000" w:rsidRDefault="00000000" w:rsidRPr="00000000" w14:paraId="00000AB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CALGB 39808 </w:t>
      </w:r>
      <w:r w:rsidDel="00000000" w:rsidR="00000000" w:rsidRPr="00000000">
        <w:rPr>
          <w:rFonts w:ascii="Times New Roman" w:cs="Times New Roman" w:eastAsia="Times New Roman" w:hAnsi="Times New Roman"/>
          <w:sz w:val="20"/>
          <w:szCs w:val="20"/>
          <w:rtl w:val="0"/>
        </w:rPr>
        <w:t xml:space="preserve">[</w:t>
      </w:r>
      <w:hyperlink r:id="rId670">
        <w:r w:rsidDel="00000000" w:rsidR="00000000" w:rsidRPr="00000000">
          <w:rPr>
            <w:rFonts w:ascii="Times New Roman" w:cs="Times New Roman" w:eastAsia="Times New Roman" w:hAnsi="Times New Roman"/>
            <w:sz w:val="20"/>
            <w:szCs w:val="20"/>
            <w:rtl w:val="0"/>
          </w:rPr>
          <w:t xml:space="preserve">Bogart IJROBP '04]</w:t>
        </w:r>
      </w:hyperlink>
      <w:r w:rsidDel="00000000" w:rsidR="00000000" w:rsidRPr="00000000">
        <w:rPr>
          <w:rFonts w:ascii="Times New Roman" w:cs="Times New Roman" w:eastAsia="Times New Roman" w:hAnsi="Times New Roman"/>
          <w:sz w:val="20"/>
          <w:szCs w:val="20"/>
          <w:rtl w:val="0"/>
        </w:rPr>
        <w:t xml:space="preserve">: Single arm. </w:t>
      </w:r>
      <w:r w:rsidDel="00000000" w:rsidR="00000000" w:rsidRPr="00000000">
        <w:rPr>
          <w:rFonts w:ascii="Times New Roman" w:cs="Times New Roman" w:eastAsia="Times New Roman" w:hAnsi="Times New Roman"/>
          <w:b w:val="1"/>
          <w:sz w:val="20"/>
          <w:szCs w:val="20"/>
          <w:rtl w:val="0"/>
        </w:rPr>
        <w:t xml:space="preserve">Paclitaxel + topotecan </w:t>
      </w:r>
      <w:r w:rsidDel="00000000" w:rsidR="00000000" w:rsidRPr="00000000">
        <w:rPr>
          <w:sz w:val="20"/>
          <w:szCs w:val="20"/>
          <w:rtl w:val="0"/>
        </w:rPr>
        <w:t xml:space="preserve">x2c</w:t>
      </w:r>
      <w:r w:rsidDel="00000000" w:rsidR="00000000" w:rsidRPr="00000000">
        <w:rPr>
          <w:rFonts w:ascii="Cardo" w:cs="Cardo" w:eastAsia="Cardo" w:hAnsi="Cardo"/>
          <w:b w:val="1"/>
          <w:sz w:val="20"/>
          <w:szCs w:val="20"/>
          <w:rtl w:val="0"/>
        </w:rPr>
        <w:t xml:space="preserve">→ 70/35 + EP </w:t>
      </w:r>
      <w:r w:rsidDel="00000000" w:rsidR="00000000" w:rsidRPr="00000000">
        <w:rPr>
          <w:sz w:val="20"/>
          <w:szCs w:val="20"/>
          <w:rtl w:val="0"/>
        </w:rPr>
        <w:t xml:space="preserve">x3c</w:t>
      </w:r>
      <w:r w:rsidDel="00000000" w:rsidR="00000000" w:rsidRPr="00000000">
        <w:rPr>
          <w:rFonts w:ascii="Times New Roman" w:cs="Times New Roman" w:eastAsia="Times New Roman" w:hAnsi="Times New Roman"/>
          <w:sz w:val="20"/>
          <w:szCs w:val="20"/>
          <w:rtl w:val="0"/>
        </w:rPr>
        <w:t xml:space="preserve">. PCI for PR or CR.</w:t>
      </w:r>
    </w:p>
    <w:p w:rsidR="00000000" w:rsidDel="00000000" w:rsidP="00000000" w:rsidRDefault="00000000" w:rsidRPr="00000000" w14:paraId="00000AB1">
      <w:pPr>
        <w:spacing w:line="240" w:lineRule="auto"/>
        <w:ind w:left="720" w:firstLine="0"/>
        <w:rPr/>
      </w:pPr>
      <w:r w:rsidDel="00000000" w:rsidR="00000000" w:rsidRPr="00000000">
        <w:rPr>
          <w:rtl w:val="0"/>
        </w:rPr>
        <w:t xml:space="preserve">70 Gy is safe and has a similar OS to BID regimens (22 mo).</w:t>
      </w:r>
    </w:p>
    <w:p w:rsidR="00000000" w:rsidDel="00000000" w:rsidP="00000000" w:rsidRDefault="00000000" w:rsidRPr="00000000" w14:paraId="00000AB2">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63 pts. LS-SCLC.</w:t>
      </w:r>
      <w:r w:rsidDel="00000000" w:rsidR="00000000" w:rsidRPr="00000000">
        <w:rPr>
          <w:rtl w:val="0"/>
        </w:rPr>
      </w:r>
    </w:p>
    <w:bookmarkStart w:colFirst="0" w:colLast="0" w:name="g5ydzigdyk9u" w:id="169"/>
    <w:bookmarkEnd w:id="169"/>
    <w:p w:rsidR="00000000" w:rsidDel="00000000" w:rsidP="00000000" w:rsidRDefault="00000000" w:rsidRPr="00000000" w14:paraId="00000AB3">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CONVERT</w:t>
      </w:r>
      <w:r w:rsidDel="00000000" w:rsidR="00000000" w:rsidRPr="00000000">
        <w:rPr>
          <w:rFonts w:ascii="Times New Roman" w:cs="Times New Roman" w:eastAsia="Times New Roman" w:hAnsi="Times New Roman"/>
          <w:sz w:val="20"/>
          <w:szCs w:val="20"/>
          <w:rtl w:val="0"/>
        </w:rPr>
        <w:t xml:space="preserve">/EORTC 8072 [</w:t>
      </w:r>
      <w:hyperlink r:id="rId671">
        <w:r w:rsidDel="00000000" w:rsidR="00000000" w:rsidRPr="00000000">
          <w:rPr>
            <w:rFonts w:ascii="Times New Roman" w:cs="Times New Roman" w:eastAsia="Times New Roman" w:hAnsi="Times New Roman"/>
            <w:sz w:val="20"/>
            <w:szCs w:val="20"/>
            <w:rtl w:val="0"/>
          </w:rPr>
          <w:t xml:space="preserve">Faivre-Finn Lanc Onc '17</w:t>
        </w:r>
      </w:hyperlink>
      <w:r w:rsidDel="00000000" w:rsidR="00000000" w:rsidRPr="00000000">
        <w:rPr>
          <w:rFonts w:ascii="Times New Roman" w:cs="Times New Roman" w:eastAsia="Times New Roman" w:hAnsi="Times New Roman"/>
          <w:sz w:val="20"/>
          <w:szCs w:val="20"/>
          <w:rtl w:val="0"/>
        </w:rPr>
        <w:t xml:space="preserve">, </w:t>
      </w:r>
      <w:hyperlink r:id="rId672">
        <w:r w:rsidDel="00000000" w:rsidR="00000000" w:rsidRPr="00000000">
          <w:rPr>
            <w:rFonts w:ascii="Times New Roman" w:cs="Times New Roman" w:eastAsia="Times New Roman" w:hAnsi="Times New Roman"/>
            <w:sz w:val="20"/>
            <w:szCs w:val="20"/>
            <w:rtl w:val="0"/>
          </w:rPr>
          <w:t xml:space="preserve">Salem JAMA Onc '18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45/30 BID vs. 66/33 with CE x4-6c</w:t>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tl w:val="0"/>
        </w:rPr>
        <w:t xml:space="preserve">Protocol available in Supplement 1 of the Salem publication.</w:t>
      </w:r>
      <w:r w:rsidDel="00000000" w:rsidR="00000000" w:rsidRPr="00000000">
        <w:rPr>
          <w:rtl w:val="0"/>
        </w:rPr>
      </w:r>
    </w:p>
    <w:p w:rsidR="00000000" w:rsidDel="00000000" w:rsidP="00000000" w:rsidRDefault="00000000" w:rsidRPr="00000000" w14:paraId="00000AB4">
      <w:pPr>
        <w:spacing w:line="240" w:lineRule="auto"/>
        <w:ind w:left="720" w:firstLine="0"/>
        <w:rPr>
          <w:rFonts w:ascii="Times New Roman" w:cs="Times New Roman" w:eastAsia="Times New Roman" w:hAnsi="Times New Roman"/>
          <w:sz w:val="20"/>
          <w:szCs w:val="20"/>
        </w:rPr>
      </w:pPr>
      <w:r w:rsidDel="00000000" w:rsidR="00000000" w:rsidRPr="00000000">
        <w:rPr>
          <w:rtl w:val="0"/>
        </w:rPr>
        <w:t xml:space="preserve">Powered for superiority (not non-inferiority) </w:t>
      </w:r>
      <w:r w:rsidDel="00000000" w:rsidR="00000000" w:rsidRPr="00000000">
        <w:rPr>
          <w:rFonts w:ascii="Times New Roman" w:cs="Times New Roman" w:eastAsia="Times New Roman" w:hAnsi="Times New Roman"/>
          <w:sz w:val="20"/>
          <w:szCs w:val="20"/>
          <w:rtl w:val="0"/>
        </w:rPr>
        <w:t xml:space="preserve">and did not show superiority, therefore BID RT remains standard of care.</w:t>
      </w:r>
    </w:p>
    <w:p w:rsidR="00000000" w:rsidDel="00000000" w:rsidP="00000000" w:rsidRDefault="00000000" w:rsidRPr="00000000" w14:paraId="00000AB5">
      <w:pPr>
        <w:spacing w:line="240" w:lineRule="auto"/>
        <w:ind w:left="720" w:firstLine="0"/>
        <w:rPr/>
      </w:pPr>
      <w:r w:rsidDel="00000000" w:rsidR="00000000" w:rsidRPr="00000000">
        <w:rPr>
          <w:rtl w:val="0"/>
        </w:rPr>
        <w:t xml:space="preserve">Recall: Turrisi had 30% G3 esophagitis. This trial looks at Turrisi, but without coverage of bilateral mediastinum.</w:t>
      </w:r>
    </w:p>
    <w:p w:rsidR="00000000" w:rsidDel="00000000" w:rsidP="00000000" w:rsidRDefault="00000000" w:rsidRPr="00000000" w14:paraId="00000AB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547 pts. LS-SCLC. </w:t>
      </w:r>
      <w:r w:rsidDel="00000000" w:rsidR="00000000" w:rsidRPr="00000000">
        <w:rPr>
          <w:rtl w:val="0"/>
        </w:rPr>
        <w:t xml:space="preserve">PCI recommended if there is no progressive disease (~80%). </w:t>
      </w:r>
      <w:r w:rsidDel="00000000" w:rsidR="00000000" w:rsidRPr="00000000">
        <w:rPr>
          <w:rFonts w:ascii="Times New Roman" w:cs="Times New Roman" w:eastAsia="Times New Roman" w:hAnsi="Times New Roman"/>
          <w:sz w:val="20"/>
          <w:szCs w:val="20"/>
          <w:rtl w:val="0"/>
        </w:rPr>
        <w:t xml:space="preserve">MFU 45 mo.</w:t>
      </w:r>
    </w:p>
    <w:p w:rsidR="00000000" w:rsidDel="00000000" w:rsidP="00000000" w:rsidRDefault="00000000" w:rsidRPr="00000000" w14:paraId="00000AB7">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tl w:val="0"/>
        </w:rPr>
        <w:t xml:space="preserve">Concurrent </w:t>
      </w:r>
      <w:r w:rsidDel="00000000" w:rsidR="00000000" w:rsidRPr="00000000">
        <w:rPr>
          <w:rFonts w:ascii="Times New Roman" w:cs="Times New Roman" w:eastAsia="Times New Roman" w:hAnsi="Times New Roman"/>
          <w:b w:val="1"/>
          <w:sz w:val="20"/>
          <w:szCs w:val="20"/>
          <w:rtl w:val="0"/>
        </w:rPr>
        <w:t xml:space="preserve">CDDP </w:t>
      </w:r>
      <w:r w:rsidDel="00000000" w:rsidR="00000000" w:rsidRPr="00000000">
        <w:rPr>
          <w:b w:val="1"/>
          <w:rtl w:val="0"/>
        </w:rPr>
        <w:t xml:space="preserve">75</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Etoposide 100</w:t>
      </w:r>
      <w:r w:rsidDel="00000000" w:rsidR="00000000" w:rsidRPr="00000000">
        <w:rPr>
          <w:rFonts w:ascii="Times New Roman" w:cs="Times New Roman" w:eastAsia="Times New Roman" w:hAnsi="Times New Roman"/>
          <w:sz w:val="20"/>
          <w:szCs w:val="20"/>
          <w:rtl w:val="0"/>
        </w:rPr>
        <w:t xml:space="preserve"> q3w</w:t>
      </w:r>
      <w:r w:rsidDel="00000000" w:rsidR="00000000" w:rsidRPr="00000000">
        <w:rPr>
          <w:rtl w:val="0"/>
        </w:rPr>
        <w:t xml:space="preserve"> x4-6c.</w:t>
      </w:r>
    </w:p>
    <w:p w:rsidR="00000000" w:rsidDel="00000000" w:rsidP="00000000" w:rsidRDefault="00000000" w:rsidRPr="00000000" w14:paraId="00000AB8">
      <w:pPr>
        <w:numPr>
          <w:ilvl w:val="2"/>
          <w:numId w:val="1"/>
        </w:numPr>
        <w:spacing w:line="240" w:lineRule="auto"/>
        <w:ind w:left="2160" w:hanging="360"/>
        <w:rPr>
          <w:u w:val="none"/>
        </w:rPr>
      </w:pPr>
      <w:r w:rsidDel="00000000" w:rsidR="00000000" w:rsidRPr="00000000">
        <w:rPr>
          <w:rtl w:val="0"/>
        </w:rPr>
        <w:t xml:space="preserve">Cord 42 Gy in BID arm, while 48 Gy in qday arm. Lung V20 &lt; 35%. </w:t>
      </w:r>
    </w:p>
    <w:p w:rsidR="00000000" w:rsidDel="00000000" w:rsidP="00000000" w:rsidRDefault="00000000" w:rsidRPr="00000000" w14:paraId="00000AB9">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starts </w:t>
      </w:r>
      <w:r w:rsidDel="00000000" w:rsidR="00000000" w:rsidRPr="00000000">
        <w:rPr>
          <w:rtl w:val="0"/>
        </w:rPr>
        <w:t xml:space="preserve">at the second</w:t>
      </w:r>
      <w:r w:rsidDel="00000000" w:rsidR="00000000" w:rsidRPr="00000000">
        <w:rPr>
          <w:rFonts w:ascii="Times New Roman" w:cs="Times New Roman" w:eastAsia="Times New Roman" w:hAnsi="Times New Roman"/>
          <w:sz w:val="20"/>
          <w:szCs w:val="20"/>
          <w:rtl w:val="0"/>
        </w:rPr>
        <w:t xml:space="preserve"> cycle of CE. Most 3D, some IMRT, and no ENI. </w:t>
      </w:r>
    </w:p>
    <w:p w:rsidR="00000000" w:rsidDel="00000000" w:rsidP="00000000" w:rsidRDefault="00000000" w:rsidRPr="00000000" w14:paraId="00000ABA">
      <w:pPr>
        <w:numPr>
          <w:ilvl w:val="2"/>
          <w:numId w:val="1"/>
        </w:numPr>
        <w:spacing w:line="240" w:lineRule="auto"/>
        <w:ind w:left="2160" w:hanging="360"/>
      </w:pPr>
      <w:r w:rsidDel="00000000" w:rsidR="00000000" w:rsidRPr="00000000">
        <w:rPr>
          <w:rFonts w:ascii="Gungsuh" w:cs="Gungsuh" w:eastAsia="Gungsuh" w:hAnsi="Gungsuh"/>
          <w:rtl w:val="0"/>
        </w:rPr>
        <w:t xml:space="preserve">GTV: Includes nodes ≥ 1 cm short axis and/or "PET positive nodes"</w:t>
      </w:r>
    </w:p>
    <w:p w:rsidR="00000000" w:rsidDel="00000000" w:rsidP="00000000" w:rsidRDefault="00000000" w:rsidRPr="00000000" w14:paraId="00000ABB">
      <w:pPr>
        <w:numPr>
          <w:ilvl w:val="2"/>
          <w:numId w:val="1"/>
        </w:numPr>
        <w:spacing w:line="240" w:lineRule="auto"/>
        <w:ind w:left="2160" w:hanging="360"/>
      </w:pPr>
      <w:r w:rsidDel="00000000" w:rsidR="00000000" w:rsidRPr="00000000">
        <w:rPr>
          <w:rtl w:val="0"/>
        </w:rPr>
        <w:t xml:space="preserve">CTV: GTV + 5 mm with manual adjustments. No prophylactic nodal irradiation or field reduction.</w:t>
      </w:r>
      <w:r w:rsidDel="00000000" w:rsidR="00000000" w:rsidRPr="00000000">
        <w:rPr>
          <w:rtl w:val="0"/>
        </w:rPr>
      </w:r>
    </w:p>
    <w:p w:rsidR="00000000" w:rsidDel="00000000" w:rsidP="00000000" w:rsidRDefault="00000000" w:rsidRPr="00000000" w14:paraId="00000ABC">
      <w:pPr>
        <w:numPr>
          <w:ilvl w:val="2"/>
          <w:numId w:val="1"/>
        </w:numPr>
        <w:spacing w:line="240" w:lineRule="auto"/>
        <w:ind w:left="2160" w:hanging="360"/>
      </w:pPr>
      <w:r w:rsidDel="00000000" w:rsidR="00000000" w:rsidRPr="00000000">
        <w:rPr>
          <w:rtl w:val="0"/>
        </w:rPr>
        <w:t xml:space="preserve">PTV: CTV + 1 cm CC and 0.8 cm radial.</w:t>
      </w:r>
    </w:p>
    <w:p w:rsidR="00000000" w:rsidDel="00000000" w:rsidP="00000000" w:rsidRDefault="00000000" w:rsidRPr="00000000" w14:paraId="00000AB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2y OS ~53% </w:t>
      </w:r>
      <w:r w:rsidDel="00000000" w:rsidR="00000000" w:rsidRPr="00000000">
        <w:rPr>
          <w:rFonts w:ascii="Cardo" w:cs="Cardo" w:eastAsia="Cardo" w:hAnsi="Cardo"/>
          <w:sz w:val="20"/>
          <w:szCs w:val="20"/>
          <w:rtl w:val="0"/>
        </w:rPr>
        <w:t xml:space="preserve">(~56→ 51% [NS]) and MS ~30→ 25m </w:t>
      </w:r>
      <w:r w:rsidDel="00000000" w:rsidR="00000000" w:rsidRPr="00000000">
        <w:rPr>
          <w:rtl w:val="0"/>
        </w:rPr>
        <w:t xml:space="preserve">(p=0.14)</w:t>
      </w:r>
      <w:r w:rsidDel="00000000" w:rsidR="00000000" w:rsidRPr="00000000">
        <w:rPr>
          <w:rFonts w:ascii="Times New Roman" w:cs="Times New Roman" w:eastAsia="Times New Roman" w:hAnsi="Times New Roman"/>
          <w:sz w:val="20"/>
          <w:szCs w:val="20"/>
          <w:rtl w:val="0"/>
        </w:rPr>
        <w:t xml:space="preserve">. 5y OS ~33%. </w:t>
      </w:r>
    </w:p>
    <w:p w:rsidR="00000000" w:rsidDel="00000000" w:rsidP="00000000" w:rsidRDefault="00000000" w:rsidRPr="00000000" w14:paraId="00000AB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Completion of RT in 98→ 83%, completion in goal time 63→ 48% (19 vs. 45d).</w:t>
      </w:r>
    </w:p>
    <w:p w:rsidR="00000000" w:rsidDel="00000000" w:rsidP="00000000" w:rsidRDefault="00000000" w:rsidRPr="00000000" w14:paraId="00000AB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G3-4 esophagitis ~20%. G4 neutropenia 49→ 38%.</w:t>
      </w:r>
    </w:p>
    <w:bookmarkStart w:colFirst="0" w:colLast="0" w:name="ai573yweolpf" w:id="170"/>
    <w:bookmarkEnd w:id="170"/>
    <w:p w:rsidR="00000000" w:rsidDel="00000000" w:rsidP="00000000" w:rsidRDefault="00000000" w:rsidRPr="00000000" w14:paraId="00000AC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CALGB 30610/RTOG 0538</w:t>
      </w:r>
      <w:r w:rsidDel="00000000" w:rsidR="00000000" w:rsidRPr="00000000">
        <w:rPr>
          <w:rFonts w:ascii="Times New Roman" w:cs="Times New Roman" w:eastAsia="Times New Roman" w:hAnsi="Times New Roman"/>
          <w:sz w:val="20"/>
          <w:szCs w:val="20"/>
          <w:rtl w:val="0"/>
        </w:rPr>
        <w:t xml:space="preserve"> [</w:t>
      </w:r>
      <w:hyperlink r:id="rId673">
        <w:r w:rsidDel="00000000" w:rsidR="00000000" w:rsidRPr="00000000">
          <w:rPr>
            <w:rtl w:val="0"/>
          </w:rPr>
          <w:t xml:space="preserve">NCT00632853</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70/35 vs. 45/30 BID </w:t>
      </w:r>
      <w:r w:rsidDel="00000000" w:rsidR="00000000" w:rsidRPr="00000000">
        <w:rPr>
          <w:rFonts w:ascii="Cardo" w:cs="Cardo" w:eastAsia="Cardo" w:hAnsi="Cardo"/>
          <w:sz w:val="20"/>
          <w:szCs w:val="20"/>
          <w:rtl w:val="0"/>
        </w:rPr>
        <w:t xml:space="preserve">vs. 28.8/16→ BID RT to 61.2 (RTOG 0239 - closed).</w:t>
      </w:r>
    </w:p>
    <w:p w:rsidR="00000000" w:rsidDel="00000000" w:rsidP="00000000" w:rsidRDefault="00000000" w:rsidRPr="00000000" w14:paraId="00000AC1">
      <w:pPr>
        <w:spacing w:line="240" w:lineRule="auto"/>
        <w:ind w:left="720" w:firstLine="0"/>
        <w:rPr/>
      </w:pPr>
      <w:r w:rsidDel="00000000" w:rsidR="00000000" w:rsidRPr="00000000">
        <w:rPr>
          <w:rtl w:val="0"/>
        </w:rPr>
        <w:t xml:space="preserve">Completed accrual January 2020! Return to the [</w:t>
      </w:r>
      <w:hyperlink w:anchor="_kcsj058yvbh4">
        <w:r w:rsidDel="00000000" w:rsidR="00000000" w:rsidRPr="00000000">
          <w:rPr>
            <w:rtl w:val="0"/>
          </w:rPr>
          <w:t xml:space="preserve">Future Directions</w:t>
        </w:r>
      </w:hyperlink>
      <w:r w:rsidDel="00000000" w:rsidR="00000000" w:rsidRPr="00000000">
        <w:rPr>
          <w:rtl w:val="0"/>
        </w:rPr>
        <w:t xml:space="preserve">] section.</w:t>
      </w:r>
    </w:p>
    <w:p w:rsidR="00000000" w:rsidDel="00000000" w:rsidP="00000000" w:rsidRDefault="00000000" w:rsidRPr="00000000" w14:paraId="00000AC2">
      <w:pPr>
        <w:spacing w:line="240" w:lineRule="auto"/>
        <w:ind w:left="720" w:firstLine="0"/>
        <w:rPr/>
      </w:pPr>
      <w:r w:rsidDel="00000000" w:rsidR="00000000" w:rsidRPr="00000000">
        <w:rPr>
          <w:rtl w:val="0"/>
        </w:rPr>
        <w:t xml:space="preserve">RTOG 02-39 dose escalation dropped at planned interim analysis in 2017 to facilitate accrual.</w:t>
      </w:r>
    </w:p>
    <w:p w:rsidR="00000000" w:rsidDel="00000000" w:rsidP="00000000" w:rsidRDefault="00000000" w:rsidRPr="00000000" w14:paraId="00000AC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70/35 (7 weeks) thoracic RT at 3c EP (first two topotecan and paclitaxel). </w:t>
      </w:r>
    </w:p>
    <w:p w:rsidR="00000000" w:rsidDel="00000000" w:rsidP="00000000" w:rsidRDefault="00000000" w:rsidRPr="00000000" w14:paraId="00000AC4">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BID arm single phase GTV + ipsi hilum to 45 Gy. Cord </w:t>
      </w:r>
      <w:r w:rsidDel="00000000" w:rsidR="00000000" w:rsidRPr="00000000">
        <w:rPr>
          <w:rFonts w:ascii="Times New Roman" w:cs="Times New Roman" w:eastAsia="Times New Roman" w:hAnsi="Times New Roman"/>
          <w:b w:val="1"/>
          <w:sz w:val="20"/>
          <w:szCs w:val="20"/>
          <w:rtl w:val="0"/>
        </w:rPr>
        <w:t xml:space="preserve">41 Gy</w:t>
      </w:r>
      <w:r w:rsidDel="00000000" w:rsidR="00000000" w:rsidRPr="00000000">
        <w:rPr>
          <w:rFonts w:ascii="Times New Roman" w:cs="Times New Roman" w:eastAsia="Times New Roman" w:hAnsi="Times New Roman"/>
          <w:sz w:val="20"/>
          <w:szCs w:val="20"/>
          <w:rtl w:val="0"/>
        </w:rPr>
        <w:t xml:space="preserve"> in BID arm</w:t>
      </w:r>
      <w:r w:rsidDel="00000000" w:rsidR="00000000" w:rsidRPr="00000000">
        <w:rPr>
          <w:rtl w:val="0"/>
        </w:rPr>
        <w:t xml:space="preserve">, previously </w:t>
      </w:r>
      <w:r w:rsidDel="00000000" w:rsidR="00000000" w:rsidRPr="00000000">
        <w:rPr>
          <w:b w:val="1"/>
          <w:rtl w:val="0"/>
        </w:rPr>
        <w:t xml:space="preserve">36 Gy </w:t>
      </w:r>
      <w:r w:rsidDel="00000000" w:rsidR="00000000" w:rsidRPr="00000000">
        <w:rPr>
          <w:rtl w:val="0"/>
        </w:rPr>
        <w:t xml:space="preserve">on Turrisi.</w:t>
      </w:r>
      <w:r w:rsidDel="00000000" w:rsidR="00000000" w:rsidRPr="00000000">
        <w:rPr>
          <w:rtl w:val="0"/>
        </w:rPr>
      </w:r>
    </w:p>
    <w:p w:rsidR="00000000" w:rsidDel="00000000" w:rsidP="00000000" w:rsidRDefault="00000000" w:rsidRPr="00000000" w14:paraId="00000AC5">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QD arm with GTV + ipsi hilum to 44 Gy then cone-down to GTV to 70 Gy.</w:t>
      </w:r>
    </w:p>
    <w:p w:rsidR="00000000" w:rsidDel="00000000" w:rsidP="00000000" w:rsidRDefault="00000000" w:rsidRPr="00000000" w14:paraId="00000AC6">
      <w:pPr>
        <w:numPr>
          <w:ilvl w:val="2"/>
          <w:numId w:val="1"/>
        </w:numPr>
        <w:spacing w:line="240" w:lineRule="auto"/>
        <w:ind w:left="2160" w:hanging="360"/>
      </w:pPr>
      <w:r w:rsidDel="00000000" w:rsidR="00000000" w:rsidRPr="00000000">
        <w:rPr>
          <w:rtl w:val="0"/>
        </w:rPr>
        <w:t xml:space="preserve">GTV: </w:t>
      </w:r>
      <w:r w:rsidDel="00000000" w:rsidR="00000000" w:rsidRPr="00000000">
        <w:rPr>
          <w:b w:val="1"/>
          <w:rtl w:val="0"/>
        </w:rPr>
        <w:t xml:space="preserve">Post</w:t>
      </w:r>
      <w:r w:rsidDel="00000000" w:rsidR="00000000" w:rsidRPr="00000000">
        <w:rPr>
          <w:rtl w:val="0"/>
        </w:rPr>
        <w:t xml:space="preserve">-chemo GTV + initially involved nodal groups.</w:t>
      </w:r>
    </w:p>
    <w:p w:rsidR="00000000" w:rsidDel="00000000" w:rsidP="00000000" w:rsidRDefault="00000000" w:rsidRPr="00000000" w14:paraId="00000AC7">
      <w:pPr>
        <w:numPr>
          <w:ilvl w:val="3"/>
          <w:numId w:val="1"/>
        </w:numPr>
        <w:spacing w:line="240" w:lineRule="auto"/>
        <w:ind w:left="2880" w:hanging="360"/>
      </w:pPr>
      <w:r w:rsidDel="00000000" w:rsidR="00000000" w:rsidRPr="00000000">
        <w:rPr>
          <w:rtl w:val="0"/>
        </w:rPr>
        <w:t xml:space="preserve">Includes nodes &gt; 1 cm short axis or pretreatment PET SUV &gt; 3. </w:t>
      </w:r>
    </w:p>
    <w:p w:rsidR="00000000" w:rsidDel="00000000" w:rsidP="00000000" w:rsidRDefault="00000000" w:rsidRPr="00000000" w14:paraId="00000AC8">
      <w:pPr>
        <w:numPr>
          <w:ilvl w:val="2"/>
          <w:numId w:val="1"/>
        </w:numPr>
        <w:spacing w:line="240" w:lineRule="auto"/>
        <w:ind w:left="2160" w:hanging="360"/>
      </w:pPr>
      <w:r w:rsidDel="00000000" w:rsidR="00000000" w:rsidRPr="00000000">
        <w:rPr>
          <w:rtl w:val="0"/>
        </w:rPr>
        <w:t xml:space="preserve">CTV: ITV ± ipsi hilum + involved subcarinal/bilat mediastinal nodes. No ENI of mediastinum and SCV.</w:t>
      </w:r>
    </w:p>
    <w:p w:rsidR="00000000" w:rsidDel="00000000" w:rsidP="00000000" w:rsidRDefault="00000000" w:rsidRPr="00000000" w14:paraId="00000AC9">
      <w:pPr>
        <w:numPr>
          <w:ilvl w:val="3"/>
          <w:numId w:val="1"/>
        </w:numPr>
        <w:spacing w:line="240" w:lineRule="auto"/>
        <w:ind w:left="2880" w:hanging="360"/>
      </w:pPr>
      <w:r w:rsidDel="00000000" w:rsidR="00000000" w:rsidRPr="00000000">
        <w:rPr>
          <w:rtl w:val="0"/>
        </w:rPr>
        <w:t xml:space="preserve">CTVp = GTVp + 8mm, CTVn = GTVn + 5mm.</w:t>
      </w:r>
    </w:p>
    <w:p w:rsidR="00000000" w:rsidDel="00000000" w:rsidP="00000000" w:rsidRDefault="00000000" w:rsidRPr="00000000" w14:paraId="00000ACA">
      <w:pPr>
        <w:numPr>
          <w:ilvl w:val="3"/>
          <w:numId w:val="1"/>
        </w:numPr>
        <w:spacing w:line="240" w:lineRule="auto"/>
        <w:ind w:left="2880" w:hanging="360"/>
      </w:pPr>
      <w:r w:rsidDel="00000000" w:rsidR="00000000" w:rsidRPr="00000000">
        <w:rPr>
          <w:rtl w:val="0"/>
        </w:rPr>
        <w:t xml:space="preserve">OK to include </w:t>
      </w:r>
      <w:r w:rsidDel="00000000" w:rsidR="00000000" w:rsidRPr="00000000">
        <w:rPr>
          <w:b w:val="1"/>
          <w:rtl w:val="0"/>
        </w:rPr>
        <w:t xml:space="preserve">pre</w:t>
      </w:r>
      <w:r w:rsidDel="00000000" w:rsidR="00000000" w:rsidRPr="00000000">
        <w:rPr>
          <w:rtl w:val="0"/>
        </w:rPr>
        <w:t xml:space="preserve">-chemo volume in CTV. </w:t>
      </w:r>
    </w:p>
    <w:p w:rsidR="00000000" w:rsidDel="00000000" w:rsidP="00000000" w:rsidRDefault="00000000" w:rsidRPr="00000000" w14:paraId="00000ACB">
      <w:pPr>
        <w:numPr>
          <w:ilvl w:val="2"/>
          <w:numId w:val="1"/>
        </w:numPr>
        <w:spacing w:line="240" w:lineRule="auto"/>
        <w:ind w:left="2160" w:hanging="360"/>
      </w:pPr>
      <w:r w:rsidDel="00000000" w:rsidR="00000000" w:rsidRPr="00000000">
        <w:rPr>
          <w:rtl w:val="0"/>
        </w:rPr>
        <w:t xml:space="preserve">PTV: CTV + 5mm if daily set up imaging. If no 4D or daily imaging, use 1.5 cm CC and 1 cm radial.</w:t>
      </w:r>
      <w:r w:rsidDel="00000000" w:rsidR="00000000" w:rsidRPr="00000000">
        <w:rPr>
          <w:rtl w:val="0"/>
        </w:rPr>
      </w:r>
    </w:p>
    <w:p w:rsidR="00000000" w:rsidDel="00000000" w:rsidP="00000000" w:rsidRDefault="00000000" w:rsidRPr="00000000" w14:paraId="00000ACC">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Limited ENI, as single institution data suggests ~2-3% isolated nodal failure rate without ENI.</w:t>
      </w:r>
    </w:p>
    <w:p w:rsidR="00000000" w:rsidDel="00000000" w:rsidP="00000000" w:rsidRDefault="00000000" w:rsidRPr="00000000" w14:paraId="00000ACD">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CDDP 80 d1, etoposide 120 d1-3 q3w x4c.</w:t>
      </w:r>
    </w:p>
    <w:p w:rsidR="00000000" w:rsidDel="00000000" w:rsidP="00000000" w:rsidRDefault="00000000" w:rsidRPr="00000000" w14:paraId="00000ACE">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offered to all pts with CR or near CR, given 3-6w after completion of all 4 cycles of chemotherapy.</w:t>
      </w:r>
    </w:p>
    <w:p w:rsidR="00000000" w:rsidDel="00000000" w:rsidP="00000000" w:rsidRDefault="00000000" w:rsidRPr="00000000" w14:paraId="00000AC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20 mo, 2y OS 35%.</w:t>
      </w:r>
    </w:p>
    <w:bookmarkStart w:colFirst="0" w:colLast="0" w:name="9m1slc23c4pm" w:id="171"/>
    <w:bookmarkEnd w:id="171"/>
    <w:p w:rsidR="00000000" w:rsidDel="00000000" w:rsidP="00000000" w:rsidRDefault="00000000" w:rsidRPr="00000000" w14:paraId="00000AD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NRG-LU005 </w:t>
      </w:r>
      <w:r w:rsidDel="00000000" w:rsidR="00000000" w:rsidRPr="00000000">
        <w:rPr>
          <w:rtl w:val="0"/>
        </w:rPr>
        <w:t xml:space="preserve">[</w:t>
      </w:r>
      <w:hyperlink r:id="rId674">
        <w:r w:rsidDel="00000000" w:rsidR="00000000" w:rsidRPr="00000000">
          <w:rPr>
            <w:rtl w:val="0"/>
          </w:rPr>
          <w:t xml:space="preserve">NCT03811002</w:t>
        </w:r>
      </w:hyperlink>
      <w:r w:rsidDel="00000000" w:rsidR="00000000" w:rsidRPr="00000000">
        <w:rPr>
          <w:rtl w:val="0"/>
        </w:rPr>
        <w:t xml:space="preserve">]: </w:t>
      </w:r>
      <w:r w:rsidDel="00000000" w:rsidR="00000000" w:rsidRPr="00000000">
        <w:rPr>
          <w:b w:val="1"/>
          <w:rtl w:val="0"/>
        </w:rPr>
        <w:t xml:space="preserve">CCRT </w:t>
      </w:r>
      <w:r w:rsidDel="00000000" w:rsidR="00000000" w:rsidRPr="00000000">
        <w:rPr>
          <w:rtl w:val="0"/>
        </w:rPr>
        <w:t xml:space="preserve">(66/33 or 45/30 BID)</w:t>
      </w:r>
      <w:r w:rsidDel="00000000" w:rsidR="00000000" w:rsidRPr="00000000">
        <w:rPr>
          <w:b w:val="1"/>
          <w:rtl w:val="0"/>
        </w:rPr>
        <w:t xml:space="preserve"> ± concurrent/adjuvant Atezolizumab </w:t>
      </w:r>
      <w:r w:rsidDel="00000000" w:rsidR="00000000" w:rsidRPr="00000000">
        <w:rPr>
          <w:rtl w:val="0"/>
        </w:rPr>
        <w:t xml:space="preserve">q3w up to 1y.</w:t>
      </w:r>
    </w:p>
    <w:p w:rsidR="00000000" w:rsidDel="00000000" w:rsidP="00000000" w:rsidRDefault="00000000" w:rsidRPr="00000000" w14:paraId="00000AD1">
      <w:pPr>
        <w:spacing w:line="240" w:lineRule="auto"/>
        <w:ind w:left="720" w:firstLine="0"/>
        <w:rPr/>
      </w:pPr>
      <w:r w:rsidDel="00000000" w:rsidR="00000000" w:rsidRPr="00000000">
        <w:rPr>
          <w:rtl w:val="0"/>
        </w:rPr>
        <w:t xml:space="preserve">See NCTN Trial Portfolios by Disease Site: [</w:t>
      </w:r>
      <w:hyperlink r:id="rId675">
        <w:r w:rsidDel="00000000" w:rsidR="00000000" w:rsidRPr="00000000">
          <w:rPr>
            <w:rtl w:val="0"/>
          </w:rPr>
          <w:t xml:space="preserve">Thorax</w:t>
        </w:r>
      </w:hyperlink>
      <w:r w:rsidDel="00000000" w:rsidR="00000000" w:rsidRPr="00000000">
        <w:rPr>
          <w:rtl w:val="0"/>
        </w:rPr>
        <w:t xml:space="preserve">] and [</w:t>
      </w:r>
      <w:hyperlink w:anchor="_kcsj058yvbh4">
        <w:r w:rsidDel="00000000" w:rsidR="00000000" w:rsidRPr="00000000">
          <w:rPr>
            <w:rtl w:val="0"/>
          </w:rPr>
          <w:t xml:space="preserve">Future Directions</w:t>
        </w:r>
      </w:hyperlink>
      <w:r w:rsidDel="00000000" w:rsidR="00000000" w:rsidRPr="00000000">
        <w:rPr>
          <w:rtl w:val="0"/>
        </w:rPr>
        <w:t xml:space="preserve">] for more information.</w:t>
      </w:r>
    </w:p>
    <w:p w:rsidR="00000000" w:rsidDel="00000000" w:rsidP="00000000" w:rsidRDefault="00000000" w:rsidRPr="00000000" w14:paraId="00000AD2">
      <w:pPr>
        <w:numPr>
          <w:ilvl w:val="1"/>
          <w:numId w:val="1"/>
        </w:numPr>
        <w:spacing w:line="240" w:lineRule="auto"/>
        <w:ind w:left="1440" w:hanging="360"/>
        <w:rPr>
          <w:u w:val="none"/>
        </w:rPr>
      </w:pPr>
      <w:r w:rsidDel="00000000" w:rsidR="00000000" w:rsidRPr="00000000">
        <w:rPr>
          <w:rtl w:val="0"/>
        </w:rPr>
        <w:t xml:space="preserve">LS-SCLC. Tx, T1-4 N0-3 M0. PCI recommended for CR or near CR.</w:t>
      </w:r>
    </w:p>
    <w:p w:rsidR="00000000" w:rsidDel="00000000" w:rsidP="00000000" w:rsidRDefault="00000000" w:rsidRPr="00000000" w14:paraId="00000AD3">
      <w:pPr>
        <w:numPr>
          <w:ilvl w:val="1"/>
          <w:numId w:val="1"/>
        </w:numPr>
        <w:spacing w:line="240" w:lineRule="auto"/>
        <w:ind w:left="1440" w:hanging="360"/>
        <w:rPr>
          <w:u w:val="none"/>
        </w:rPr>
      </w:pPr>
      <w:r w:rsidDel="00000000" w:rsidR="00000000" w:rsidRPr="00000000">
        <w:rPr>
          <w:rtl w:val="0"/>
        </w:rPr>
        <w:t xml:space="preserve">Concurrent CDDP/Etoposide q3w x4c. RT started with C2 of chemotherapy.</w:t>
      </w:r>
    </w:p>
    <w:p w:rsidR="00000000" w:rsidDel="00000000" w:rsidP="00000000" w:rsidRDefault="00000000" w:rsidRPr="00000000" w14:paraId="00000AD4">
      <w:pPr>
        <w:numPr>
          <w:ilvl w:val="1"/>
          <w:numId w:val="1"/>
        </w:numPr>
        <w:spacing w:line="240" w:lineRule="auto"/>
        <w:ind w:left="1440" w:hanging="360"/>
        <w:rPr>
          <w:u w:val="none"/>
        </w:rPr>
      </w:pPr>
      <w:r w:rsidDel="00000000" w:rsidR="00000000" w:rsidRPr="00000000">
        <w:rPr>
          <w:rtl w:val="0"/>
        </w:rPr>
        <w:t xml:space="preserve">Tumor and involved lymph nodes (&gt; 1 cm SAD) or SUV &gt;3 at time of planning CT.</w:t>
      </w:r>
    </w:p>
    <w:p w:rsidR="00000000" w:rsidDel="00000000" w:rsidP="00000000" w:rsidRDefault="00000000" w:rsidRPr="00000000" w14:paraId="00000AD5">
      <w:pPr>
        <w:numPr>
          <w:ilvl w:val="0"/>
          <w:numId w:val="1"/>
        </w:numPr>
        <w:spacing w:line="240" w:lineRule="auto"/>
        <w:ind w:left="720" w:hanging="360"/>
        <w:rPr>
          <w:u w:val="none"/>
        </w:rPr>
      </w:pPr>
      <w:r w:rsidDel="00000000" w:rsidR="00000000" w:rsidRPr="00000000">
        <w:rPr>
          <w:b w:val="1"/>
          <w:rtl w:val="0"/>
        </w:rPr>
        <w:t xml:space="preserve">ADRIATIC</w:t>
      </w:r>
      <w:r w:rsidDel="00000000" w:rsidR="00000000" w:rsidRPr="00000000">
        <w:rPr>
          <w:rtl w:val="0"/>
        </w:rPr>
        <w:t xml:space="preserve"> [</w:t>
      </w:r>
      <w:hyperlink r:id="rId676">
        <w:r w:rsidDel="00000000" w:rsidR="00000000" w:rsidRPr="00000000">
          <w:rPr>
            <w:rtl w:val="0"/>
          </w:rPr>
          <w:t xml:space="preserve">NCT03703297</w:t>
        </w:r>
      </w:hyperlink>
      <w:r w:rsidDel="00000000" w:rsidR="00000000" w:rsidRPr="00000000">
        <w:rPr>
          <w:rtl w:val="0"/>
        </w:rPr>
        <w:t xml:space="preserve">, </w:t>
      </w:r>
      <w:hyperlink r:id="rId677">
        <w:r w:rsidDel="00000000" w:rsidR="00000000" w:rsidRPr="00000000">
          <w:rPr>
            <w:rtl w:val="0"/>
          </w:rPr>
          <w:t xml:space="preserve">Senan CLC '20</w:t>
        </w:r>
      </w:hyperlink>
      <w:r w:rsidDel="00000000" w:rsidR="00000000" w:rsidRPr="00000000">
        <w:rPr>
          <w:rtl w:val="0"/>
        </w:rPr>
        <w:t xml:space="preserve">]: Ph</w:t>
      </w:r>
      <w:r w:rsidDel="00000000" w:rsidR="00000000" w:rsidRPr="00000000">
        <w:rPr>
          <w:rtl w:val="0"/>
        </w:rPr>
        <w:t xml:space="preserve">ase III. </w:t>
      </w:r>
      <w:r w:rsidDel="00000000" w:rsidR="00000000" w:rsidRPr="00000000">
        <w:rPr>
          <w:rFonts w:ascii="Cardo" w:cs="Cardo" w:eastAsia="Cardo" w:hAnsi="Cardo"/>
          <w:b w:val="1"/>
          <w:rtl w:val="0"/>
        </w:rPr>
        <w:t xml:space="preserve">CCRT→ ± Durvalumab ± Tremelimumab consolidation</w:t>
      </w:r>
      <w:r w:rsidDel="00000000" w:rsidR="00000000" w:rsidRPr="00000000">
        <w:rPr>
          <w:rtl w:val="0"/>
        </w:rPr>
        <w:t xml:space="preserve">.</w:t>
      </w:r>
    </w:p>
    <w:p w:rsidR="00000000" w:rsidDel="00000000" w:rsidP="00000000" w:rsidRDefault="00000000" w:rsidRPr="00000000" w14:paraId="00000AD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Prophylactic cranial irradiation in Limited Stage</w:t>
            </w:r>
          </w:p>
          <w:p w:rsidR="00000000" w:rsidDel="00000000" w:rsidP="00000000" w:rsidRDefault="00000000" w:rsidRPr="00000000" w14:paraId="00000AD8">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Initiate following completion of CCRT (LS: EP with CDDP </w:t>
            </w:r>
            <w:r w:rsidDel="00000000" w:rsidR="00000000" w:rsidRPr="00000000">
              <w:rPr>
                <w:rtl w:val="0"/>
              </w:rPr>
              <w:t xml:space="preserve">75</w:t>
            </w:r>
            <w:r w:rsidDel="00000000" w:rsidR="00000000" w:rsidRPr="00000000">
              <w:rPr>
                <w:rFonts w:ascii="Times New Roman" w:cs="Times New Roman" w:eastAsia="Times New Roman" w:hAnsi="Times New Roman"/>
                <w:sz w:val="20"/>
                <w:szCs w:val="20"/>
                <w:rtl w:val="0"/>
              </w:rPr>
              <w:t xml:space="preserve"> d1, etoposide 1</w:t>
            </w:r>
            <w:r w:rsidDel="00000000" w:rsidR="00000000" w:rsidRPr="00000000">
              <w:rPr>
                <w:rtl w:val="0"/>
              </w:rPr>
              <w:t xml:space="preserve">00</w:t>
            </w:r>
            <w:r w:rsidDel="00000000" w:rsidR="00000000" w:rsidRPr="00000000">
              <w:rPr>
                <w:rFonts w:ascii="Times New Roman" w:cs="Times New Roman" w:eastAsia="Times New Roman" w:hAnsi="Times New Roman"/>
                <w:sz w:val="20"/>
                <w:szCs w:val="20"/>
                <w:rtl w:val="0"/>
              </w:rPr>
              <w:t xml:space="preserve"> d1-3 q3w x4c). Takes 3 mo. </w:t>
            </w:r>
          </w:p>
          <w:p w:rsidR="00000000" w:rsidDel="00000000" w:rsidP="00000000" w:rsidRDefault="00000000" w:rsidRPr="00000000" w14:paraId="00000AD9">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repeat brain imaging at that time to investigate occult disease progression.</w:t>
            </w:r>
          </w:p>
          <w:p w:rsidR="00000000" w:rsidDel="00000000" w:rsidP="00000000" w:rsidRDefault="00000000" w:rsidRPr="00000000" w14:paraId="00000ADA">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around 4 weeks after completion of chemotherapy prior to initiation (unplanned subset on Auperin demonstrated trend towards less BM if PCI started &lt; 4 mo). </w:t>
            </w:r>
          </w:p>
          <w:p w:rsidR="00000000" w:rsidDel="00000000" w:rsidP="00000000" w:rsidRDefault="00000000" w:rsidRPr="00000000" w14:paraId="00000ADB">
            <w:pPr>
              <w:widowControl w:val="0"/>
              <w:numPr>
                <w:ilvl w:val="0"/>
                <w:numId w:val="2"/>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General consensus</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25/10 is </w:t>
            </w:r>
            <w:r w:rsidDel="00000000" w:rsidR="00000000" w:rsidRPr="00000000">
              <w:rPr>
                <w:rtl w:val="0"/>
              </w:rPr>
              <w:t xml:space="preserve">recommended</w:t>
            </w:r>
            <w:r w:rsidDel="00000000" w:rsidR="00000000" w:rsidRPr="00000000">
              <w:rPr>
                <w:rFonts w:ascii="Times New Roman" w:cs="Times New Roman" w:eastAsia="Times New Roman" w:hAnsi="Times New Roman"/>
                <w:sz w:val="20"/>
                <w:szCs w:val="20"/>
                <w:rtl w:val="0"/>
              </w:rPr>
              <w:t xml:space="preserve">. Use of concurrent memantine and hippocampal </w:t>
            </w:r>
            <w:r w:rsidDel="00000000" w:rsidR="00000000" w:rsidRPr="00000000">
              <w:rPr>
                <w:rtl w:val="0"/>
              </w:rPr>
              <w:t xml:space="preserve">avoidance </w:t>
            </w:r>
            <w:r w:rsidDel="00000000" w:rsidR="00000000" w:rsidRPr="00000000">
              <w:rPr>
                <w:rFonts w:ascii="Times New Roman" w:cs="Times New Roman" w:eastAsia="Times New Roman" w:hAnsi="Times New Roman"/>
                <w:sz w:val="20"/>
                <w:szCs w:val="20"/>
                <w:rtl w:val="0"/>
              </w:rPr>
              <w:t xml:space="preserve">is experimental.</w:t>
              <w:br w:type="textWrapping"/>
              <w:t xml:space="preserve">There has not </w:t>
            </w:r>
            <w:r w:rsidDel="00000000" w:rsidR="00000000" w:rsidRPr="00000000">
              <w:rPr>
                <w:rtl w:val="0"/>
              </w:rPr>
              <w:t xml:space="preserve">been a clearly</w:t>
            </w:r>
            <w:r w:rsidDel="00000000" w:rsidR="00000000" w:rsidRPr="00000000">
              <w:rPr>
                <w:rFonts w:ascii="Times New Roman" w:cs="Times New Roman" w:eastAsia="Times New Roman" w:hAnsi="Times New Roman"/>
                <w:sz w:val="20"/>
                <w:szCs w:val="20"/>
                <w:rtl w:val="0"/>
              </w:rPr>
              <w:t xml:space="preserve"> demonstrated decline in mental status after 25/10, but this detriment is clear after 30/10. </w:t>
            </w:r>
            <w:r w:rsidDel="00000000" w:rsidR="00000000" w:rsidRPr="00000000">
              <w:rPr>
                <w:rtl w:val="0"/>
              </w:rPr>
              <w:t xml:space="preserve">Two studies in 2019 have demonstrated conflicting results with hippocampal avoidance: T</w:t>
            </w:r>
            <w:r w:rsidDel="00000000" w:rsidR="00000000" w:rsidRPr="00000000">
              <w:rPr>
                <w:rtl w:val="0"/>
              </w:rPr>
              <w:t xml:space="preserve">he [</w:t>
            </w:r>
            <w:hyperlink w:anchor="awimct4qrhv4">
              <w:r w:rsidDel="00000000" w:rsidR="00000000" w:rsidRPr="00000000">
                <w:rPr>
                  <w:rtl w:val="0"/>
                </w:rPr>
                <w:t xml:space="preserve">Netherlands</w:t>
              </w:r>
            </w:hyperlink>
            <w:r w:rsidDel="00000000" w:rsidR="00000000" w:rsidRPr="00000000">
              <w:rPr>
                <w:rtl w:val="0"/>
              </w:rPr>
              <w:t xml:space="preserve">] trial demonstrated no difference in HVLT-R at 4 and 8 mo, while the [</w:t>
            </w:r>
            <w:hyperlink w:anchor="y9yq0t2ckhf">
              <w:r w:rsidDel="00000000" w:rsidR="00000000" w:rsidRPr="00000000">
                <w:rPr>
                  <w:rtl w:val="0"/>
                </w:rPr>
                <w:t xml:space="preserve">Spanish </w:t>
              </w:r>
            </w:hyperlink>
            <w:hyperlink w:anchor="y9yq0t2ckhf">
              <w:r w:rsidDel="00000000" w:rsidR="00000000" w:rsidRPr="00000000">
                <w:rPr>
                  <w:rtl w:val="0"/>
                </w:rPr>
                <w:t xml:space="preserve">PREMER</w:t>
              </w:r>
            </w:hyperlink>
            <w:r w:rsidDel="00000000" w:rsidR="00000000" w:rsidRPr="00000000">
              <w:rPr>
                <w:rtl w:val="0"/>
              </w:rPr>
              <w:t xml:space="preserve">] trial demonstrated less decline in free delayed recall at multiple timepoints up to one year. Therefore, enroll your patients on [</w:t>
            </w:r>
            <w:hyperlink w:anchor="t1s96574976t">
              <w:r w:rsidDel="00000000" w:rsidR="00000000" w:rsidRPr="00000000">
                <w:rPr>
                  <w:rtl w:val="0"/>
                </w:rPr>
                <w:t xml:space="preserve">NRG CC003</w:t>
              </w:r>
            </w:hyperlink>
            <w:r w:rsidDel="00000000" w:rsidR="00000000" w:rsidRPr="00000000">
              <w:rPr>
                <w:rtl w:val="0"/>
              </w:rPr>
              <w:t xml:space="preserve">] to help answer this question!</w:t>
            </w:r>
            <w:r w:rsidDel="00000000" w:rsidR="00000000" w:rsidRPr="00000000">
              <w:rPr>
                <w:rtl w:val="0"/>
              </w:rPr>
            </w:r>
          </w:p>
        </w:tc>
      </w:tr>
    </w:tbl>
    <w:p w:rsidR="00000000" w:rsidDel="00000000" w:rsidP="00000000" w:rsidRDefault="00000000" w:rsidRPr="00000000" w14:paraId="00000AD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DD">
      <w:pPr>
        <w:pStyle w:val="Heading3"/>
        <w:spacing w:line="240" w:lineRule="auto"/>
        <w:rPr/>
      </w:pPr>
      <w:bookmarkStart w:colFirst="0" w:colLast="0" w:name="_6a2wqadfkp6a" w:id="172"/>
      <w:bookmarkEnd w:id="172"/>
      <w:hyperlink w:anchor="_x7eot2pqwmlq">
        <w:r w:rsidDel="00000000" w:rsidR="00000000" w:rsidRPr="00000000">
          <w:rPr>
            <w:u w:val="single"/>
            <w:rtl w:val="0"/>
          </w:rPr>
          <w:t xml:space="preserve">PCI in Limited Stage</w:t>
        </w:r>
      </w:hyperlink>
      <w:r w:rsidDel="00000000" w:rsidR="00000000" w:rsidRPr="00000000">
        <w:rPr>
          <w:rtl w:val="0"/>
        </w:rPr>
      </w:r>
    </w:p>
    <w:p w:rsidR="00000000" w:rsidDel="00000000" w:rsidP="00000000" w:rsidRDefault="00000000" w:rsidRPr="00000000" w14:paraId="00000ADE">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Brain mets in 10-15% at Dx→ 80% autopsy. Up to 30% have BM after chemo! (depends on timing of MRI).</w:t>
      </w:r>
    </w:p>
    <w:p w:rsidR="00000000" w:rsidDel="00000000" w:rsidP="00000000" w:rsidRDefault="00000000" w:rsidRPr="00000000" w14:paraId="00000AD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2y incidence of brain mets after CRT of 50-80%.</w:t>
      </w:r>
    </w:p>
    <w:p w:rsidR="00000000" w:rsidDel="00000000" w:rsidP="00000000" w:rsidRDefault="00000000" w:rsidRPr="00000000" w14:paraId="00000AE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LS-SCLC: Is PCI Necessary?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hyperlink r:id="rId678">
        <w:r w:rsidDel="00000000" w:rsidR="00000000" w:rsidRPr="00000000">
          <w:rPr>
            <w:rFonts w:ascii="Times New Roman" w:cs="Times New Roman" w:eastAsia="Times New Roman" w:hAnsi="Times New Roman"/>
            <w:sz w:val="20"/>
            <w:szCs w:val="20"/>
            <w:rtl w:val="0"/>
          </w:rPr>
          <w:t xml:space="preserve">Farris PRO '19</w:t>
        </w:r>
      </w:hyperlink>
      <w:r w:rsidDel="00000000" w:rsidR="00000000" w:rsidRPr="00000000">
        <w:rPr>
          <w:rFonts w:ascii="Times New Roman" w:cs="Times New Roman" w:eastAsia="Times New Roman" w:hAnsi="Times New Roman"/>
          <w:sz w:val="20"/>
          <w:szCs w:val="20"/>
          <w:rtl w:val="0"/>
        </w:rPr>
        <w:t xml:space="preserve">]: Retro</w:t>
      </w:r>
      <w:r w:rsidDel="00000000" w:rsidR="00000000" w:rsidRPr="00000000">
        <w:rPr>
          <w:rtl w:val="0"/>
        </w:rPr>
        <w:t xml:space="preserve">. </w:t>
      </w:r>
      <w:r w:rsidDel="00000000" w:rsidR="00000000" w:rsidRPr="00000000">
        <w:rPr>
          <w:rFonts w:ascii="Times New Roman" w:cs="Times New Roman" w:eastAsia="Times New Roman" w:hAnsi="Times New Roman"/>
          <w:b w:val="1"/>
          <w:sz w:val="20"/>
          <w:szCs w:val="20"/>
          <w:rtl w:val="0"/>
        </w:rPr>
        <w:t xml:space="preserve">Obs</w:t>
      </w:r>
      <w:r w:rsidDel="00000000" w:rsidR="00000000" w:rsidRPr="00000000">
        <w:rPr>
          <w:rFonts w:ascii="Times New Roman" w:cs="Times New Roman" w:eastAsia="Times New Roman" w:hAnsi="Times New Roman"/>
          <w:b w:val="1"/>
          <w:sz w:val="20"/>
          <w:szCs w:val="20"/>
          <w:rtl w:val="0"/>
        </w:rPr>
        <w:t xml:space="preserve"> vs. PCI</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E1">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with CR in the chest appear to not benefit from PCI, while PR/SD experience improved PFS.</w:t>
      </w:r>
    </w:p>
    <w:p w:rsidR="00000000" w:rsidDel="00000000" w:rsidP="00000000" w:rsidRDefault="00000000" w:rsidRPr="00000000" w14:paraId="00000AE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PCI was associated with improved PFS and reduced early incidence of brain metastasis.</w:t>
      </w:r>
    </w:p>
    <w:p w:rsidR="00000000" w:rsidDel="00000000" w:rsidP="00000000" w:rsidRDefault="00000000" w:rsidRPr="00000000" w14:paraId="00000AE3">
      <w:pPr>
        <w:spacing w:line="240" w:lineRule="auto"/>
        <w:ind w:left="72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Subsets of the LS-SCLC population such as patients with a CR in the primary may be potentially spared from PCI in the era of modern imaging. </w:t>
      </w:r>
      <w:r w:rsidDel="00000000" w:rsidR="00000000" w:rsidRPr="00000000">
        <w:rPr>
          <w:rFonts w:ascii="Times New Roman" w:cs="Times New Roman" w:eastAsia="Times New Roman" w:hAnsi="Times New Roman"/>
          <w:i w:val="1"/>
          <w:sz w:val="20"/>
          <w:szCs w:val="20"/>
          <w:rtl w:val="0"/>
        </w:rPr>
        <w:t xml:space="preserve">However, the boards an</w:t>
      </w:r>
      <w:r w:rsidDel="00000000" w:rsidR="00000000" w:rsidRPr="00000000">
        <w:rPr>
          <w:i w:val="1"/>
          <w:rtl w:val="0"/>
        </w:rPr>
        <w:t xml:space="preserve">swer for LS-SCLC is to favor PCI based on the Auperin meta-analysis below.</w:t>
      </w:r>
      <w:r w:rsidDel="00000000" w:rsidR="00000000" w:rsidRPr="00000000">
        <w:rPr>
          <w:rtl w:val="0"/>
        </w:rPr>
      </w:r>
    </w:p>
    <w:p w:rsidR="00000000" w:rsidDel="00000000" w:rsidP="00000000" w:rsidRDefault="00000000" w:rsidRPr="00000000" w14:paraId="00000AE4">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92 patients without intracranial disease at initial staging. MFU ~5y. </w:t>
      </w:r>
    </w:p>
    <w:p w:rsidR="00000000" w:rsidDel="00000000" w:rsidP="00000000" w:rsidRDefault="00000000" w:rsidRPr="00000000" w14:paraId="00000AE5">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MS ~31→ 38 mo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p=0.07</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E6">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MPFS 12→ 26 mo.</w:t>
      </w:r>
    </w:p>
    <w:p w:rsidR="00000000" w:rsidDel="00000000" w:rsidP="00000000" w:rsidRDefault="00000000" w:rsidRPr="00000000" w14:paraId="00000AE7">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2y cumulative incidence of brain mets 29→ 10%, while at 4y was equivalent ~30%. </w:t>
      </w:r>
    </w:p>
    <w:p w:rsidR="00000000" w:rsidDel="00000000" w:rsidP="00000000" w:rsidRDefault="00000000" w:rsidRPr="00000000" w14:paraId="00000AE8">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 patients </w:t>
      </w:r>
      <w:r w:rsidDel="00000000" w:rsidR="00000000" w:rsidRPr="00000000">
        <w:rPr>
          <w:rtl w:val="0"/>
        </w:rPr>
        <w:t xml:space="preserve">with a negative</w:t>
      </w:r>
      <w:r w:rsidDel="00000000" w:rsidR="00000000" w:rsidRPr="00000000">
        <w:rPr>
          <w:rFonts w:ascii="Times New Roman" w:cs="Times New Roman" w:eastAsia="Times New Roman" w:hAnsi="Times New Roman"/>
          <w:sz w:val="20"/>
          <w:szCs w:val="20"/>
          <w:rtl w:val="0"/>
        </w:rPr>
        <w:t xml:space="preserve"> MRI brain after initial treatment, 1y incidence of brain mets ~10%.</w:t>
      </w:r>
    </w:p>
    <w:p w:rsidR="00000000" w:rsidDel="00000000" w:rsidP="00000000" w:rsidRDefault="00000000" w:rsidRPr="00000000" w14:paraId="00000AE9">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neurocognitive effects: </w:t>
      </w:r>
      <w:r w:rsidDel="00000000" w:rsidR="00000000" w:rsidRPr="00000000">
        <w:rPr>
          <w:rtl w:val="0"/>
        </w:rPr>
      </w:r>
    </w:p>
    <w:p w:rsidR="00000000" w:rsidDel="00000000" w:rsidP="00000000" w:rsidRDefault="00000000" w:rsidRPr="00000000" w14:paraId="00000AE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 to PCI, ~25% of pts have abnormal QoL-cognitive functioning </w:t>
      </w:r>
      <w:r w:rsidDel="00000000" w:rsidR="00000000" w:rsidRPr="00000000">
        <w:rPr>
          <w:rtl w:val="0"/>
        </w:rPr>
        <w:t xml:space="preserve">scores</w:t>
      </w:r>
      <w:r w:rsidDel="00000000" w:rsidR="00000000" w:rsidRPr="00000000">
        <w:rPr>
          <w:rFonts w:ascii="Times New Roman" w:cs="Times New Roman" w:eastAsia="Times New Roman" w:hAnsi="Times New Roman"/>
          <w:sz w:val="20"/>
          <w:szCs w:val="20"/>
          <w:rtl w:val="0"/>
        </w:rPr>
        <w:t xml:space="preserve">, increasing to ~40% at 2-3y.</w:t>
      </w:r>
    </w:p>
    <w:p w:rsidR="00000000" w:rsidDel="00000000" w:rsidP="00000000" w:rsidRDefault="00000000" w:rsidRPr="00000000" w14:paraId="00000AE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greater than 60 may be associated with more significant decline in memory.</w:t>
      </w:r>
    </w:p>
    <w:p w:rsidR="00000000" w:rsidDel="00000000" w:rsidP="00000000" w:rsidRDefault="00000000" w:rsidRPr="00000000" w14:paraId="00000AEC">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clear short term memory detriment with 30/10. </w:t>
      </w:r>
    </w:p>
    <w:p w:rsidR="00000000" w:rsidDel="00000000" w:rsidP="00000000" w:rsidRDefault="00000000" w:rsidRPr="00000000" w14:paraId="00000AED">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Hippocampal avoidance may lead to [</w:t>
      </w:r>
      <w:hyperlink w:anchor="y9yq0t2ckhf">
        <w:r w:rsidDel="00000000" w:rsidR="00000000" w:rsidRPr="00000000">
          <w:rPr>
            <w:rFonts w:ascii="Times New Roman" w:cs="Times New Roman" w:eastAsia="Times New Roman" w:hAnsi="Times New Roman"/>
            <w:sz w:val="20"/>
            <w:szCs w:val="20"/>
            <w:rtl w:val="0"/>
          </w:rPr>
          <w:t xml:space="preserve">improvements</w:t>
        </w:r>
      </w:hyperlink>
      <w:r w:rsidDel="00000000" w:rsidR="00000000" w:rsidRPr="00000000">
        <w:rPr>
          <w:rFonts w:ascii="Times New Roman" w:cs="Times New Roman" w:eastAsia="Times New Roman" w:hAnsi="Times New Roman"/>
          <w:sz w:val="20"/>
          <w:szCs w:val="20"/>
          <w:rtl w:val="0"/>
        </w:rPr>
        <w:t xml:space="preserve">] in free delayed recall.</w:t>
      </w:r>
    </w:p>
    <w:bookmarkStart w:colFirst="0" w:colLast="0" w:name="2iz1ptxc86ic" w:id="173"/>
    <w:bookmarkEnd w:id="173"/>
    <w:p w:rsidR="00000000" w:rsidDel="00000000" w:rsidP="00000000" w:rsidRDefault="00000000" w:rsidRPr="00000000" w14:paraId="00000AEE">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Meta-analysis </w:t>
      </w:r>
      <w:r w:rsidDel="00000000" w:rsidR="00000000" w:rsidRPr="00000000">
        <w:rPr>
          <w:rFonts w:ascii="Times New Roman" w:cs="Times New Roman" w:eastAsia="Times New Roman" w:hAnsi="Times New Roman"/>
          <w:sz w:val="20"/>
          <w:szCs w:val="20"/>
          <w:rtl w:val="0"/>
        </w:rPr>
        <w:t xml:space="preserve">[</w:t>
      </w:r>
      <w:hyperlink r:id="rId679">
        <w:r w:rsidDel="00000000" w:rsidR="00000000" w:rsidRPr="00000000">
          <w:rPr>
            <w:rFonts w:ascii="Times New Roman" w:cs="Times New Roman" w:eastAsia="Times New Roman" w:hAnsi="Times New Roman"/>
            <w:sz w:val="20"/>
            <w:szCs w:val="20"/>
            <w:rtl w:val="0"/>
          </w:rPr>
          <w:t xml:space="preserve">Auperin NEJM '99</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Meta ± PCI</w:t>
      </w:r>
      <w:r w:rsidDel="00000000" w:rsidR="00000000" w:rsidRPr="00000000">
        <w:rPr>
          <w:rFonts w:ascii="Times New Roman" w:cs="Times New Roman" w:eastAsia="Times New Roman" w:hAnsi="Times New Roman"/>
          <w:sz w:val="20"/>
          <w:szCs w:val="20"/>
          <w:rtl w:val="0"/>
        </w:rPr>
        <w:t xml:space="preserve"> for pts in CR, only 13% ES. </w:t>
      </w:r>
    </w:p>
    <w:p w:rsidR="00000000" w:rsidDel="00000000" w:rsidP="00000000" w:rsidRDefault="00000000" w:rsidRPr="00000000" w14:paraId="00000AE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improves 3y OS by over 5% for </w:t>
      </w:r>
      <w:r w:rsidDel="00000000" w:rsidR="00000000" w:rsidRPr="00000000">
        <w:rPr>
          <w:rtl w:val="0"/>
        </w:rPr>
        <w:t xml:space="preserve">those</w:t>
      </w:r>
      <w:r w:rsidDel="00000000" w:rsidR="00000000" w:rsidRPr="00000000">
        <w:rPr>
          <w:rFonts w:ascii="Times New Roman" w:cs="Times New Roman" w:eastAsia="Times New Roman" w:hAnsi="Times New Roman"/>
          <w:sz w:val="20"/>
          <w:szCs w:val="20"/>
          <w:rtl w:val="0"/>
        </w:rPr>
        <w:t xml:space="preserve"> in CR, though some trials defined CR by CXR alone (did not </w:t>
      </w:r>
      <w:r w:rsidDel="00000000" w:rsidR="00000000" w:rsidRPr="00000000">
        <w:rPr>
          <w:rtl w:val="0"/>
        </w:rPr>
        <w:t xml:space="preserve">image the brain</w:t>
      </w:r>
      <w:r w:rsidDel="00000000" w:rsidR="00000000" w:rsidRPr="00000000">
        <w:rPr>
          <w:rFonts w:ascii="Times New Roman" w:cs="Times New Roman" w:eastAsia="Times New Roman" w:hAnsi="Times New Roman"/>
          <w:sz w:val="20"/>
          <w:szCs w:val="20"/>
          <w:rtl w:val="0"/>
        </w:rPr>
        <w:t xml:space="preserve">). </w:t>
        <w:br w:type="textWrapping"/>
        <w:t xml:space="preserve">Unplanned subgroup of time between start of induction and randomization with trend towards less BM if PCI started &lt; 4 mo.</w:t>
      </w:r>
    </w:p>
    <w:p w:rsidR="00000000" w:rsidDel="00000000" w:rsidP="00000000" w:rsidRDefault="00000000" w:rsidRPr="00000000" w14:paraId="00000AF0">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Subsequently, Le Pechoux and Wolfson's QoL subset of this study demonstrated no benefit to doses &gt;25/10.</w:t>
      </w:r>
    </w:p>
    <w:p w:rsidR="00000000" w:rsidDel="00000000" w:rsidP="00000000" w:rsidRDefault="00000000" w:rsidRPr="00000000" w14:paraId="00000AF1">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987 pts,</w:t>
      </w:r>
      <w:r w:rsidDel="00000000" w:rsidR="00000000" w:rsidRPr="00000000">
        <w:rPr>
          <w:rFonts w:ascii="Cardo" w:cs="Cardo" w:eastAsia="Cardo" w:hAnsi="Cardo"/>
          <w:b w:val="1"/>
          <w:sz w:val="20"/>
          <w:szCs w:val="20"/>
          <w:rtl w:val="0"/>
        </w:rPr>
        <w:t xml:space="preserve"> 3y BM 60→ 30%</w:t>
      </w:r>
      <w:r w:rsidDel="00000000" w:rsidR="00000000" w:rsidRPr="00000000">
        <w:rPr>
          <w:rFonts w:ascii="Cardo" w:cs="Cardo" w:eastAsia="Cardo" w:hAnsi="Cardo"/>
          <w:sz w:val="20"/>
          <w:szCs w:val="20"/>
          <w:rtl w:val="0"/>
        </w:rPr>
        <w:t xml:space="preserve"> (59→ 33%), 3y OS 15→ 21%. RR death = 0.84.</w:t>
      </w:r>
    </w:p>
    <w:p w:rsidR="00000000" w:rsidDel="00000000" w:rsidP="00000000" w:rsidRDefault="00000000" w:rsidRPr="00000000" w14:paraId="00000AF2">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some trials, CR was defined by CXR! </w:t>
      </w:r>
    </w:p>
    <w:p w:rsidR="00000000" w:rsidDel="00000000" w:rsidP="00000000" w:rsidRDefault="00000000" w:rsidRPr="00000000" w14:paraId="00000AF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w:t>
      </w:r>
      <w:r w:rsidDel="00000000" w:rsidR="00000000" w:rsidRPr="00000000">
        <w:rPr>
          <w:rtl w:val="0"/>
        </w:rPr>
        <w:t xml:space="preserve">between the start</w:t>
      </w:r>
      <w:r w:rsidDel="00000000" w:rsidR="00000000" w:rsidRPr="00000000">
        <w:rPr>
          <w:rFonts w:ascii="Cardo" w:cs="Cardo" w:eastAsia="Cardo" w:hAnsi="Cardo"/>
          <w:sz w:val="20"/>
          <w:szCs w:val="20"/>
          <w:rtl w:val="0"/>
        </w:rPr>
        <w:t xml:space="preserve"> of induction and randomization &lt; 4 / 4-6 / &gt; 6 mo HR for brain mets of 0.3→ 0.5→ 0.7.</w:t>
      </w:r>
    </w:p>
    <w:p w:rsidR="00000000" w:rsidDel="00000000" w:rsidP="00000000" w:rsidRDefault="00000000" w:rsidRPr="00000000" w14:paraId="00000AF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was no difference in relative risk of death for differences in start of treatment.</w:t>
      </w:r>
    </w:p>
    <w:bookmarkStart w:colFirst="0" w:colLast="0" w:name="rzv3trcpeyty" w:id="174"/>
    <w:bookmarkEnd w:id="174"/>
    <w:p w:rsidR="00000000" w:rsidDel="00000000" w:rsidP="00000000" w:rsidRDefault="00000000" w:rsidRPr="00000000" w14:paraId="00000AF5">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RTOG 0212 </w:t>
      </w:r>
      <w:r w:rsidDel="00000000" w:rsidR="00000000" w:rsidRPr="00000000">
        <w:rPr>
          <w:rFonts w:ascii="Times New Roman" w:cs="Times New Roman" w:eastAsia="Times New Roman" w:hAnsi="Times New Roman"/>
          <w:sz w:val="20"/>
          <w:szCs w:val="20"/>
          <w:rtl w:val="0"/>
        </w:rPr>
        <w:t xml:space="preserve">[</w:t>
      </w:r>
      <w:hyperlink r:id="rId680">
        <w:r w:rsidDel="00000000" w:rsidR="00000000" w:rsidRPr="00000000">
          <w:rPr>
            <w:rFonts w:ascii="Times New Roman" w:cs="Times New Roman" w:eastAsia="Times New Roman" w:hAnsi="Times New Roman"/>
            <w:sz w:val="20"/>
            <w:szCs w:val="20"/>
            <w:rtl w:val="0"/>
          </w:rPr>
          <w:t xml:space="preserve">Le Pechoux Lancet '09</w:t>
        </w:r>
      </w:hyperlink>
      <w:r w:rsidDel="00000000" w:rsidR="00000000" w:rsidRPr="00000000">
        <w:rPr>
          <w:rFonts w:ascii="Times New Roman" w:cs="Times New Roman" w:eastAsia="Times New Roman" w:hAnsi="Times New Roman"/>
          <w:sz w:val="20"/>
          <w:szCs w:val="20"/>
          <w:rtl w:val="0"/>
        </w:rPr>
        <w:t xml:space="preserve">, </w:t>
      </w:r>
      <w:hyperlink r:id="rId681">
        <w:r w:rsidDel="00000000" w:rsidR="00000000" w:rsidRPr="00000000">
          <w:rPr>
            <w:rFonts w:ascii="Times New Roman" w:cs="Times New Roman" w:eastAsia="Times New Roman" w:hAnsi="Times New Roman"/>
            <w:sz w:val="20"/>
            <w:szCs w:val="20"/>
            <w:rtl w:val="0"/>
          </w:rPr>
          <w:t xml:space="preserve">Ann Onc '11]</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25/10</w:t>
      </w:r>
      <w:r w:rsidDel="00000000" w:rsidR="00000000" w:rsidRPr="00000000">
        <w:rPr>
          <w:rFonts w:ascii="Times New Roman" w:cs="Times New Roman" w:eastAsia="Times New Roman" w:hAnsi="Times New Roman"/>
          <w:b w:val="1"/>
          <w:sz w:val="20"/>
          <w:szCs w:val="20"/>
          <w:rtl w:val="0"/>
        </w:rPr>
        <w:t xml:space="preserve"> vs. 36/18 vs. 36/24 BID</w:t>
      </w:r>
      <w:r w:rsidDel="00000000" w:rsidR="00000000" w:rsidRPr="00000000">
        <w:rPr>
          <w:rFonts w:ascii="Times New Roman" w:cs="Times New Roman" w:eastAsia="Times New Roman" w:hAnsi="Times New Roman"/>
          <w:sz w:val="20"/>
          <w:szCs w:val="20"/>
          <w:rtl w:val="0"/>
        </w:rPr>
        <w:t xml:space="preserve"> for pts in CR.</w:t>
        <w:br w:type="textWrapping"/>
        <w:t xml:space="preserve">25/10 </w:t>
      </w:r>
      <w:r w:rsidDel="00000000" w:rsidR="00000000" w:rsidRPr="00000000">
        <w:rPr>
          <w:rtl w:val="0"/>
        </w:rPr>
        <w:t xml:space="preserve">is the standard</w:t>
      </w:r>
      <w:r w:rsidDel="00000000" w:rsidR="00000000" w:rsidRPr="00000000">
        <w:rPr>
          <w:rFonts w:ascii="Times New Roman" w:cs="Times New Roman" w:eastAsia="Times New Roman" w:hAnsi="Times New Roman"/>
          <w:sz w:val="20"/>
          <w:szCs w:val="20"/>
          <w:rtl w:val="0"/>
        </w:rPr>
        <w:t xml:space="preserve"> of care for PCI. There is more neurologic deterioration in doses higher than 25/10. </w:t>
      </w:r>
      <w:r w:rsidDel="00000000" w:rsidR="00000000" w:rsidRPr="00000000">
        <w:rPr>
          <w:rtl w:val="0"/>
        </w:rPr>
      </w:r>
    </w:p>
    <w:p w:rsidR="00000000" w:rsidDel="00000000" w:rsidP="00000000" w:rsidRDefault="00000000" w:rsidRPr="00000000" w14:paraId="00000AF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 pts LS-SCLC. All had pretreatment MRI or CT no more than 1 month before study entry.</w:t>
      </w:r>
    </w:p>
    <w:p w:rsidR="00000000" w:rsidDel="00000000" w:rsidP="00000000" w:rsidRDefault="00000000" w:rsidRPr="00000000" w14:paraId="00000AF7">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significant reduction in BM after higher dose, significant increase in mortality. </w:t>
      </w:r>
    </w:p>
    <w:p w:rsidR="00000000" w:rsidDel="00000000" w:rsidP="00000000" w:rsidRDefault="00000000" w:rsidRPr="00000000" w14:paraId="00000AF8">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2y BM ~25%. 2y OS 42→ 37% in higher dose </w:t>
      </w:r>
      <w:r w:rsidDel="00000000" w:rsidR="00000000" w:rsidRPr="00000000">
        <w:rPr>
          <w:rtl w:val="0"/>
        </w:rPr>
        <w:t xml:space="preserve">groups</w:t>
      </w:r>
      <w:r w:rsidDel="00000000" w:rsidR="00000000" w:rsidRPr="00000000">
        <w:rPr>
          <w:rFonts w:ascii="Times New Roman" w:cs="Times New Roman" w:eastAsia="Times New Roman" w:hAnsi="Times New Roman"/>
          <w:sz w:val="20"/>
          <w:szCs w:val="20"/>
          <w:rtl w:val="0"/>
        </w:rPr>
        <w:t xml:space="preserve"> likely due to increased CSM.</w:t>
      </w:r>
    </w:p>
    <w:p w:rsidR="00000000" w:rsidDel="00000000" w:rsidP="00000000" w:rsidRDefault="00000000" w:rsidRPr="00000000" w14:paraId="00000AF9">
      <w:pPr>
        <w:numPr>
          <w:ilvl w:val="1"/>
          <w:numId w:val="1"/>
        </w:numPr>
        <w:spacing w:line="240" w:lineRule="auto"/>
        <w:ind w:left="1440" w:hanging="360"/>
        <w:rPr>
          <w:rFonts w:ascii="Times New Roman" w:cs="Times New Roman" w:eastAsia="Times New Roman" w:hAnsi="Times New Roman"/>
          <w:sz w:val="20"/>
          <w:szCs w:val="20"/>
        </w:rPr>
      </w:pPr>
      <w:hyperlink r:id="rId682">
        <w:r w:rsidDel="00000000" w:rsidR="00000000" w:rsidRPr="00000000">
          <w:rPr>
            <w:rFonts w:ascii="Times New Roman" w:cs="Times New Roman" w:eastAsia="Times New Roman" w:hAnsi="Times New Roman"/>
            <w:sz w:val="20"/>
            <w:szCs w:val="20"/>
            <w:rtl w:val="0"/>
          </w:rPr>
          <w:t xml:space="preserve">Wolfson [IJROBP '11]</w:t>
        </w:r>
      </w:hyperlink>
      <w:r w:rsidDel="00000000" w:rsidR="00000000" w:rsidRPr="00000000">
        <w:rPr>
          <w:rFonts w:ascii="Times New Roman" w:cs="Times New Roman" w:eastAsia="Times New Roman" w:hAnsi="Times New Roman"/>
          <w:sz w:val="20"/>
          <w:szCs w:val="20"/>
          <w:rtl w:val="0"/>
        </w:rPr>
        <w:t xml:space="preserve">: Neurologic deterioration at 1y in at least one of the following regardless of brain mets: HVLT-recall, HVLT-recognition, HVLT-DR, COWAT, TMTA or TMTB.</w:t>
      </w:r>
    </w:p>
    <w:p w:rsidR="00000000" w:rsidDel="00000000" w:rsidP="00000000" w:rsidRDefault="00000000" w:rsidRPr="00000000" w14:paraId="00000AFA">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Neurologic deterioration in 62→ 85→ 89%. </w:t>
      </w:r>
    </w:p>
    <w:bookmarkStart w:colFirst="0" w:colLast="0" w:name="awimct4qrhv4" w:id="175"/>
    <w:bookmarkEnd w:id="175"/>
    <w:p w:rsidR="00000000" w:rsidDel="00000000" w:rsidP="00000000" w:rsidRDefault="00000000" w:rsidRPr="00000000" w14:paraId="00000AFB">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Netherlands</w:t>
      </w:r>
      <w:r w:rsidDel="00000000" w:rsidR="00000000" w:rsidRPr="00000000">
        <w:rPr>
          <w:rFonts w:ascii="Times New Roman" w:cs="Times New Roman" w:eastAsia="Times New Roman" w:hAnsi="Times New Roman"/>
          <w:sz w:val="20"/>
          <w:szCs w:val="20"/>
          <w:rtl w:val="0"/>
        </w:rPr>
        <w:t xml:space="preserve"> [</w:t>
      </w:r>
      <w:hyperlink r:id="rId683">
        <w:r w:rsidDel="00000000" w:rsidR="00000000" w:rsidRPr="00000000">
          <w:rPr>
            <w:rFonts w:ascii="Times New Roman" w:cs="Times New Roman" w:eastAsia="Times New Roman" w:hAnsi="Times New Roman"/>
            <w:sz w:val="20"/>
            <w:szCs w:val="20"/>
            <w:rtl w:val="0"/>
          </w:rPr>
          <w:t xml:space="preserve">Belderbos ASTRO ‘19</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PCI </w:t>
      </w:r>
      <w:r w:rsidDel="00000000" w:rsidR="00000000" w:rsidRPr="00000000">
        <w:rPr>
          <w:rFonts w:ascii="Times New Roman" w:cs="Times New Roman" w:eastAsia="Times New Roman" w:hAnsi="Times New Roman"/>
          <w:sz w:val="20"/>
          <w:szCs w:val="20"/>
          <w:rtl w:val="0"/>
        </w:rPr>
        <w:t xml:space="preserve">(25/10) </w:t>
      </w:r>
      <w:r w:rsidDel="00000000" w:rsidR="00000000" w:rsidRPr="00000000">
        <w:rPr>
          <w:rFonts w:ascii="Times New Roman" w:cs="Times New Roman" w:eastAsia="Times New Roman" w:hAnsi="Times New Roman"/>
          <w:b w:val="1"/>
          <w:sz w:val="20"/>
          <w:szCs w:val="20"/>
          <w:rtl w:val="0"/>
        </w:rPr>
        <w:t xml:space="preserve">± HA</w:t>
      </w:r>
      <w:r w:rsidDel="00000000" w:rsidR="00000000" w:rsidRPr="00000000">
        <w:rPr>
          <w:rFonts w:ascii="Times New Roman" w:cs="Times New Roman" w:eastAsia="Times New Roman" w:hAnsi="Times New Roman"/>
          <w:sz w:val="20"/>
          <w:szCs w:val="20"/>
          <w:rtl w:val="0"/>
        </w:rPr>
        <w:t xml:space="preserve">. </w:t>
        <w:br w:type="textWrapping"/>
        <w:t xml:space="preserve">There is no significant difference in the rate of brain mets with PCI. No patients </w:t>
      </w:r>
      <w:r w:rsidDel="00000000" w:rsidR="00000000" w:rsidRPr="00000000">
        <w:rPr>
          <w:rtl w:val="0"/>
        </w:rPr>
        <w:t xml:space="preserve">developed a single</w:t>
      </w:r>
      <w:r w:rsidDel="00000000" w:rsidR="00000000" w:rsidRPr="00000000">
        <w:rPr>
          <w:rFonts w:ascii="Times New Roman" w:cs="Times New Roman" w:eastAsia="Times New Roman" w:hAnsi="Times New Roman"/>
          <w:sz w:val="20"/>
          <w:szCs w:val="20"/>
          <w:rtl w:val="0"/>
        </w:rPr>
        <w:t xml:space="preserve"> brain met in the HA region.</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There appears to be no difference in neurocognitive decline with H</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AFC">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168 patients. 30% Extensive stage. All patients had baseline </w:t>
      </w:r>
      <w:r w:rsidDel="00000000" w:rsidR="00000000" w:rsidRPr="00000000">
        <w:rPr>
          <w:rtl w:val="0"/>
        </w:rPr>
        <w:t xml:space="preserve">MRIs</w:t>
      </w:r>
      <w:r w:rsidDel="00000000" w:rsidR="00000000" w:rsidRPr="00000000">
        <w:rPr>
          <w:rFonts w:ascii="Times New Roman" w:cs="Times New Roman" w:eastAsia="Times New Roman" w:hAnsi="Times New Roman"/>
          <w:sz w:val="20"/>
          <w:szCs w:val="20"/>
          <w:rtl w:val="0"/>
        </w:rPr>
        <w:t xml:space="preserve">. MFU 2y. </w:t>
      </w:r>
    </w:p>
    <w:p w:rsidR="00000000" w:rsidDel="00000000" w:rsidP="00000000" w:rsidRDefault="00000000" w:rsidRPr="00000000" w14:paraId="00000AFD">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13% developed brain metastasis. 70% of these asymptomatic and MRI detected, mostly at 4 mo, some at 1y.</w:t>
      </w:r>
    </w:p>
    <w:p w:rsidR="00000000" w:rsidDel="00000000" w:rsidP="00000000" w:rsidRDefault="00000000" w:rsidRPr="00000000" w14:paraId="00000AFE">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no difference in HVLT-R at 4 mo, with a rate of ~30% dropping at least 5 points in </w:t>
      </w:r>
      <w:r w:rsidDel="00000000" w:rsidR="00000000" w:rsidRPr="00000000">
        <w:rPr>
          <w:rtl w:val="0"/>
        </w:rPr>
        <w:t xml:space="preserve">both arms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FF">
      <w:pPr>
        <w:numPr>
          <w:ilvl w:val="1"/>
          <w:numId w:val="1"/>
        </w:numPr>
        <w:spacing w:line="240" w:lineRule="auto"/>
        <w:ind w:left="1440" w:hanging="360"/>
        <w:rPr>
          <w:u w:val="none"/>
        </w:rPr>
      </w:pPr>
      <w:r w:rsidDel="00000000" w:rsidR="00000000" w:rsidRPr="00000000">
        <w:rPr>
          <w:rFonts w:ascii="Cardo" w:cs="Cardo" w:eastAsia="Cardo" w:hAnsi="Cardo"/>
          <w:rtl w:val="0"/>
        </w:rPr>
        <w:t xml:space="preserve">8 mo HVLT-R dropping at least 5 points of ~34→ 26% (p=0.5).</w:t>
      </w:r>
    </w:p>
    <w:bookmarkStart w:colFirst="0" w:colLast="0" w:name="y9yq0t2ckhf" w:id="176"/>
    <w:bookmarkEnd w:id="176"/>
    <w:p w:rsidR="00000000" w:rsidDel="00000000" w:rsidP="00000000" w:rsidRDefault="00000000" w:rsidRPr="00000000" w14:paraId="00000B00">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Spanish PREMER</w:t>
      </w:r>
      <w:r w:rsidDel="00000000" w:rsidR="00000000" w:rsidRPr="00000000">
        <w:rPr>
          <w:rFonts w:ascii="Times New Roman" w:cs="Times New Roman" w:eastAsia="Times New Roman" w:hAnsi="Times New Roman"/>
          <w:sz w:val="20"/>
          <w:szCs w:val="20"/>
          <w:rtl w:val="0"/>
        </w:rPr>
        <w:t xml:space="preserve"> [</w:t>
      </w:r>
      <w:hyperlink r:id="rId684">
        <w:r w:rsidDel="00000000" w:rsidR="00000000" w:rsidRPr="00000000">
          <w:rPr>
            <w:rFonts w:ascii="Times New Roman" w:cs="Times New Roman" w:eastAsia="Times New Roman" w:hAnsi="Times New Roman"/>
            <w:sz w:val="20"/>
            <w:szCs w:val="20"/>
            <w:rtl w:val="0"/>
          </w:rPr>
          <w:t xml:space="preserve">Rodriguez De Dios ASTRO ‘19</w:t>
        </w:r>
      </w:hyperlink>
      <w:r w:rsidDel="00000000" w:rsidR="00000000" w:rsidRPr="00000000">
        <w:rPr>
          <w:rFonts w:ascii="Times New Roman" w:cs="Times New Roman" w:eastAsia="Times New Roman" w:hAnsi="Times New Roman"/>
          <w:sz w:val="20"/>
          <w:szCs w:val="20"/>
          <w:rtl w:val="0"/>
        </w:rPr>
        <w:t xml:space="preserve">]: Phase III. </w:t>
      </w:r>
      <w:r w:rsidDel="00000000" w:rsidR="00000000" w:rsidRPr="00000000">
        <w:rPr>
          <w:rFonts w:ascii="Times New Roman" w:cs="Times New Roman" w:eastAsia="Times New Roman" w:hAnsi="Times New Roman"/>
          <w:b w:val="1"/>
          <w:sz w:val="20"/>
          <w:szCs w:val="20"/>
          <w:rtl w:val="0"/>
        </w:rPr>
        <w:t xml:space="preserve">PCI </w:t>
      </w:r>
      <w:r w:rsidDel="00000000" w:rsidR="00000000" w:rsidRPr="00000000">
        <w:rPr>
          <w:rFonts w:ascii="Times New Roman" w:cs="Times New Roman" w:eastAsia="Times New Roman" w:hAnsi="Times New Roman"/>
          <w:sz w:val="20"/>
          <w:szCs w:val="20"/>
          <w:rtl w:val="0"/>
        </w:rPr>
        <w:t xml:space="preserve">(25/10)</w:t>
      </w:r>
      <w:r w:rsidDel="00000000" w:rsidR="00000000" w:rsidRPr="00000000">
        <w:rPr>
          <w:rFonts w:ascii="Times New Roman" w:cs="Times New Roman" w:eastAsia="Times New Roman" w:hAnsi="Times New Roman"/>
          <w:b w:val="1"/>
          <w:sz w:val="20"/>
          <w:szCs w:val="20"/>
          <w:rtl w:val="0"/>
        </w:rPr>
        <w:t xml:space="preserve"> ± HA</w:t>
      </w:r>
      <w:r w:rsidDel="00000000" w:rsidR="00000000" w:rsidRPr="00000000">
        <w:rPr>
          <w:rFonts w:ascii="Times New Roman" w:cs="Times New Roman" w:eastAsia="Times New Roman" w:hAnsi="Times New Roman"/>
          <w:sz w:val="20"/>
          <w:szCs w:val="20"/>
          <w:rtl w:val="0"/>
        </w:rPr>
        <w:t xml:space="preserve">.</w:t>
        <w:br w:type="textWrapping"/>
        <w:t xml:space="preserve">There is a significant decline in memory </w:t>
      </w:r>
      <w:r w:rsidDel="00000000" w:rsidR="00000000" w:rsidRPr="00000000">
        <w:rPr>
          <w:rtl w:val="0"/>
        </w:rPr>
        <w:t xml:space="preserve">in the PCI</w:t>
      </w:r>
      <w:r w:rsidDel="00000000" w:rsidR="00000000" w:rsidRPr="00000000">
        <w:rPr>
          <w:rFonts w:ascii="Times New Roman" w:cs="Times New Roman" w:eastAsia="Times New Roman" w:hAnsi="Times New Roman"/>
          <w:sz w:val="20"/>
          <w:szCs w:val="20"/>
          <w:rtl w:val="0"/>
        </w:rPr>
        <w:t xml:space="preserve"> group. The incidence of brain metastasis in the hippocampus is very low.</w:t>
      </w:r>
    </w:p>
    <w:p w:rsidR="00000000" w:rsidDel="00000000" w:rsidP="00000000" w:rsidRDefault="00000000" w:rsidRPr="00000000" w14:paraId="00000B01">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 patients. LS and ES. Primary: NCF at 3 mo assessed by Free and Cued Selective Reminding Test (memory). </w:t>
      </w:r>
    </w:p>
    <w:p w:rsidR="00000000" w:rsidDel="00000000" w:rsidP="00000000" w:rsidRDefault="00000000" w:rsidRPr="00000000" w14:paraId="00000B02">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PRV = Hippocampus + 5mm. </w:t>
      </w:r>
    </w:p>
    <w:p w:rsidR="00000000" w:rsidDel="00000000" w:rsidP="00000000" w:rsidRDefault="00000000" w:rsidRPr="00000000" w14:paraId="00000B0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D100 of 8.4 Gy, maximum dose 14.5 Gy. </w:t>
      </w:r>
    </w:p>
    <w:p w:rsidR="00000000" w:rsidDel="00000000" w:rsidP="00000000" w:rsidRDefault="00000000" w:rsidRPr="00000000" w14:paraId="00000B0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3 mo decline in free delayed recall of 22→ 5%. </w:t>
      </w:r>
    </w:p>
    <w:p w:rsidR="00000000" w:rsidDel="00000000" w:rsidP="00000000" w:rsidRDefault="00000000" w:rsidRPr="00000000" w14:paraId="00000B05">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6 mo decline in free delayed recall of 33→ 7%.</w:t>
      </w:r>
    </w:p>
    <w:p w:rsidR="00000000" w:rsidDel="00000000" w:rsidP="00000000" w:rsidRDefault="00000000" w:rsidRPr="00000000" w14:paraId="00000B0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12 mo decline in free delayed recall of 19→ 4%. </w:t>
      </w:r>
    </w:p>
    <w:p w:rsidR="00000000" w:rsidDel="00000000" w:rsidP="00000000" w:rsidRDefault="00000000" w:rsidRPr="00000000" w14:paraId="00000B07">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1y brain metastasis just over 20%. </w:t>
      </w:r>
      <w:r w:rsidDel="00000000" w:rsidR="00000000" w:rsidRPr="00000000">
        <w:rPr>
          <w:rFonts w:ascii="Times New Roman" w:cs="Times New Roman" w:eastAsia="Times New Roman" w:hAnsi="Times New Roman"/>
          <w:i w:val="1"/>
          <w:sz w:val="20"/>
          <w:szCs w:val="20"/>
          <w:rtl w:val="0"/>
        </w:rPr>
        <w:t xml:space="preserve">Only 4 patients developed brain metastasis </w:t>
      </w:r>
      <w:r w:rsidDel="00000000" w:rsidR="00000000" w:rsidRPr="00000000">
        <w:rPr>
          <w:i w:val="1"/>
          <w:rtl w:val="0"/>
        </w:rPr>
        <w:t xml:space="preserve">in the HA</w:t>
      </w:r>
      <w:r w:rsidDel="00000000" w:rsidR="00000000" w:rsidRPr="00000000">
        <w:rPr>
          <w:rFonts w:ascii="Times New Roman" w:cs="Times New Roman" w:eastAsia="Times New Roman" w:hAnsi="Times New Roman"/>
          <w:i w:val="1"/>
          <w:sz w:val="20"/>
          <w:szCs w:val="20"/>
          <w:rtl w:val="0"/>
        </w:rPr>
        <w:t xml:space="preserve"> region. </w:t>
      </w:r>
    </w:p>
    <w:p w:rsidR="00000000" w:rsidDel="00000000" w:rsidP="00000000" w:rsidRDefault="00000000" w:rsidRPr="00000000" w14:paraId="00000B08">
      <w:pPr>
        <w:numPr>
          <w:ilvl w:val="0"/>
          <w:numId w:val="1"/>
        </w:numPr>
        <w:spacing w:line="240" w:lineRule="auto"/>
        <w:ind w:left="720" w:hanging="360"/>
        <w:rPr>
          <w:u w:val="none"/>
        </w:rPr>
      </w:pPr>
      <w:r w:rsidDel="00000000" w:rsidR="00000000" w:rsidRPr="00000000">
        <w:rPr>
          <w:b w:val="1"/>
          <w:rtl w:val="0"/>
        </w:rPr>
        <w:t xml:space="preserve">SAKK 15/12</w:t>
      </w:r>
      <w:r w:rsidDel="00000000" w:rsidR="00000000" w:rsidRPr="00000000">
        <w:rPr>
          <w:rtl w:val="0"/>
        </w:rPr>
        <w:t xml:space="preserve"> [</w:t>
      </w:r>
      <w:hyperlink r:id="rId685">
        <w:r w:rsidDel="00000000" w:rsidR="00000000" w:rsidRPr="00000000">
          <w:rPr>
            <w:rtl w:val="0"/>
          </w:rPr>
          <w:t xml:space="preserve">Vees IJROBP '20</w:t>
        </w:r>
      </w:hyperlink>
      <w:r w:rsidDel="00000000" w:rsidR="00000000" w:rsidRPr="00000000">
        <w:rPr>
          <w:rtl w:val="0"/>
        </w:rPr>
        <w:t xml:space="preserve">]: Phase II. </w:t>
      </w:r>
      <w:r w:rsidDel="00000000" w:rsidR="00000000" w:rsidRPr="00000000">
        <w:rPr>
          <w:b w:val="1"/>
          <w:rtl w:val="0"/>
        </w:rPr>
        <w:t xml:space="preserve">Thoracic CCRT at C2 of chemo + HA-PCI</w:t>
      </w:r>
      <w:r w:rsidDel="00000000" w:rsidR="00000000" w:rsidRPr="00000000">
        <w:rPr>
          <w:rtl w:val="0"/>
        </w:rPr>
        <w:t xml:space="preserve">.</w:t>
      </w:r>
    </w:p>
    <w:p w:rsidR="00000000" w:rsidDel="00000000" w:rsidP="00000000" w:rsidRDefault="00000000" w:rsidRPr="00000000" w14:paraId="00000B09">
      <w:pPr>
        <w:spacing w:line="240" w:lineRule="auto"/>
        <w:ind w:left="720" w:firstLine="0"/>
        <w:rPr/>
      </w:pPr>
      <w:r w:rsidDel="00000000" w:rsidR="00000000" w:rsidRPr="00000000">
        <w:rPr>
          <w:rtl w:val="0"/>
        </w:rPr>
        <w:t xml:space="preserve">The rate of no NCF decline at 6 and 12 mo after early HA-PCI does not appear to be better than sequential PCI without HA.</w:t>
      </w:r>
    </w:p>
    <w:p w:rsidR="00000000" w:rsidDel="00000000" w:rsidP="00000000" w:rsidRDefault="00000000" w:rsidRPr="00000000" w14:paraId="00000B0A">
      <w:pPr>
        <w:spacing w:line="240" w:lineRule="auto"/>
        <w:ind w:left="720" w:firstLine="0"/>
        <w:rPr/>
      </w:pPr>
      <w:r w:rsidDel="00000000" w:rsidR="00000000" w:rsidRPr="00000000">
        <w:rPr>
          <w:rtl w:val="0"/>
        </w:rPr>
        <w:t xml:space="preserve">TBL </w:t>
      </w:r>
      <w:hyperlink r:id="rId686">
        <w:r w:rsidDel="00000000" w:rsidR="00000000" w:rsidRPr="00000000">
          <w:rPr>
            <w:vertAlign w:val="superscript"/>
            <w:rtl w:val="0"/>
          </w:rPr>
          <w:t xml:space="preserve">QS</w:t>
        </w:r>
      </w:hyperlink>
      <w:r w:rsidDel="00000000" w:rsidR="00000000" w:rsidRPr="00000000">
        <w:rPr>
          <w:rtl w:val="0"/>
        </w:rPr>
        <w:t xml:space="preserve">: In this phase 2 trial, HA-PCI during definitive thoracic chemoradiation for LS-SCLC did not seem to significantly reduce the rate of neurocognitive failure compared to historical controls of standard sequential PCI.</w:t>
      </w:r>
    </w:p>
    <w:p w:rsidR="00000000" w:rsidDel="00000000" w:rsidP="00000000" w:rsidRDefault="00000000" w:rsidRPr="00000000" w14:paraId="00000B0B">
      <w:pPr>
        <w:numPr>
          <w:ilvl w:val="1"/>
          <w:numId w:val="1"/>
        </w:numPr>
        <w:spacing w:line="240" w:lineRule="auto"/>
        <w:ind w:left="1440" w:hanging="360"/>
        <w:rPr>
          <w:u w:val="none"/>
        </w:rPr>
      </w:pPr>
      <w:r w:rsidDel="00000000" w:rsidR="00000000" w:rsidRPr="00000000">
        <w:rPr>
          <w:rFonts w:ascii="Gungsuh" w:cs="Gungsuh" w:eastAsia="Gungsuh" w:hAnsi="Gungsuh"/>
          <w:rtl w:val="0"/>
        </w:rPr>
        <w:t xml:space="preserve">38 pts. Primary: NCF at 6 mo after HA-PCI, assuming ≤ 30% of pts with no NCF decline as promising. MFU 1y.</w:t>
      </w:r>
    </w:p>
    <w:p w:rsidR="00000000" w:rsidDel="00000000" w:rsidP="00000000" w:rsidRDefault="00000000" w:rsidRPr="00000000" w14:paraId="00000B0C">
      <w:pPr>
        <w:numPr>
          <w:ilvl w:val="2"/>
          <w:numId w:val="1"/>
        </w:numPr>
        <w:spacing w:line="240" w:lineRule="auto"/>
        <w:ind w:left="2160" w:hanging="360"/>
        <w:rPr>
          <w:u w:val="none"/>
        </w:rPr>
      </w:pPr>
      <w:r w:rsidDel="00000000" w:rsidR="00000000" w:rsidRPr="00000000">
        <w:rPr>
          <w:rtl w:val="0"/>
        </w:rPr>
        <w:t xml:space="preserve">NCF tests: HVLT-R, COWA, TMTA/B at baseline, 1.5 mo, 3 mo, 6 mo, 12 mo.</w:t>
      </w:r>
    </w:p>
    <w:p w:rsidR="00000000" w:rsidDel="00000000" w:rsidP="00000000" w:rsidRDefault="00000000" w:rsidRPr="00000000" w14:paraId="00000B0D">
      <w:pPr>
        <w:numPr>
          <w:ilvl w:val="1"/>
          <w:numId w:val="1"/>
        </w:numPr>
        <w:spacing w:line="240" w:lineRule="auto"/>
        <w:ind w:left="1440" w:hanging="360"/>
        <w:rPr>
          <w:u w:val="none"/>
        </w:rPr>
      </w:pPr>
      <w:r w:rsidDel="00000000" w:rsidR="00000000" w:rsidRPr="00000000">
        <w:rPr>
          <w:rFonts w:ascii="Cardo" w:cs="Cardo" w:eastAsia="Cardo" w:hAnsi="Cardo"/>
          <w:rtl w:val="0"/>
        </w:rPr>
        <w:t xml:space="preserve">No NCF decline at 6 / 12 mo of 34→ 49%. </w:t>
      </w:r>
    </w:p>
    <w:p w:rsidR="00000000" w:rsidDel="00000000" w:rsidP="00000000" w:rsidRDefault="00000000" w:rsidRPr="00000000" w14:paraId="00000B0E">
      <w:pPr>
        <w:numPr>
          <w:ilvl w:val="1"/>
          <w:numId w:val="1"/>
        </w:numPr>
        <w:spacing w:line="240" w:lineRule="auto"/>
        <w:ind w:left="1440" w:hanging="360"/>
        <w:rPr>
          <w:u w:val="none"/>
        </w:rPr>
      </w:pPr>
      <w:r w:rsidDel="00000000" w:rsidR="00000000" w:rsidRPr="00000000">
        <w:rPr>
          <w:rtl w:val="0"/>
        </w:rPr>
        <w:t xml:space="preserve">1y BMFS 84%. 1y OS 88%. </w:t>
      </w:r>
    </w:p>
    <w:bookmarkStart w:colFirst="0" w:colLast="0" w:name="t1s96574976t" w:id="177"/>
    <w:bookmarkEnd w:id="177"/>
    <w:p w:rsidR="00000000" w:rsidDel="00000000" w:rsidP="00000000" w:rsidRDefault="00000000" w:rsidRPr="00000000" w14:paraId="00000B0F">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NRG-CC</w:t>
      </w:r>
      <w:r w:rsidDel="00000000" w:rsidR="00000000" w:rsidRPr="00000000">
        <w:rPr>
          <w:rFonts w:ascii="Times New Roman" w:cs="Times New Roman" w:eastAsia="Times New Roman" w:hAnsi="Times New Roman"/>
          <w:b w:val="1"/>
          <w:sz w:val="20"/>
          <w:szCs w:val="20"/>
          <w:rtl w:val="0"/>
        </w:rPr>
        <w:t xml:space="preserve">003</w:t>
      </w:r>
      <w:r w:rsidDel="00000000" w:rsidR="00000000" w:rsidRPr="00000000">
        <w:rPr>
          <w:rFonts w:ascii="Times New Roman" w:cs="Times New Roman" w:eastAsia="Times New Roman" w:hAnsi="Times New Roman"/>
          <w:sz w:val="20"/>
          <w:szCs w:val="20"/>
          <w:rtl w:val="0"/>
        </w:rPr>
        <w:t xml:space="preserve"> [</w:t>
      </w:r>
      <w:hyperlink r:id="rId687">
        <w:r w:rsidDel="00000000" w:rsidR="00000000" w:rsidRPr="00000000">
          <w:rPr>
            <w:rFonts w:ascii="Times New Roman" w:cs="Times New Roman" w:eastAsia="Times New Roman" w:hAnsi="Times New Roman"/>
            <w:sz w:val="20"/>
            <w:szCs w:val="20"/>
            <w:rtl w:val="0"/>
          </w:rPr>
          <w:t xml:space="preserve">NCT02635009</w:t>
        </w:r>
      </w:hyperlink>
      <w:r w:rsidDel="00000000" w:rsidR="00000000" w:rsidRPr="00000000">
        <w:rPr>
          <w:rFonts w:ascii="Times New Roman" w:cs="Times New Roman" w:eastAsia="Times New Roman" w:hAnsi="Times New Roman"/>
          <w:sz w:val="20"/>
          <w:szCs w:val="20"/>
          <w:rtl w:val="0"/>
        </w:rPr>
        <w:t xml:space="preserve">]: Phase II/III. </w:t>
      </w:r>
      <w:r w:rsidDel="00000000" w:rsidR="00000000" w:rsidRPr="00000000">
        <w:rPr>
          <w:rFonts w:ascii="Times New Roman" w:cs="Times New Roman" w:eastAsia="Times New Roman" w:hAnsi="Times New Roman"/>
          <w:b w:val="1"/>
          <w:sz w:val="20"/>
          <w:szCs w:val="20"/>
          <w:rtl w:val="0"/>
        </w:rPr>
        <w:t xml:space="preserve">PCI </w:t>
      </w:r>
      <w:r w:rsidDel="00000000" w:rsidR="00000000" w:rsidRPr="00000000">
        <w:rPr>
          <w:rFonts w:ascii="Times New Roman" w:cs="Times New Roman" w:eastAsia="Times New Roman" w:hAnsi="Times New Roman"/>
          <w:sz w:val="20"/>
          <w:szCs w:val="20"/>
          <w:rtl w:val="0"/>
        </w:rPr>
        <w:t xml:space="preserve">(25/10) </w:t>
      </w:r>
      <w:r w:rsidDel="00000000" w:rsidR="00000000" w:rsidRPr="00000000">
        <w:rPr>
          <w:rFonts w:ascii="Times New Roman" w:cs="Times New Roman" w:eastAsia="Times New Roman" w:hAnsi="Times New Roman"/>
          <w:b w:val="1"/>
          <w:sz w:val="20"/>
          <w:szCs w:val="20"/>
          <w:rtl w:val="0"/>
        </w:rPr>
        <w:t xml:space="preserve">± 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10">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tl w:val="0"/>
        </w:rPr>
        <w:t xml:space="preserve">For both limited stage and extensive stage disease.</w:t>
      </w:r>
    </w:p>
    <w:p w:rsidR="00000000" w:rsidDel="00000000" w:rsidP="00000000" w:rsidRDefault="00000000" w:rsidRPr="00000000" w14:paraId="00000B11">
      <w:pPr>
        <w:numPr>
          <w:ilvl w:val="1"/>
          <w:numId w:val="1"/>
        </w:numPr>
        <w:spacing w:line="240" w:lineRule="auto"/>
        <w:ind w:left="1440" w:hanging="360"/>
        <w:rPr>
          <w:rFonts w:ascii="Times New Roman" w:cs="Times New Roman" w:eastAsia="Times New Roman" w:hAnsi="Times New Roman"/>
          <w:sz w:val="20"/>
          <w:szCs w:val="20"/>
          <w:u w:val="none"/>
        </w:rPr>
      </w:pPr>
      <w:r w:rsidDel="00000000" w:rsidR="00000000" w:rsidRPr="00000000">
        <w:rPr>
          <w:rFonts w:ascii="Cardo" w:cs="Cardo" w:eastAsia="Cardo" w:hAnsi="Cardo"/>
          <w:sz w:val="20"/>
          <w:szCs w:val="20"/>
          <w:rtl w:val="0"/>
        </w:rPr>
        <w:t xml:space="preserve">Phase II accrued→ Study held x1y for data analysis. Results not yet available.</w:t>
      </w:r>
      <w:r w:rsidDel="00000000" w:rsidR="00000000" w:rsidRPr="00000000">
        <w:rPr>
          <w:rtl w:val="0"/>
        </w:rPr>
      </w:r>
    </w:p>
    <w:p w:rsidR="00000000" w:rsidDel="00000000" w:rsidP="00000000" w:rsidRDefault="00000000" w:rsidRPr="00000000" w14:paraId="00000B12">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Extensive Stage: Clinical Pearls</w:t>
            </w:r>
          </w:p>
          <w:p w:rsidR="00000000" w:rsidDel="00000000" w:rsidP="00000000" w:rsidRDefault="00000000" w:rsidRPr="00000000" w14:paraId="00000B14">
            <w:pPr>
              <w:spacing w:line="240" w:lineRule="auto"/>
              <w:rPr>
                <w:b w:val="1"/>
              </w:rPr>
            </w:pPr>
            <w:r w:rsidDel="00000000" w:rsidR="00000000" w:rsidRPr="00000000">
              <w:rPr>
                <w:rtl w:val="0"/>
              </w:rPr>
              <w:t xml:space="preserve">See [</w:t>
            </w:r>
            <w:hyperlink w:anchor="snu066265ta7">
              <w:r w:rsidDel="00000000" w:rsidR="00000000" w:rsidRPr="00000000">
                <w:rPr>
                  <w:rtl w:val="0"/>
                </w:rPr>
                <w:t xml:space="preserve">What is the role of RT in the immunotherapy era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15">
            <w:pPr>
              <w:numPr>
                <w:ilvl w:val="0"/>
                <w:numId w:val="5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 (70%): 5y OS &lt; 5% with MS 12 mo.</w:t>
            </w:r>
          </w:p>
          <w:p w:rsidR="00000000" w:rsidDel="00000000" w:rsidP="00000000" w:rsidRDefault="00000000" w:rsidRPr="00000000" w14:paraId="00000B16">
            <w:pPr>
              <w:widowControl w:val="0"/>
              <w:numPr>
                <w:ilvl w:val="0"/>
                <w:numId w:val="5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Palliative chemo-immunotherapy </w:t>
            </w:r>
            <w:r w:rsidDel="00000000" w:rsidR="00000000" w:rsidRPr="00000000">
              <w:rPr>
                <w:rFonts w:ascii="Times New Roman" w:cs="Times New Roman" w:eastAsia="Times New Roman" w:hAnsi="Times New Roman"/>
                <w:i w:val="1"/>
                <w:sz w:val="20"/>
                <w:szCs w:val="20"/>
                <w:rtl w:val="0"/>
              </w:rPr>
              <w:t xml:space="preserve">w</w:t>
            </w:r>
            <w:r w:rsidDel="00000000" w:rsidR="00000000" w:rsidRPr="00000000">
              <w:rPr>
                <w:i w:val="1"/>
                <w:rtl w:val="0"/>
              </w:rPr>
              <w:t xml:space="preserve">ithout </w:t>
            </w:r>
            <w:r w:rsidDel="00000000" w:rsidR="00000000" w:rsidRPr="00000000">
              <w:rPr>
                <w:rtl w:val="0"/>
              </w:rPr>
              <w:t xml:space="preserve">chest consolidation </w:t>
            </w:r>
            <w:r w:rsidDel="00000000" w:rsidR="00000000" w:rsidRPr="00000000">
              <w:rPr>
                <w:rFonts w:ascii="Times New Roman" w:cs="Times New Roman" w:eastAsia="Times New Roman" w:hAnsi="Times New Roman"/>
                <w:sz w:val="20"/>
                <w:szCs w:val="20"/>
                <w:rtl w:val="0"/>
              </w:rPr>
              <w:t xml:space="preserve">is standard of care.</w:t>
            </w:r>
          </w:p>
          <w:p w:rsidR="00000000" w:rsidDel="00000000" w:rsidP="00000000" w:rsidRDefault="00000000" w:rsidRPr="00000000" w14:paraId="00000B17">
            <w:pPr>
              <w:widowControl w:val="0"/>
              <w:numPr>
                <w:ilvl w:val="0"/>
                <w:numId w:val="5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Rationale for RT in ES-SCLC is palliation, while consolidative or prophylactic RT remains controversial.</w:t>
            </w:r>
          </w:p>
          <w:p w:rsidR="00000000" w:rsidDel="00000000" w:rsidP="00000000" w:rsidRDefault="00000000" w:rsidRPr="00000000" w14:paraId="00000B18">
            <w:pPr>
              <w:widowControl w:val="0"/>
              <w:numPr>
                <w:ilvl w:val="0"/>
                <w:numId w:val="5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Symptomatic brain mets at presentation should receive palliative RT.</w:t>
            </w:r>
          </w:p>
          <w:p w:rsidR="00000000" w:rsidDel="00000000" w:rsidP="00000000" w:rsidRDefault="00000000" w:rsidRPr="00000000" w14:paraId="00000B19">
            <w:pPr>
              <w:widowControl w:val="0"/>
              <w:numPr>
                <w:ilvl w:val="0"/>
                <w:numId w:val="5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Extra-cranial sites of symptomatic disease may be reasonably treated with chemo or RT.</w:t>
            </w:r>
          </w:p>
          <w:p w:rsidR="00000000" w:rsidDel="00000000" w:rsidP="00000000" w:rsidRDefault="00000000" w:rsidRPr="00000000" w14:paraId="00000B1A">
            <w:pPr>
              <w:widowControl w:val="0"/>
              <w:numPr>
                <w:ilvl w:val="0"/>
                <w:numId w:val="5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Non-symptomatic low volume brain mets should consider initiation of chemo or RT.</w:t>
            </w:r>
          </w:p>
          <w:p w:rsidR="00000000" w:rsidDel="00000000" w:rsidP="00000000" w:rsidRDefault="00000000" w:rsidRPr="00000000" w14:paraId="00000B1B">
            <w:pPr>
              <w:widowControl w:val="0"/>
              <w:numPr>
                <w:ilvl w:val="0"/>
                <w:numId w:val="56"/>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Standard of care is 4</w:t>
            </w:r>
            <w:r w:rsidDel="00000000" w:rsidR="00000000" w:rsidRPr="00000000">
              <w:rPr>
                <w:rtl w:val="0"/>
              </w:rPr>
              <w:t xml:space="preserve">c of chemo with concurrent and maintenance immunotherapy (or up to 6c chemo alone).</w:t>
            </w:r>
          </w:p>
          <w:p w:rsidR="00000000" w:rsidDel="00000000" w:rsidP="00000000" w:rsidRDefault="00000000" w:rsidRPr="00000000" w14:paraId="00000B1C">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t xml:space="preserve">Easy boards answer: CDDP 75 d1, Etoposide 100 d1-3 q3w x4c, add concurrent/adjuvant Durva for ES-SCLC (Atez: CarboE only).</w:t>
            </w:r>
            <w:r w:rsidDel="00000000" w:rsidR="00000000" w:rsidRPr="00000000">
              <w:rPr>
                <w:rtl w:val="0"/>
              </w:rPr>
            </w:r>
          </w:p>
        </w:tc>
      </w:tr>
    </w:tbl>
    <w:p w:rsidR="00000000" w:rsidDel="00000000" w:rsidP="00000000" w:rsidRDefault="00000000" w:rsidRPr="00000000" w14:paraId="00000B1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1E">
      <w:pPr>
        <w:pStyle w:val="Heading2"/>
        <w:rPr/>
      </w:pPr>
      <w:bookmarkStart w:colFirst="0" w:colLast="0" w:name="_mr2dodxoiote" w:id="178"/>
      <w:bookmarkEnd w:id="178"/>
      <w:hyperlink w:anchor="_nruipiivq02s">
        <w:r w:rsidDel="00000000" w:rsidR="00000000" w:rsidRPr="00000000">
          <w:rPr>
            <w:rtl w:val="0"/>
          </w:rPr>
          <w:t xml:space="preserve">Extensive Stage</w:t>
        </w:r>
      </w:hyperlink>
      <w:r w:rsidDel="00000000" w:rsidR="00000000" w:rsidRPr="00000000">
        <w:rPr>
          <w:rtl w:val="0"/>
        </w:rPr>
      </w:r>
    </w:p>
    <w:p w:rsidR="00000000" w:rsidDel="00000000" w:rsidP="00000000" w:rsidRDefault="00000000" w:rsidRPr="00000000" w14:paraId="00000B1F">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Thoracic RT with </w:t>
      </w:r>
      <w:r w:rsidDel="00000000" w:rsidR="00000000" w:rsidRPr="00000000">
        <w:rPr>
          <w:rFonts w:ascii="Times New Roman" w:cs="Times New Roman" w:eastAsia="Times New Roman" w:hAnsi="Times New Roman"/>
          <w:b w:val="1"/>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 OS benefit (25% LC benefit), PCI with </w:t>
      </w:r>
      <w:r w:rsidDel="00000000" w:rsidR="00000000" w:rsidRPr="00000000">
        <w:rPr>
          <w:rFonts w:ascii="Times New Roman" w:cs="Times New Roman" w:eastAsia="Times New Roman" w:hAnsi="Times New Roman"/>
          <w:b w:val="1"/>
          <w:sz w:val="20"/>
          <w:szCs w:val="20"/>
          <w:rtl w:val="0"/>
        </w:rPr>
        <w:t xml:space="preserve">10% </w:t>
      </w:r>
      <w:r w:rsidDel="00000000" w:rsidR="00000000" w:rsidRPr="00000000">
        <w:rPr>
          <w:rFonts w:ascii="Times New Roman" w:cs="Times New Roman" w:eastAsia="Times New Roman" w:hAnsi="Times New Roman"/>
          <w:sz w:val="20"/>
          <w:szCs w:val="20"/>
          <w:rtl w:val="0"/>
        </w:rPr>
        <w:t xml:space="preserve">OS benefit (now </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disproven" per [</w:t>
      </w:r>
      <w:hyperlink w:anchor="9gdi4pjk5ixd">
        <w:r w:rsidDel="00000000" w:rsidR="00000000" w:rsidRPr="00000000">
          <w:rPr>
            <w:rFonts w:ascii="Times New Roman" w:cs="Times New Roman" w:eastAsia="Times New Roman" w:hAnsi="Times New Roman"/>
            <w:sz w:val="20"/>
            <w:szCs w:val="20"/>
            <w:rtl w:val="0"/>
          </w:rPr>
          <w:t xml:space="preserve">Takahashi</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20">
      <w:pPr>
        <w:spacing w:line="240" w:lineRule="auto"/>
        <w:ind w:left="0" w:firstLine="0"/>
        <w:rPr/>
      </w:pPr>
      <w:r w:rsidDel="00000000" w:rsidR="00000000" w:rsidRPr="00000000">
        <w:rPr>
          <w:rtl w:val="0"/>
        </w:rPr>
        <w:t xml:space="preserve">See [</w:t>
      </w:r>
      <w:hyperlink w:anchor="a2sv4pgkksn3">
        <w:r w:rsidDel="00000000" w:rsidR="00000000" w:rsidRPr="00000000">
          <w:rPr>
            <w:rtl w:val="0"/>
          </w:rPr>
          <w:t xml:space="preserve">Impower133</w:t>
        </w:r>
      </w:hyperlink>
      <w:r w:rsidDel="00000000" w:rsidR="00000000" w:rsidRPr="00000000">
        <w:rPr>
          <w:rtl w:val="0"/>
        </w:rPr>
        <w:t xml:space="preserve">] (Atezolizumab) and [</w:t>
      </w:r>
      <w:hyperlink w:anchor="myzsvi6f3bt3">
        <w:r w:rsidDel="00000000" w:rsidR="00000000" w:rsidRPr="00000000">
          <w:rPr>
            <w:rtl w:val="0"/>
          </w:rPr>
          <w:t xml:space="preserve">CASPIAN</w:t>
        </w:r>
      </w:hyperlink>
      <w:r w:rsidDel="00000000" w:rsidR="00000000" w:rsidRPr="00000000">
        <w:rPr>
          <w:rtl w:val="0"/>
        </w:rPr>
        <w:t xml:space="preserve">] (Durvalumab).</w:t>
      </w:r>
    </w:p>
    <w:p w:rsidR="00000000" w:rsidDel="00000000" w:rsidP="00000000" w:rsidRDefault="00000000" w:rsidRPr="00000000" w14:paraId="00000B21">
      <w:pPr>
        <w:spacing w:line="240" w:lineRule="auto"/>
        <w:ind w:left="0" w:firstLine="0"/>
        <w:rPr/>
      </w:pPr>
      <w:r w:rsidDel="00000000" w:rsidR="00000000" w:rsidRPr="00000000">
        <w:rPr>
          <w:rtl w:val="0"/>
        </w:rPr>
        <w:t xml:space="preserve">See [</w:t>
      </w:r>
      <w:hyperlink w:anchor="snu066265ta7">
        <w:r w:rsidDel="00000000" w:rsidR="00000000" w:rsidRPr="00000000">
          <w:rPr>
            <w:rtl w:val="0"/>
          </w:rPr>
          <w:t xml:space="preserve">What is the role of RT in the immunotherapy era</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B22">
      <w:pPr>
        <w:pStyle w:val="Heading3"/>
        <w:spacing w:line="240" w:lineRule="auto"/>
        <w:rPr/>
      </w:pPr>
      <w:bookmarkStart w:colFirst="0" w:colLast="0" w:name="_ym48hrkd7ijr" w:id="179"/>
      <w:bookmarkEnd w:id="179"/>
      <w:hyperlink w:anchor="_x7eot2pqwmlq">
        <w:r w:rsidDel="00000000" w:rsidR="00000000" w:rsidRPr="00000000">
          <w:rPr>
            <w:u w:val="single"/>
            <w:rtl w:val="0"/>
          </w:rPr>
          <w:t xml:space="preserve">Role of RT in ES</w:t>
        </w:r>
      </w:hyperlink>
      <w:r w:rsidDel="00000000" w:rsidR="00000000" w:rsidRPr="00000000">
        <w:rPr>
          <w:rtl w:val="0"/>
        </w:rPr>
      </w:r>
    </w:p>
    <w:p w:rsidR="00000000" w:rsidDel="00000000" w:rsidP="00000000" w:rsidRDefault="00000000" w:rsidRPr="00000000" w14:paraId="00000B23">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Jeremic</w:t>
      </w:r>
      <w:r w:rsidDel="00000000" w:rsidR="00000000" w:rsidRPr="00000000">
        <w:rPr>
          <w:rFonts w:ascii="Times New Roman" w:cs="Times New Roman" w:eastAsia="Times New Roman" w:hAnsi="Times New Roman"/>
          <w:sz w:val="20"/>
          <w:szCs w:val="20"/>
          <w:rtl w:val="0"/>
        </w:rPr>
        <w:t xml:space="preserve"> [</w:t>
      </w:r>
      <w:hyperlink r:id="rId688">
        <w:r w:rsidDel="00000000" w:rsidR="00000000" w:rsidRPr="00000000">
          <w:rPr>
            <w:rFonts w:ascii="Times New Roman" w:cs="Times New Roman" w:eastAsia="Times New Roman" w:hAnsi="Times New Roman"/>
            <w:sz w:val="20"/>
            <w:szCs w:val="20"/>
            <w:rtl w:val="0"/>
          </w:rPr>
          <w:t xml:space="preserve">JCO '99]</w:t>
        </w:r>
      </w:hyperlink>
      <w:r w:rsidDel="00000000" w:rsidR="00000000" w:rsidRPr="00000000">
        <w:rPr>
          <w:rFonts w:ascii="Times New Roman" w:cs="Times New Roman" w:eastAsia="Times New Roman" w:hAnsi="Times New Roman"/>
          <w:sz w:val="20"/>
          <w:szCs w:val="20"/>
          <w:rtl w:val="0"/>
        </w:rPr>
        <w:t xml:space="preserve">: Single institution. CR distally and at least PR in chest after 3x chemo </w:t>
      </w:r>
      <w:r w:rsidDel="00000000" w:rsidR="00000000" w:rsidRPr="00000000">
        <w:rPr>
          <w:rFonts w:ascii="Cardo" w:cs="Cardo" w:eastAsia="Cardo" w:hAnsi="Cardo"/>
          <w:b w:val="1"/>
          <w:sz w:val="20"/>
          <w:szCs w:val="20"/>
          <w:rtl w:val="0"/>
        </w:rPr>
        <w:t xml:space="preserve">± 54/36 BID with CE→ PCI</w:t>
      </w:r>
      <w:r w:rsidDel="00000000" w:rsidR="00000000" w:rsidRPr="00000000">
        <w:rPr>
          <w:rFonts w:ascii="Times New Roman" w:cs="Times New Roman" w:eastAsia="Times New Roman" w:hAnsi="Times New Roman"/>
          <w:sz w:val="20"/>
          <w:szCs w:val="20"/>
          <w:rtl w:val="0"/>
        </w:rPr>
        <w:t xml:space="preserve">.</w:t>
        <w:br w:type="textWrapping"/>
        <w:t xml:space="preserve">Improvement in overall survival with CCRT given after 3c of chemotherapy.</w:t>
      </w:r>
    </w:p>
    <w:p w:rsidR="00000000" w:rsidDel="00000000" w:rsidP="00000000" w:rsidRDefault="00000000" w:rsidRPr="00000000" w14:paraId="00000B2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210 pts. CDDP 50/Etop 50 x3c→ at least PR in chest, CR distally.</w:t>
      </w:r>
    </w:p>
    <w:p w:rsidR="00000000" w:rsidDel="00000000" w:rsidP="00000000" w:rsidRDefault="00000000" w:rsidRPr="00000000" w14:paraId="00000B25">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fields: (gross dz and ipsi hilum + 2 cm) + (mediastinum + 1 cm) + (bilateral SC</w:t>
      </w:r>
      <w:r w:rsidDel="00000000" w:rsidR="00000000" w:rsidRPr="00000000">
        <w:rPr>
          <w:rtl w:val="0"/>
        </w:rPr>
        <w:t xml:space="preserve">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2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11→ 17 mo. 3y OS 13→ 22%. 5y OS 4→ 9%.</w:t>
      </w:r>
    </w:p>
    <w:p w:rsidR="00000000" w:rsidDel="00000000" w:rsidP="00000000" w:rsidRDefault="00000000" w:rsidRPr="00000000" w14:paraId="00000B27">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Slight benefit to thoracic RT, but not enough to change in a lot of centers.</w:t>
      </w:r>
    </w:p>
    <w:bookmarkStart w:colFirst="0" w:colLast="0" w:name="xm6erzs5c8vp" w:id="180"/>
    <w:bookmarkEnd w:id="180"/>
    <w:p w:rsidR="00000000" w:rsidDel="00000000" w:rsidP="00000000" w:rsidRDefault="00000000" w:rsidRPr="00000000" w14:paraId="00000B28">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CREST </w:t>
      </w:r>
      <w:r w:rsidDel="00000000" w:rsidR="00000000" w:rsidRPr="00000000">
        <w:rPr>
          <w:rFonts w:ascii="Times New Roman" w:cs="Times New Roman" w:eastAsia="Times New Roman" w:hAnsi="Times New Roman"/>
          <w:sz w:val="20"/>
          <w:szCs w:val="20"/>
          <w:rtl w:val="0"/>
        </w:rPr>
        <w:t xml:space="preserve">[</w:t>
      </w:r>
      <w:hyperlink r:id="rId689">
        <w:r w:rsidDel="00000000" w:rsidR="00000000" w:rsidRPr="00000000">
          <w:rPr>
            <w:rFonts w:ascii="Times New Roman" w:cs="Times New Roman" w:eastAsia="Times New Roman" w:hAnsi="Times New Roman"/>
            <w:b w:val="1"/>
            <w:sz w:val="20"/>
            <w:szCs w:val="20"/>
            <w:rtl w:val="0"/>
          </w:rPr>
          <w:t xml:space="preserve">Slotman</w:t>
        </w:r>
      </w:hyperlink>
      <w:hyperlink r:id="rId690">
        <w:r w:rsidDel="00000000" w:rsidR="00000000" w:rsidRPr="00000000">
          <w:rPr>
            <w:rFonts w:ascii="Times New Roman" w:cs="Times New Roman" w:eastAsia="Times New Roman" w:hAnsi="Times New Roman"/>
            <w:sz w:val="20"/>
            <w:szCs w:val="20"/>
            <w:rtl w:val="0"/>
          </w:rPr>
          <w:t xml:space="preserve"> Lancet '1</w:t>
        </w:r>
      </w:hyperlink>
      <w:hyperlink r:id="rId691">
        <w:r w:rsidDel="00000000" w:rsidR="00000000" w:rsidRPr="00000000">
          <w:rPr>
            <w:rtl w:val="0"/>
          </w:rPr>
          <w:t xml:space="preserve">5</w:t>
        </w:r>
      </w:hyperlink>
      <w:r w:rsidDel="00000000" w:rsidR="00000000" w:rsidRPr="00000000">
        <w:rPr>
          <w:rFonts w:ascii="Times New Roman" w:cs="Times New Roman" w:eastAsia="Times New Roman" w:hAnsi="Times New Roman"/>
          <w:sz w:val="20"/>
          <w:szCs w:val="20"/>
          <w:rtl w:val="0"/>
        </w:rPr>
        <w:t xml:space="preserve">, </w:t>
      </w:r>
      <w:hyperlink r:id="rId692">
        <w:r w:rsidDel="00000000" w:rsidR="00000000" w:rsidRPr="00000000">
          <w:rPr>
            <w:rFonts w:ascii="Times New Roman" w:cs="Times New Roman" w:eastAsia="Times New Roman" w:hAnsi="Times New Roman"/>
            <w:sz w:val="20"/>
            <w:szCs w:val="20"/>
            <w:rtl w:val="0"/>
          </w:rPr>
          <w:t xml:space="preserve">'17</w:t>
        </w:r>
      </w:hyperlink>
      <w:r w:rsidDel="00000000" w:rsidR="00000000" w:rsidRPr="00000000">
        <w:rPr>
          <w:rFonts w:ascii="Cardo" w:cs="Cardo" w:eastAsia="Cardo" w:hAnsi="Cardo"/>
          <w:sz w:val="20"/>
          <w:szCs w:val="20"/>
          <w:rtl w:val="0"/>
        </w:rPr>
        <w:t xml:space="preserve">]: 4-6c chemo→ PR/CR→ </w:t>
      </w:r>
      <w:r w:rsidDel="00000000" w:rsidR="00000000" w:rsidRPr="00000000">
        <w:rPr>
          <w:rFonts w:ascii="Times New Roman" w:cs="Times New Roman" w:eastAsia="Times New Roman" w:hAnsi="Times New Roman"/>
          <w:b w:val="1"/>
          <w:sz w:val="20"/>
          <w:szCs w:val="20"/>
          <w:rtl w:val="0"/>
        </w:rPr>
        <w:t xml:space="preserve">PCI </w:t>
      </w:r>
      <w:r w:rsidDel="00000000" w:rsidR="00000000" w:rsidRPr="00000000">
        <w:rPr>
          <w:rFonts w:ascii="Times New Roman" w:cs="Times New Roman" w:eastAsia="Times New Roman" w:hAnsi="Times New Roman"/>
          <w:sz w:val="20"/>
          <w:szCs w:val="20"/>
          <w:rtl w:val="0"/>
        </w:rPr>
        <w:t xml:space="preserve">(dealers choice)</w:t>
      </w:r>
      <w:r w:rsidDel="00000000" w:rsidR="00000000" w:rsidRPr="00000000">
        <w:rPr>
          <w:rFonts w:ascii="Times New Roman" w:cs="Times New Roman" w:eastAsia="Times New Roman" w:hAnsi="Times New Roman"/>
          <w:b w:val="1"/>
          <w:sz w:val="20"/>
          <w:szCs w:val="20"/>
          <w:rtl w:val="0"/>
        </w:rPr>
        <w:t xml:space="preserve"> ± Thoracic RT 30/10</w:t>
      </w:r>
      <w:r w:rsidDel="00000000" w:rsidR="00000000" w:rsidRPr="00000000">
        <w:rPr>
          <w:rFonts w:ascii="Times New Roman" w:cs="Times New Roman" w:eastAsia="Times New Roman" w:hAnsi="Times New Roman"/>
          <w:sz w:val="20"/>
          <w:szCs w:val="20"/>
          <w:rtl w:val="0"/>
        </w:rPr>
        <w:t xml:space="preserve">.</w:t>
        <w:br w:type="textWrapping"/>
        <w:t xml:space="preserve">Improvement in 2y OS (not primary endpoint) with consolidative RT delivered after completion of chemo and PCI.</w:t>
      </w:r>
    </w:p>
    <w:p w:rsidR="00000000" w:rsidDel="00000000" w:rsidP="00000000" w:rsidRDefault="00000000" w:rsidRPr="00000000" w14:paraId="00000B2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 significantly worse when liver and/or bone mets present.</w:t>
      </w:r>
    </w:p>
    <w:p w:rsidR="00000000" w:rsidDel="00000000" w:rsidP="00000000" w:rsidRDefault="00000000" w:rsidRPr="00000000" w14:paraId="00000B2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insufficient data for patients in CR; </w:t>
      </w:r>
      <w:r w:rsidDel="00000000" w:rsidR="00000000" w:rsidRPr="00000000">
        <w:rPr>
          <w:rtl w:val="0"/>
        </w:rPr>
        <w:t xml:space="preserve">it may</w:t>
      </w:r>
      <w:r w:rsidDel="00000000" w:rsidR="00000000" w:rsidRPr="00000000">
        <w:rPr>
          <w:rFonts w:ascii="Times New Roman" w:cs="Times New Roman" w:eastAsia="Times New Roman" w:hAnsi="Times New Roman"/>
          <w:sz w:val="20"/>
          <w:szCs w:val="20"/>
          <w:rtl w:val="0"/>
        </w:rPr>
        <w:t xml:space="preserve"> be reasonable to observe. </w:t>
      </w:r>
    </w:p>
    <w:p w:rsidR="00000000" w:rsidDel="00000000" w:rsidP="00000000" w:rsidRDefault="00000000" w:rsidRPr="00000000" w14:paraId="00000B2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498 pts. ES, no brain mets or pleural involvement. </w:t>
      </w:r>
      <w:r w:rsidDel="00000000" w:rsidR="00000000" w:rsidRPr="00000000">
        <w:rPr>
          <w:rtl w:val="0"/>
        </w:rPr>
        <w:t xml:space="preserve">12% of patients had CR in the chest</w:t>
      </w:r>
      <w:r w:rsidDel="00000000" w:rsidR="00000000" w:rsidRPr="00000000">
        <w:rPr>
          <w:rFonts w:ascii="Times New Roman" w:cs="Times New Roman" w:eastAsia="Times New Roman" w:hAnsi="Times New Roman"/>
          <w:sz w:val="20"/>
          <w:szCs w:val="20"/>
          <w:rtl w:val="0"/>
        </w:rPr>
        <w:t xml:space="preserve">. MFU 2y.</w:t>
      </w:r>
    </w:p>
    <w:p w:rsidR="00000000" w:rsidDel="00000000" w:rsidP="00000000" w:rsidRDefault="00000000" w:rsidRPr="00000000" w14:paraId="00000B2C">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chemo 50% of asx patients were screened, while 20% of asx patients were screened after chemo.</w:t>
      </w:r>
    </w:p>
    <w:p w:rsidR="00000000" w:rsidDel="00000000" w:rsidP="00000000" w:rsidRDefault="00000000" w:rsidRPr="00000000" w14:paraId="00000B2D">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pre and post-chemo nodal stations (even in CR) + 1.5 cm margin. </w:t>
      </w:r>
    </w:p>
    <w:p w:rsidR="00000000" w:rsidDel="00000000" w:rsidP="00000000" w:rsidRDefault="00000000" w:rsidRPr="00000000" w14:paraId="00000B2E">
      <w:pPr>
        <w:numPr>
          <w:ilvl w:val="3"/>
          <w:numId w:val="1"/>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2D and 3D planning allowed. Lung V20 &lt; 35%. </w:t>
      </w:r>
    </w:p>
    <w:p w:rsidR="00000000" w:rsidDel="00000000" w:rsidP="00000000" w:rsidRDefault="00000000" w:rsidRPr="00000000" w14:paraId="00000B2F">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Did not meet primary 1y OS</w:t>
      </w:r>
      <w:r w:rsidDel="00000000" w:rsidR="00000000" w:rsidRPr="00000000">
        <w:rPr>
          <w:rFonts w:ascii="Cardo" w:cs="Cardo" w:eastAsia="Cardo" w:hAnsi="Cardo"/>
          <w:sz w:val="20"/>
          <w:szCs w:val="20"/>
          <w:rtl w:val="0"/>
        </w:rPr>
        <w:t xml:space="preserve"> ~28→ 33% (p=0.06)</w:t>
      </w:r>
      <w:r w:rsidDel="00000000" w:rsidR="00000000" w:rsidRPr="00000000">
        <w:rPr>
          <w:rFonts w:ascii="Cardo" w:cs="Cardo" w:eastAsia="Cardo" w:hAnsi="Cardo"/>
          <w:b w:val="1"/>
          <w:sz w:val="20"/>
          <w:szCs w:val="20"/>
          <w:rtl w:val="0"/>
        </w:rPr>
        <w:t xml:space="preserve"> but 2y OS 3→ 13%</w:t>
      </w:r>
      <w:r w:rsidDel="00000000" w:rsidR="00000000" w:rsidRPr="00000000">
        <w:rPr>
          <w:rFonts w:ascii="Cardo" w:cs="Cardo" w:eastAsia="Cardo" w:hAnsi="Cardo"/>
          <w:sz w:val="20"/>
          <w:szCs w:val="20"/>
          <w:rtl w:val="0"/>
        </w:rPr>
        <w:t xml:space="preserve">. 6m PFS 7→ 24%.</w:t>
      </w:r>
    </w:p>
    <w:p w:rsidR="00000000" w:rsidDel="00000000" w:rsidP="00000000" w:rsidRDefault="00000000" w:rsidRPr="00000000" w14:paraId="00000B30">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 ~8m, but MS thoracic disease 12 mo, DM 7.5 mo, or both 8.3 mo. </w:t>
      </w:r>
    </w:p>
    <w:p w:rsidR="00000000" w:rsidDel="00000000" w:rsidP="00000000" w:rsidRDefault="00000000" w:rsidRPr="00000000" w14:paraId="00000B31">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suggests LC (thoracic disease only) may translate to better OS.</w:t>
      </w:r>
    </w:p>
    <w:p w:rsidR="00000000" w:rsidDel="00000000" w:rsidP="00000000" w:rsidRDefault="00000000" w:rsidRPr="00000000" w14:paraId="00000B32">
      <w:pPr>
        <w:numPr>
          <w:ilvl w:val="1"/>
          <w:numId w:val="1"/>
        </w:numPr>
        <w:spacing w:line="240" w:lineRule="auto"/>
        <w:ind w:left="1440" w:hanging="360"/>
        <w:rPr>
          <w:u w:val="none"/>
        </w:rPr>
      </w:pPr>
      <w:r w:rsidDel="00000000" w:rsidR="00000000" w:rsidRPr="00000000">
        <w:rPr>
          <w:rtl w:val="0"/>
        </w:rPr>
        <w:t xml:space="preserve">Only the patients with residual chest disease (88%) appeared to benefit from thoracic RT [</w:t>
      </w:r>
      <w:hyperlink r:id="rId693">
        <w:r w:rsidDel="00000000" w:rsidR="00000000" w:rsidRPr="00000000">
          <w:rPr>
            <w:rtl w:val="0"/>
          </w:rPr>
          <w:t xml:space="preserve">Slotman Lancet '15</w:t>
        </w:r>
      </w:hyperlink>
      <w:r w:rsidDel="00000000" w:rsidR="00000000" w:rsidRPr="00000000">
        <w:rPr>
          <w:rtl w:val="0"/>
        </w:rPr>
        <w:t xml:space="preserve">].</w:t>
      </w:r>
    </w:p>
    <w:p w:rsidR="00000000" w:rsidDel="00000000" w:rsidP="00000000" w:rsidRDefault="00000000" w:rsidRPr="00000000" w14:paraId="00000B3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Intrathoracic progression alone 46→ 20%, but 36% had DM as first progression in thoracic RT arm.</w:t>
      </w:r>
    </w:p>
    <w:p w:rsidR="00000000" w:rsidDel="00000000" w:rsidP="00000000" w:rsidRDefault="00000000" w:rsidRPr="00000000" w14:paraId="00000B34">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Slotman NNT to save one life of 11, but still appears cost effective </w:t>
      </w:r>
      <w:hyperlink r:id="rId694">
        <w:r w:rsidDel="00000000" w:rsidR="00000000" w:rsidRPr="00000000">
          <w:rPr>
            <w:rFonts w:ascii="Times New Roman" w:cs="Times New Roman" w:eastAsia="Times New Roman" w:hAnsi="Times New Roman"/>
            <w:sz w:val="20"/>
            <w:szCs w:val="20"/>
            <w:vertAlign w:val="superscript"/>
            <w:rtl w:val="0"/>
          </w:rPr>
          <w:t xml:space="preserve">QS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35">
      <w:pPr>
        <w:numPr>
          <w:ilvl w:val="1"/>
          <w:numId w:val="1"/>
        </w:numPr>
        <w:spacing w:line="240" w:lineRule="auto"/>
        <w:ind w:left="1440" w:hanging="360"/>
        <w:rPr>
          <w:u w:val="none"/>
        </w:rPr>
      </w:pPr>
      <w:r w:rsidDel="00000000" w:rsidR="00000000" w:rsidRPr="00000000">
        <w:rPr>
          <w:rtl w:val="0"/>
        </w:rPr>
        <w:t xml:space="preserve">Secondary analysis [</w:t>
      </w:r>
      <w:hyperlink r:id="rId695">
        <w:r w:rsidDel="00000000" w:rsidR="00000000" w:rsidRPr="00000000">
          <w:rPr>
            <w:rtl w:val="0"/>
          </w:rPr>
          <w:t xml:space="preserve">Slotman Lung Cancer '17</w:t>
        </w:r>
      </w:hyperlink>
      <w:r w:rsidDel="00000000" w:rsidR="00000000" w:rsidRPr="00000000">
        <w:rPr>
          <w:rtl w:val="0"/>
        </w:rPr>
        <w:t xml:space="preserve">]: OS and PFS were significantly better in patients with 2 or fewer metastases. OS was significantly worse if the liver and/or bone mets present. Future studies on extrathoracic RT in ES-SCLC should focus on patients with 2 or fewer metastases.</w:t>
      </w:r>
    </w:p>
    <w:p w:rsidR="00000000" w:rsidDel="00000000" w:rsidP="00000000" w:rsidRDefault="00000000" w:rsidRPr="00000000" w14:paraId="00000B36">
      <w:pPr>
        <w:spacing w:line="240" w:lineRule="auto"/>
        <w:ind w:left="1440" w:firstLine="0"/>
        <w:rPr/>
      </w:pPr>
      <w:r w:rsidDel="00000000" w:rsidR="00000000" w:rsidRPr="00000000">
        <w:rPr>
          <w:rtl w:val="0"/>
        </w:rPr>
      </w:r>
    </w:p>
    <w:p w:rsidR="00000000" w:rsidDel="00000000" w:rsidP="00000000" w:rsidRDefault="00000000" w:rsidRPr="00000000" w14:paraId="00000B37">
      <w:pPr>
        <w:pStyle w:val="Heading3"/>
        <w:rPr/>
      </w:pPr>
      <w:bookmarkStart w:colFirst="0" w:colLast="0" w:name="_jw31k4zcm6jc" w:id="181"/>
      <w:bookmarkEnd w:id="181"/>
      <w:hyperlink w:anchor="_mr2dodxoiote">
        <w:r w:rsidDel="00000000" w:rsidR="00000000" w:rsidRPr="00000000">
          <w:rPr>
            <w:u w:val="single"/>
            <w:rtl w:val="0"/>
          </w:rPr>
          <w:t xml:space="preserve">Oligometastatic SCLC</w:t>
        </w:r>
      </w:hyperlink>
      <w:r w:rsidDel="00000000" w:rsidR="00000000" w:rsidRPr="00000000">
        <w:rPr>
          <w:rtl w:val="0"/>
        </w:rPr>
      </w:r>
    </w:p>
    <w:p w:rsidR="00000000" w:rsidDel="00000000" w:rsidP="00000000" w:rsidRDefault="00000000" w:rsidRPr="00000000" w14:paraId="00000B38">
      <w:pPr>
        <w:numPr>
          <w:ilvl w:val="0"/>
          <w:numId w:val="68"/>
        </w:numPr>
        <w:spacing w:line="240" w:lineRule="auto"/>
        <w:ind w:left="720" w:hanging="360"/>
      </w:pPr>
      <w:r w:rsidDel="00000000" w:rsidR="00000000" w:rsidRPr="00000000">
        <w:rPr>
          <w:b w:val="1"/>
          <w:rtl w:val="0"/>
        </w:rPr>
        <w:t xml:space="preserve">RTOG 0937 </w:t>
      </w:r>
      <w:r w:rsidDel="00000000" w:rsidR="00000000" w:rsidRPr="00000000">
        <w:rPr>
          <w:rtl w:val="0"/>
        </w:rPr>
        <w:t xml:space="preserve">[</w:t>
      </w:r>
      <w:hyperlink r:id="rId696">
        <w:r w:rsidDel="00000000" w:rsidR="00000000" w:rsidRPr="00000000">
          <w:rPr>
            <w:rtl w:val="0"/>
          </w:rPr>
          <w:t xml:space="preserve">Protocol</w:t>
        </w:r>
      </w:hyperlink>
      <w:hyperlink r:id="rId697">
        <w:r w:rsidDel="00000000" w:rsidR="00000000" w:rsidRPr="00000000">
          <w:rPr>
            <w:rFonts w:ascii="Times New Roman" w:cs="Times New Roman" w:eastAsia="Times New Roman" w:hAnsi="Times New Roman"/>
            <w:sz w:val="20"/>
            <w:szCs w:val="20"/>
            <w:rtl w:val="0"/>
          </w:rPr>
          <w:t xml:space="preserve">, Gore JTO '17]: </w:t>
        </w:r>
      </w:hyperlink>
      <w:r w:rsidDel="00000000" w:rsidR="00000000" w:rsidRPr="00000000">
        <w:rPr>
          <w:rFonts w:ascii="Times New Roman" w:cs="Times New Roman" w:eastAsia="Times New Roman" w:hAnsi="Times New Roman"/>
          <w:sz w:val="20"/>
          <w:szCs w:val="20"/>
          <w:rtl w:val="0"/>
        </w:rPr>
        <w:t xml:space="preserve">Phase II. Up to 4 extracranial mets. </w:t>
      </w:r>
      <w:r w:rsidDel="00000000" w:rsidR="00000000" w:rsidRPr="00000000">
        <w:rPr>
          <w:rFonts w:ascii="Times New Roman" w:cs="Times New Roman" w:eastAsia="Times New Roman" w:hAnsi="Times New Roman"/>
          <w:b w:val="1"/>
          <w:sz w:val="20"/>
          <w:szCs w:val="20"/>
          <w:rtl w:val="0"/>
        </w:rPr>
        <w:t xml:space="preserve">PCI</w:t>
      </w:r>
      <w:r w:rsidDel="00000000" w:rsidR="00000000" w:rsidRPr="00000000">
        <w:rPr>
          <w:sz w:val="20"/>
          <w:szCs w:val="20"/>
          <w:rtl w:val="0"/>
        </w:rPr>
        <w:t xml:space="preserve"> (25/10) </w:t>
      </w:r>
      <w:r w:rsidDel="00000000" w:rsidR="00000000" w:rsidRPr="00000000">
        <w:rPr>
          <w:rFonts w:ascii="Times New Roman" w:cs="Times New Roman" w:eastAsia="Times New Roman" w:hAnsi="Times New Roman"/>
          <w:b w:val="1"/>
          <w:sz w:val="20"/>
          <w:szCs w:val="20"/>
          <w:rtl w:val="0"/>
        </w:rPr>
        <w:t xml:space="preserve">± thoracic/oligo RT </w:t>
      </w:r>
      <w:r w:rsidDel="00000000" w:rsidR="00000000" w:rsidRPr="00000000">
        <w:rPr>
          <w:rFonts w:ascii="Times New Roman" w:cs="Times New Roman" w:eastAsia="Times New Roman" w:hAnsi="Times New Roman"/>
          <w:sz w:val="20"/>
          <w:szCs w:val="20"/>
          <w:rtl w:val="0"/>
        </w:rPr>
        <w:t xml:space="preserve">(45/15</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30/10). </w:t>
      </w:r>
    </w:p>
    <w:p w:rsidR="00000000" w:rsidDel="00000000" w:rsidP="00000000" w:rsidRDefault="00000000" w:rsidRPr="00000000" w14:paraId="00000B3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Closed early at interim analysis due to G4/5 toxicity</w:t>
      </w:r>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M</w:t>
      </w:r>
      <w:r w:rsidDel="00000000" w:rsidR="00000000" w:rsidRPr="00000000">
        <w:rPr>
          <w:rtl w:val="0"/>
        </w:rPr>
        <w:t xml:space="preserve">idway through, CREST (Slotman)</w:t>
      </w:r>
      <w:r w:rsidDel="00000000" w:rsidR="00000000" w:rsidRPr="00000000">
        <w:rPr>
          <w:rFonts w:ascii="Times New Roman" w:cs="Times New Roman" w:eastAsia="Times New Roman" w:hAnsi="Times New Roman"/>
          <w:sz w:val="20"/>
          <w:szCs w:val="20"/>
          <w:rtl w:val="0"/>
        </w:rPr>
        <w:t xml:space="preserve"> demonstrated 2y OS benefit with thoracic RT </w:t>
      </w:r>
      <w:r w:rsidDel="00000000" w:rsidR="00000000" w:rsidRPr="00000000">
        <w:rPr>
          <w:rtl w:val="0"/>
        </w:rPr>
        <w:t xml:space="preserve">therefore the control</w:t>
      </w:r>
      <w:r w:rsidDel="00000000" w:rsidR="00000000" w:rsidRPr="00000000">
        <w:rPr>
          <w:rFonts w:ascii="Times New Roman" w:cs="Times New Roman" w:eastAsia="Times New Roman" w:hAnsi="Times New Roman"/>
          <w:sz w:val="20"/>
          <w:szCs w:val="20"/>
          <w:rtl w:val="0"/>
        </w:rPr>
        <w:t xml:space="preserve"> arm should </w:t>
      </w:r>
      <w:r w:rsidDel="00000000" w:rsidR="00000000" w:rsidRPr="00000000">
        <w:rPr>
          <w:rtl w:val="0"/>
        </w:rPr>
        <w:t xml:space="preserve">have been</w:t>
      </w:r>
      <w:r w:rsidDel="00000000" w:rsidR="00000000" w:rsidRPr="00000000">
        <w:rPr>
          <w:rFonts w:ascii="Times New Roman" w:cs="Times New Roman" w:eastAsia="Times New Roman" w:hAnsi="Times New Roman"/>
          <w:sz w:val="20"/>
          <w:szCs w:val="20"/>
          <w:rtl w:val="0"/>
        </w:rPr>
        <w:t xml:space="preserve"> PCI + consolidation to thorax ± residual metastatic disease.</w:t>
      </w:r>
    </w:p>
    <w:p w:rsidR="00000000" w:rsidDel="00000000" w:rsidP="00000000" w:rsidRDefault="00000000" w:rsidRPr="00000000" w14:paraId="00000B3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Consolidation may reduce progression, but did not improve OS (underpowered).</w:t>
      </w:r>
    </w:p>
    <w:p w:rsidR="00000000" w:rsidDel="00000000" w:rsidP="00000000" w:rsidRDefault="00000000" w:rsidRPr="00000000" w14:paraId="00000B3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Future studies on extrathoracic RT in ES-SCLC should focus on patients with 2 or fewer metastases.</w:t>
      </w:r>
      <w:r w:rsidDel="00000000" w:rsidR="00000000" w:rsidRPr="00000000">
        <w:rPr>
          <w:rtl w:val="0"/>
        </w:rPr>
      </w:r>
    </w:p>
    <w:p w:rsidR="00000000" w:rsidDel="00000000" w:rsidP="00000000" w:rsidRDefault="00000000" w:rsidRPr="00000000" w14:paraId="00000B3C">
      <w:pPr>
        <w:numPr>
          <w:ilvl w:val="1"/>
          <w:numId w:val="68"/>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97 pts. ES-SCLC. 1-4 metastatic lesions. Requires CR or PR to initial chemotherapy. MFU 9 mo. </w:t>
      </w:r>
    </w:p>
    <w:p w:rsidR="00000000" w:rsidDel="00000000" w:rsidP="00000000" w:rsidRDefault="00000000" w:rsidRPr="00000000" w14:paraId="00000B3D">
      <w:pPr>
        <w:numPr>
          <w:ilvl w:val="2"/>
          <w:numId w:val="68"/>
        </w:numPr>
        <w:spacing w:line="240" w:lineRule="auto"/>
        <w:ind w:left="216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RT: &gt; 45 Gy delivered in 70% </w:t>
      </w:r>
      <w:r w:rsidDel="00000000" w:rsidR="00000000" w:rsidRPr="00000000">
        <w:rPr>
          <w:rtl w:val="0"/>
        </w:rPr>
        <w:t xml:space="preserve">of the PCI</w:t>
      </w:r>
      <w:r w:rsidDel="00000000" w:rsidR="00000000" w:rsidRPr="00000000">
        <w:rPr>
          <w:rFonts w:ascii="Times New Roman" w:cs="Times New Roman" w:eastAsia="Times New Roman" w:hAnsi="Times New Roman"/>
          <w:sz w:val="20"/>
          <w:szCs w:val="20"/>
          <w:rtl w:val="0"/>
        </w:rPr>
        <w:t xml:space="preserve"> + RT arm. PCI delivered in 95% of patients.</w:t>
      </w:r>
    </w:p>
    <w:p w:rsidR="00000000" w:rsidDel="00000000" w:rsidP="00000000" w:rsidRDefault="00000000" w:rsidRPr="00000000" w14:paraId="00000B3E">
      <w:pPr>
        <w:numPr>
          <w:ilvl w:val="2"/>
          <w:numId w:val="68"/>
        </w:numPr>
        <w:spacing w:line="240" w:lineRule="auto"/>
        <w:ind w:left="2160" w:hanging="360"/>
        <w:rPr>
          <w:u w:val="none"/>
        </w:rPr>
      </w:pPr>
      <w:r w:rsidDel="00000000" w:rsidR="00000000" w:rsidRPr="00000000">
        <w:rPr>
          <w:rtl w:val="0"/>
        </w:rPr>
        <w:t xml:space="preserve">Two-thirds of patients had 2-4 metastases. It is unclear how many had 1-2 metastases.</w:t>
      </w:r>
    </w:p>
    <w:p w:rsidR="00000000" w:rsidDel="00000000" w:rsidP="00000000" w:rsidRDefault="00000000" w:rsidRPr="00000000" w14:paraId="00000B3F">
      <w:pPr>
        <w:numPr>
          <w:ilvl w:val="1"/>
          <w:numId w:val="68"/>
        </w:numPr>
        <w:spacing w:line="240" w:lineRule="auto"/>
        <w:ind w:left="1440" w:hanging="360"/>
      </w:pPr>
      <w:r w:rsidDel="00000000" w:rsidR="00000000" w:rsidRPr="00000000">
        <w:rPr>
          <w:rFonts w:ascii="Times New Roman" w:cs="Times New Roman" w:eastAsia="Times New Roman" w:hAnsi="Times New Roman"/>
          <w:sz w:val="20"/>
          <w:szCs w:val="20"/>
          <w:rtl w:val="0"/>
        </w:rPr>
        <w:t xml:space="preserve">1y OS </w:t>
      </w:r>
      <w:r w:rsidDel="00000000" w:rsidR="00000000" w:rsidRPr="00000000">
        <w:rPr>
          <w:rtl w:val="0"/>
        </w:rPr>
        <w:t xml:space="preserve">~</w:t>
      </w:r>
      <w:r w:rsidDel="00000000" w:rsidR="00000000" w:rsidRPr="00000000">
        <w:rPr>
          <w:rFonts w:ascii="Cardo" w:cs="Cardo" w:eastAsia="Cardo" w:hAnsi="Cardo"/>
          <w:sz w:val="20"/>
          <w:szCs w:val="20"/>
          <w:rtl w:val="0"/>
        </w:rPr>
        <w:t xml:space="preserve">60→ 51% (p=0.21). 12 mo rate of any progression 80→ 75%, 3 mo rate of any progression 53→ 15%.</w:t>
      </w:r>
    </w:p>
    <w:p w:rsidR="00000000" w:rsidDel="00000000" w:rsidP="00000000" w:rsidRDefault="00000000" w:rsidRPr="00000000" w14:paraId="00000B40">
      <w:pPr>
        <w:numPr>
          <w:ilvl w:val="0"/>
          <w:numId w:val="68"/>
        </w:numPr>
        <w:spacing w:line="240" w:lineRule="auto"/>
        <w:ind w:left="720" w:hanging="360"/>
        <w:rPr>
          <w:u w:val="none"/>
        </w:rPr>
      </w:pPr>
      <w:r w:rsidDel="00000000" w:rsidR="00000000" w:rsidRPr="00000000">
        <w:rPr>
          <w:b w:val="1"/>
          <w:rtl w:val="0"/>
        </w:rPr>
        <w:t xml:space="preserve">FIRE-SCLC</w:t>
      </w:r>
      <w:r w:rsidDel="00000000" w:rsidR="00000000" w:rsidRPr="00000000">
        <w:rPr>
          <w:rtl w:val="0"/>
        </w:rPr>
        <w:t xml:space="preserve"> [</w:t>
      </w:r>
      <w:hyperlink r:id="rId698">
        <w:r w:rsidDel="00000000" w:rsidR="00000000" w:rsidRPr="00000000">
          <w:rPr>
            <w:rtl w:val="0"/>
          </w:rPr>
          <w:t xml:space="preserve">Rusthoven JAMA Onc '20</w:t>
        </w:r>
      </w:hyperlink>
      <w:r w:rsidDel="00000000" w:rsidR="00000000" w:rsidRPr="00000000">
        <w:rPr>
          <w:rtl w:val="0"/>
        </w:rPr>
        <w:t xml:space="preserve">]: Multicenter cohort. No prior WBRT or PCI. </w:t>
      </w:r>
      <w:r w:rsidDel="00000000" w:rsidR="00000000" w:rsidRPr="00000000">
        <w:rPr>
          <w:b w:val="1"/>
          <w:rtl w:val="0"/>
        </w:rPr>
        <w:t xml:space="preserve">WBRT vs. SRS</w:t>
      </w:r>
      <w:r w:rsidDel="00000000" w:rsidR="00000000" w:rsidRPr="00000000">
        <w:rPr>
          <w:rtl w:val="0"/>
        </w:rPr>
        <w:t xml:space="preserve">.</w:t>
      </w:r>
    </w:p>
    <w:p w:rsidR="00000000" w:rsidDel="00000000" w:rsidP="00000000" w:rsidRDefault="00000000" w:rsidRPr="00000000" w14:paraId="00000B41">
      <w:pPr>
        <w:spacing w:line="240" w:lineRule="auto"/>
        <w:ind w:left="720" w:firstLine="0"/>
        <w:rPr/>
      </w:pPr>
      <w:r w:rsidDel="00000000" w:rsidR="00000000" w:rsidRPr="00000000">
        <w:rPr>
          <w:rtl w:val="0"/>
        </w:rPr>
        <w:t xml:space="preserve">The primary trade-offs associated with SRS without WBRT, including a shorter TTCNS progression without a decrease in overall survival, are similar to those observed in settings in which SRS is already established.</w:t>
      </w:r>
    </w:p>
    <w:p w:rsidR="00000000" w:rsidDel="00000000" w:rsidP="00000000" w:rsidRDefault="00000000" w:rsidRPr="00000000" w14:paraId="00000B42">
      <w:pPr>
        <w:spacing w:line="240" w:lineRule="auto"/>
        <w:ind w:left="720" w:firstLine="0"/>
        <w:rPr/>
      </w:pPr>
      <w:r w:rsidDel="00000000" w:rsidR="00000000" w:rsidRPr="00000000">
        <w:rPr>
          <w:rtl w:val="0"/>
        </w:rPr>
        <w:t xml:space="preserve">TBL </w:t>
      </w:r>
      <w:commentRangeStart w:id="3"/>
      <w:r w:rsidDel="00000000" w:rsidR="00000000" w:rsidRPr="00000000">
        <w:rPr>
          <w:vertAlign w:val="superscript"/>
          <w:rtl w:val="0"/>
        </w:rPr>
        <w:t xml:space="preserve">QS</w:t>
      </w:r>
      <w:commentRangeEnd w:id="3"/>
      <w:r w:rsidDel="00000000" w:rsidR="00000000" w:rsidRPr="00000000">
        <w:commentReference w:id="3"/>
      </w:r>
      <w:r w:rsidDel="00000000" w:rsidR="00000000" w:rsidRPr="00000000">
        <w:rPr>
          <w:rtl w:val="0"/>
        </w:rPr>
        <w:t xml:space="preserve">: The authors conclude upfront SRS for SCLC brain mets is reasonable for “carefully-selected populations” (read: with good performance status and a single brain met).</w:t>
      </w:r>
    </w:p>
    <w:p w:rsidR="00000000" w:rsidDel="00000000" w:rsidP="00000000" w:rsidRDefault="00000000" w:rsidRPr="00000000" w14:paraId="00000B43">
      <w:pPr>
        <w:numPr>
          <w:ilvl w:val="1"/>
          <w:numId w:val="68"/>
        </w:numPr>
        <w:spacing w:line="240" w:lineRule="auto"/>
        <w:ind w:left="1440" w:hanging="360"/>
        <w:rPr>
          <w:u w:val="none"/>
        </w:rPr>
      </w:pPr>
      <w:r w:rsidDel="00000000" w:rsidR="00000000" w:rsidRPr="00000000">
        <w:rPr>
          <w:rtl w:val="0"/>
        </w:rPr>
        <w:t xml:space="preserve">710 patients. 1994-2018 (88% were year 2000 or later). Median (IQR) brain mets was 2.5 (1-6).</w:t>
      </w:r>
    </w:p>
    <w:p w:rsidR="00000000" w:rsidDel="00000000" w:rsidP="00000000" w:rsidRDefault="00000000" w:rsidRPr="00000000" w14:paraId="00000B44">
      <w:pPr>
        <w:numPr>
          <w:ilvl w:val="1"/>
          <w:numId w:val="68"/>
        </w:numPr>
        <w:spacing w:line="240" w:lineRule="auto"/>
        <w:ind w:left="1440" w:hanging="360"/>
        <w:rPr>
          <w:u w:val="none"/>
        </w:rPr>
      </w:pPr>
      <w:r w:rsidDel="00000000" w:rsidR="00000000" w:rsidRPr="00000000">
        <w:rPr>
          <w:rtl w:val="0"/>
        </w:rPr>
        <w:t xml:space="preserve">MS 8.5 mo. Median </w:t>
      </w:r>
      <w:r w:rsidDel="00000000" w:rsidR="00000000" w:rsidRPr="00000000">
        <w:rPr>
          <w:rtl w:val="0"/>
        </w:rPr>
        <w:t xml:space="preserve">TTCNS</w:t>
      </w:r>
      <w:r w:rsidDel="00000000" w:rsidR="00000000" w:rsidRPr="00000000">
        <w:rPr>
          <w:rtl w:val="0"/>
        </w:rPr>
        <w:t xml:space="preserve"> progression (MTTCNSP) 8 mo. Median CNSPFS 5 mo.</w:t>
      </w:r>
    </w:p>
    <w:p w:rsidR="00000000" w:rsidDel="00000000" w:rsidP="00000000" w:rsidRDefault="00000000" w:rsidRPr="00000000" w14:paraId="00000B45">
      <w:pPr>
        <w:numPr>
          <w:ilvl w:val="1"/>
          <w:numId w:val="68"/>
        </w:numPr>
        <w:spacing w:line="240" w:lineRule="auto"/>
        <w:ind w:left="1440" w:hanging="360"/>
        <w:rPr>
          <w:u w:val="none"/>
        </w:rPr>
      </w:pPr>
      <w:r w:rsidDel="00000000" w:rsidR="00000000" w:rsidRPr="00000000">
        <w:rPr>
          <w:rFonts w:ascii="Cardo" w:cs="Cardo" w:eastAsia="Cardo" w:hAnsi="Cardo"/>
          <w:rtl w:val="0"/>
        </w:rPr>
        <w:t xml:space="preserve">MS after SRS for 1 / 2-4 / 5-10 / 11+ lesions of 11→ 9→ 8→ 6 mo.</w:t>
      </w:r>
    </w:p>
    <w:p w:rsidR="00000000" w:rsidDel="00000000" w:rsidP="00000000" w:rsidRDefault="00000000" w:rsidRPr="00000000" w14:paraId="00000B46">
      <w:pPr>
        <w:numPr>
          <w:ilvl w:val="1"/>
          <w:numId w:val="68"/>
        </w:numPr>
        <w:spacing w:line="240" w:lineRule="auto"/>
        <w:ind w:left="1440" w:hanging="360"/>
      </w:pPr>
      <w:r w:rsidDel="00000000" w:rsidR="00000000" w:rsidRPr="00000000">
        <w:rPr>
          <w:rFonts w:ascii="Cardo" w:cs="Cardo" w:eastAsia="Cardo" w:hAnsi="Cardo"/>
          <w:rtl w:val="0"/>
        </w:rPr>
        <w:t xml:space="preserve">MTTCNSP after SRS for 1 / 2-4 / 5-10 / 11+ lesions of 12→ 7→ 6→ 5 mo.</w:t>
      </w:r>
    </w:p>
    <w:p w:rsidR="00000000" w:rsidDel="00000000" w:rsidP="00000000" w:rsidRDefault="00000000" w:rsidRPr="00000000" w14:paraId="00000B47">
      <w:pPr>
        <w:numPr>
          <w:ilvl w:val="1"/>
          <w:numId w:val="68"/>
        </w:numPr>
        <w:spacing w:line="240" w:lineRule="auto"/>
        <w:ind w:left="1440" w:hanging="360"/>
        <w:rPr>
          <w:u w:val="none"/>
        </w:rPr>
      </w:pPr>
      <w:r w:rsidDel="00000000" w:rsidR="00000000" w:rsidRPr="00000000">
        <w:rPr>
          <w:rtl w:val="0"/>
        </w:rPr>
        <w:t xml:space="preserve">Competing risk estimates of 1y LF of 7%, while 1y distant CNS failures of 42%. </w:t>
      </w:r>
    </w:p>
    <w:p w:rsidR="00000000" w:rsidDel="00000000" w:rsidP="00000000" w:rsidRDefault="00000000" w:rsidRPr="00000000" w14:paraId="00000B48">
      <w:pPr>
        <w:numPr>
          <w:ilvl w:val="1"/>
          <w:numId w:val="68"/>
        </w:numPr>
        <w:spacing w:line="240" w:lineRule="auto"/>
        <w:ind w:left="1440" w:hanging="360"/>
        <w:rPr>
          <w:u w:val="none"/>
        </w:rPr>
      </w:pPr>
      <w:r w:rsidDel="00000000" w:rsidR="00000000" w:rsidRPr="00000000">
        <w:rPr>
          <w:rtl w:val="0"/>
        </w:rPr>
        <w:t xml:space="preserve">Leptomeningeal progression in 11% with neurological mortality in 12%.</w:t>
      </w:r>
    </w:p>
    <w:p w:rsidR="00000000" w:rsidDel="00000000" w:rsidP="00000000" w:rsidRDefault="00000000" w:rsidRPr="00000000" w14:paraId="00000B49">
      <w:pPr>
        <w:numPr>
          <w:ilvl w:val="1"/>
          <w:numId w:val="68"/>
        </w:numPr>
        <w:spacing w:line="240" w:lineRule="auto"/>
        <w:ind w:left="1440" w:hanging="360"/>
        <w:rPr>
          <w:u w:val="none"/>
        </w:rPr>
      </w:pPr>
      <w:r w:rsidDel="00000000" w:rsidR="00000000" w:rsidRPr="00000000">
        <w:rPr>
          <w:rtl w:val="0"/>
        </w:rPr>
        <w:t xml:space="preserve">Propensity score-matched analysis demonstrated improved TTCNSP with WBRT, but not OS or CNSPFS.</w:t>
      </w:r>
    </w:p>
    <w:p w:rsidR="00000000" w:rsidDel="00000000" w:rsidP="00000000" w:rsidRDefault="00000000" w:rsidRPr="00000000" w14:paraId="00000B4A">
      <w:pPr>
        <w:spacing w:line="240" w:lineRule="auto"/>
        <w:ind w:left="1440" w:firstLine="0"/>
        <w:rPr/>
      </w:pPr>
      <w:r w:rsidDel="00000000" w:rsidR="00000000" w:rsidRPr="00000000">
        <w:rPr>
          <w:rtl w:val="0"/>
        </w:rPr>
      </w:r>
    </w:p>
    <w:p w:rsidR="00000000" w:rsidDel="00000000" w:rsidP="00000000" w:rsidRDefault="00000000" w:rsidRPr="00000000" w14:paraId="00000B4B">
      <w:pPr>
        <w:pStyle w:val="Heading3"/>
        <w:spacing w:line="240" w:lineRule="auto"/>
        <w:rPr/>
      </w:pPr>
      <w:bookmarkStart w:colFirst="0" w:colLast="0" w:name="_fqykplq2bckm" w:id="182"/>
      <w:bookmarkEnd w:id="182"/>
      <w:hyperlink w:anchor="_mr2dodxoiote">
        <w:r w:rsidDel="00000000" w:rsidR="00000000" w:rsidRPr="00000000">
          <w:rPr>
            <w:u w:val="single"/>
            <w:rtl w:val="0"/>
          </w:rPr>
          <w:t xml:space="preserve">PCI in Extensive Stage</w:t>
        </w:r>
      </w:hyperlink>
      <w:r w:rsidDel="00000000" w:rsidR="00000000" w:rsidRPr="00000000">
        <w:rPr>
          <w:rtl w:val="0"/>
        </w:rPr>
      </w:r>
    </w:p>
    <w:p w:rsidR="00000000" w:rsidDel="00000000" w:rsidP="00000000" w:rsidRDefault="00000000" w:rsidRPr="00000000" w14:paraId="00000B4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Takahashi recently </w:t>
      </w:r>
      <w:r w:rsidDel="00000000" w:rsidR="00000000" w:rsidRPr="00000000">
        <w:rPr>
          <w:rtl w:val="0"/>
        </w:rPr>
        <w:t xml:space="preserve">demonstrated a suggested</w:t>
      </w:r>
      <w:r w:rsidDel="00000000" w:rsidR="00000000" w:rsidRPr="00000000">
        <w:rPr>
          <w:rFonts w:ascii="Times New Roman" w:cs="Times New Roman" w:eastAsia="Times New Roman" w:hAnsi="Times New Roman"/>
          <w:sz w:val="20"/>
          <w:szCs w:val="20"/>
          <w:rtl w:val="0"/>
        </w:rPr>
        <w:t xml:space="preserve"> lack of OS benefit with PCI.</w:t>
      </w:r>
    </w:p>
    <w:p w:rsidR="00000000" w:rsidDel="00000000" w:rsidP="00000000" w:rsidRDefault="00000000" w:rsidRPr="00000000" w14:paraId="00000B4D">
      <w:pPr>
        <w:spacing w:line="240" w:lineRule="auto"/>
        <w:ind w:left="0" w:firstLine="0"/>
        <w:rPr/>
      </w:pPr>
      <w:r w:rsidDel="00000000" w:rsidR="00000000" w:rsidRPr="00000000">
        <w:rPr>
          <w:rtl w:val="0"/>
        </w:rPr>
        <w:t xml:space="preserve">Optimal dose remains unresolved (though 25/10 preferred). Who cares though! Rate of extracranial progression is 90%.</w:t>
      </w:r>
    </w:p>
    <w:bookmarkStart w:colFirst="0" w:colLast="0" w:name="ifhgzm2i616v" w:id="183"/>
    <w:bookmarkEnd w:id="183"/>
    <w:p w:rsidR="00000000" w:rsidDel="00000000" w:rsidP="00000000" w:rsidRDefault="00000000" w:rsidRPr="00000000" w14:paraId="00000B4E">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EORTC 08993</w:t>
      </w:r>
      <w:r w:rsidDel="00000000" w:rsidR="00000000" w:rsidRPr="00000000">
        <w:rPr>
          <w:rFonts w:ascii="Times New Roman" w:cs="Times New Roman" w:eastAsia="Times New Roman" w:hAnsi="Times New Roman"/>
          <w:sz w:val="20"/>
          <w:szCs w:val="20"/>
          <w:rtl w:val="0"/>
        </w:rPr>
        <w:t xml:space="preserve"> [</w:t>
      </w:r>
      <w:hyperlink r:id="rId699">
        <w:r w:rsidDel="00000000" w:rsidR="00000000" w:rsidRPr="00000000">
          <w:rPr>
            <w:rFonts w:ascii="Times New Roman" w:cs="Times New Roman" w:eastAsia="Times New Roman" w:hAnsi="Times New Roman"/>
            <w:b w:val="1"/>
            <w:sz w:val="20"/>
            <w:szCs w:val="20"/>
            <w:rtl w:val="0"/>
          </w:rPr>
          <w:t xml:space="preserve">Slotman</w:t>
        </w:r>
      </w:hyperlink>
      <w:hyperlink r:id="rId700">
        <w:r w:rsidDel="00000000" w:rsidR="00000000" w:rsidRPr="00000000">
          <w:rPr>
            <w:rFonts w:ascii="Times New Roman" w:cs="Times New Roman" w:eastAsia="Times New Roman" w:hAnsi="Times New Roman"/>
            <w:sz w:val="20"/>
            <w:szCs w:val="20"/>
            <w:rtl w:val="0"/>
          </w:rPr>
          <w:t xml:space="preserve"> NEJM '07]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sz w:val="20"/>
          <w:szCs w:val="20"/>
          <w:rtl w:val="0"/>
        </w:rPr>
        <w:t xml:space="preserve">Chemo x4-6c→ SD/PR/CR→ </w:t>
      </w:r>
      <w:r w:rsidDel="00000000" w:rsidR="00000000" w:rsidRPr="00000000">
        <w:rPr>
          <w:rFonts w:ascii="Times New Roman" w:cs="Times New Roman" w:eastAsia="Times New Roman" w:hAnsi="Times New Roman"/>
          <w:b w:val="1"/>
          <w:sz w:val="20"/>
          <w:szCs w:val="20"/>
          <w:rtl w:val="0"/>
        </w:rPr>
        <w:t xml:space="preserve">± 20/5 PCI</w:t>
      </w:r>
      <w:r w:rsidDel="00000000" w:rsidR="00000000" w:rsidRPr="00000000">
        <w:rPr>
          <w:rFonts w:ascii="Times New Roman" w:cs="Times New Roman" w:eastAsia="Times New Roman" w:hAnsi="Times New Roman"/>
          <w:sz w:val="20"/>
          <w:szCs w:val="20"/>
          <w:rtl w:val="0"/>
        </w:rPr>
        <w:t xml:space="preserve"> (most) or 30/10. </w:t>
        <w:br w:type="textWrapping"/>
        <w:t xml:space="preserve">In the context</w:t>
      </w:r>
      <w:r w:rsidDel="00000000" w:rsidR="00000000" w:rsidRPr="00000000">
        <w:rPr>
          <w:rFonts w:ascii="Times New Roman" w:cs="Times New Roman" w:eastAsia="Times New Roman" w:hAnsi="Times New Roman"/>
          <w:sz w:val="20"/>
          <w:szCs w:val="20"/>
          <w:rtl w:val="0"/>
        </w:rPr>
        <w:t xml:space="preserve"> of no asymptomatic brain imaging, PCI has an OS benefit at one year and will prevent progression to symptomatic disease. No thoracic RT was given in this study. There was no data on chemo delivered in this study. There was no restaging MRI/CT scan (unless patients were symptomatic). </w:t>
      </w:r>
      <w:r w:rsidDel="00000000" w:rsidR="00000000" w:rsidRPr="00000000">
        <w:rPr>
          <w:rtl w:val="0"/>
        </w:rPr>
        <w:t xml:space="preserve">The PCI</w:t>
      </w:r>
      <w:r w:rsidDel="00000000" w:rsidR="00000000" w:rsidRPr="00000000">
        <w:rPr>
          <w:rFonts w:ascii="Times New Roman" w:cs="Times New Roman" w:eastAsia="Times New Roman" w:hAnsi="Times New Roman"/>
          <w:sz w:val="20"/>
          <w:szCs w:val="20"/>
          <w:rtl w:val="0"/>
        </w:rPr>
        <w:t xml:space="preserve"> group was more likely to get chemo at progression. Half of the no PCI group did not get WBRT at progression. Also, 20/5 is used! </w:t>
      </w:r>
    </w:p>
    <w:p w:rsidR="00000000" w:rsidDel="00000000" w:rsidP="00000000" w:rsidRDefault="00000000" w:rsidRPr="00000000" w14:paraId="00000B4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this </w:t>
      </w:r>
      <w:r w:rsidDel="00000000" w:rsidR="00000000" w:rsidRPr="00000000">
        <w:rPr>
          <w:rFonts w:ascii="Times New Roman" w:cs="Times New Roman" w:eastAsia="Times New Roman" w:hAnsi="Times New Roman"/>
          <w:i w:val="1"/>
          <w:sz w:val="20"/>
          <w:szCs w:val="20"/>
          <w:rtl w:val="0"/>
        </w:rPr>
        <w:t xml:space="preserve">really</w:t>
      </w:r>
      <w:r w:rsidDel="00000000" w:rsidR="00000000" w:rsidRPr="00000000">
        <w:rPr>
          <w:rFonts w:ascii="Times New Roman" w:cs="Times New Roman" w:eastAsia="Times New Roman" w:hAnsi="Times New Roman"/>
          <w:sz w:val="20"/>
          <w:szCs w:val="20"/>
          <w:rtl w:val="0"/>
        </w:rPr>
        <w:t xml:space="preserve"> a PCI trial when we don’t know who had brain metastasis at baseline?</w:t>
      </w:r>
    </w:p>
    <w:p w:rsidR="00000000" w:rsidDel="00000000" w:rsidP="00000000" w:rsidRDefault="00000000" w:rsidRPr="00000000" w14:paraId="00000B50">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286 pts</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ES-SCLC randomized after "any response" to 4-6c of chemo. Interval from dx to PCI 4 mo.</w:t>
      </w:r>
    </w:p>
    <w:p w:rsidR="00000000" w:rsidDel="00000000" w:rsidP="00000000" w:rsidRDefault="00000000" w:rsidRPr="00000000" w14:paraId="00000B51">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varied, commonly 20/5 (most) vs. 30/10. </w:t>
      </w:r>
    </w:p>
    <w:p w:rsidR="00000000" w:rsidDel="00000000" w:rsidP="00000000" w:rsidRDefault="00000000" w:rsidRPr="00000000" w14:paraId="00000B52">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1y symptomatic BM 40→ 15%</w:t>
      </w:r>
      <w:r w:rsidDel="00000000" w:rsidR="00000000" w:rsidRPr="00000000">
        <w:rPr>
          <w:rFonts w:ascii="Cardo" w:cs="Cardo" w:eastAsia="Cardo" w:hAnsi="Cardo"/>
          <w:sz w:val="20"/>
          <w:szCs w:val="20"/>
          <w:rtl w:val="0"/>
        </w:rPr>
        <w:t xml:space="preserve">, MDFS 12→ 15 mo, MS 5.4→ 6.7 mo. </w:t>
      </w:r>
      <w:r w:rsidDel="00000000" w:rsidR="00000000" w:rsidRPr="00000000">
        <w:rPr>
          <w:rFonts w:ascii="Cardo" w:cs="Cardo" w:eastAsia="Cardo" w:hAnsi="Cardo"/>
          <w:b w:val="1"/>
          <w:sz w:val="20"/>
          <w:szCs w:val="20"/>
          <w:rtl w:val="0"/>
        </w:rPr>
        <w:t xml:space="preserve">1y OS 13→ 27%</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53">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effect on global QoL at 9mo.</w:t>
      </w:r>
    </w:p>
    <w:bookmarkStart w:colFirst="0" w:colLast="0" w:name="9gdi4pjk5ixd" w:id="184"/>
    <w:bookmarkEnd w:id="184"/>
    <w:p w:rsidR="00000000" w:rsidDel="00000000" w:rsidP="00000000" w:rsidRDefault="00000000" w:rsidRPr="00000000" w14:paraId="00000B54">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Japan</w:t>
      </w:r>
      <w:r w:rsidDel="00000000" w:rsidR="00000000" w:rsidRPr="00000000">
        <w:rPr>
          <w:rFonts w:ascii="Times New Roman" w:cs="Times New Roman" w:eastAsia="Times New Roman" w:hAnsi="Times New Roman"/>
          <w:sz w:val="20"/>
          <w:szCs w:val="20"/>
          <w:rtl w:val="0"/>
        </w:rPr>
        <w:t xml:space="preserve"> </w:t>
      </w:r>
      <w:hyperlink r:id="rId701">
        <w:r w:rsidDel="00000000" w:rsidR="00000000" w:rsidRPr="00000000">
          <w:rPr>
            <w:rFonts w:ascii="Times New Roman" w:cs="Times New Roman" w:eastAsia="Times New Roman" w:hAnsi="Times New Roman"/>
            <w:sz w:val="20"/>
            <w:szCs w:val="20"/>
            <w:rtl w:val="0"/>
          </w:rPr>
          <w:t xml:space="preserve">[</w:t>
        </w:r>
      </w:hyperlink>
      <w:hyperlink r:id="rId702">
        <w:r w:rsidDel="00000000" w:rsidR="00000000" w:rsidRPr="00000000">
          <w:rPr>
            <w:rFonts w:ascii="Times New Roman" w:cs="Times New Roman" w:eastAsia="Times New Roman" w:hAnsi="Times New Roman"/>
            <w:b w:val="1"/>
            <w:sz w:val="20"/>
            <w:szCs w:val="20"/>
            <w:rtl w:val="0"/>
          </w:rPr>
          <w:t xml:space="preserve">Takahashi</w:t>
        </w:r>
      </w:hyperlink>
      <w:hyperlink r:id="rId703">
        <w:r w:rsidDel="00000000" w:rsidR="00000000" w:rsidRPr="00000000">
          <w:rPr>
            <w:rFonts w:ascii="Times New Roman" w:cs="Times New Roman" w:eastAsia="Times New Roman" w:hAnsi="Times New Roman"/>
            <w:sz w:val="20"/>
            <w:szCs w:val="20"/>
            <w:rtl w:val="0"/>
          </w:rPr>
          <w:t xml:space="preserve"> Lancet '17]</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25/10</w:t>
      </w:r>
      <w:r w:rsidDel="00000000" w:rsidR="00000000" w:rsidRPr="00000000">
        <w:rPr>
          <w:rFonts w:ascii="Times New Roman" w:cs="Times New Roman" w:eastAsia="Times New Roman" w:hAnsi="Times New Roman"/>
          <w:b w:val="1"/>
          <w:sz w:val="20"/>
          <w:szCs w:val="20"/>
          <w:rtl w:val="0"/>
        </w:rPr>
        <w:t xml:space="preserve"> with MRI at baseline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55">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Suggestion of no improvement of OS with PCI, but no mention of thoracic RT throughout the paper! Why? 90% fail extracranially. Close MRI follow up required to replicate results, and there was a decreased incidence of MRI brain mets at each time point with PCI.</w:t>
      </w:r>
    </w:p>
    <w:p w:rsidR="00000000" w:rsidDel="00000000" w:rsidP="00000000" w:rsidRDefault="00000000" w:rsidRPr="00000000" w14:paraId="00000B56">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 pts with any response to chemo and no brain mets on MRI (CR in 15%). Primary endpoint OS. </w:t>
      </w:r>
    </w:p>
    <w:p w:rsidR="00000000" w:rsidDel="00000000" w:rsidP="00000000" w:rsidRDefault="00000000" w:rsidRPr="00000000" w14:paraId="00000B57">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MRI q3mo x1y, 18 mo and 24 mo.</w:t>
      </w:r>
    </w:p>
    <w:p w:rsidR="00000000" w:rsidDel="00000000" w:rsidP="00000000" w:rsidRDefault="00000000" w:rsidRPr="00000000" w14:paraId="00000B58">
      <w:pPr>
        <w:numPr>
          <w:ilvl w:val="2"/>
          <w:numId w:val="1"/>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60% of patients who had no PCI had therapeutic brain 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59">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1y BM </w:t>
      </w:r>
      <w:r w:rsidDel="00000000" w:rsidR="00000000" w:rsidRPr="00000000">
        <w:rPr>
          <w:rtl w:val="0"/>
        </w:rPr>
        <w:t xml:space="preserve">69</w:t>
      </w:r>
      <w:r w:rsidDel="00000000" w:rsidR="00000000" w:rsidRPr="00000000">
        <w:rPr>
          <w:rFonts w:ascii="Cardo" w:cs="Cardo" w:eastAsia="Cardo" w:hAnsi="Cardo"/>
          <w:sz w:val="20"/>
          <w:szCs w:val="20"/>
          <w:rtl w:val="0"/>
        </w:rPr>
        <w:t xml:space="preserve">→ </w:t>
      </w:r>
      <w:r w:rsidDel="00000000" w:rsidR="00000000" w:rsidRPr="00000000">
        <w:rPr>
          <w:rtl w:val="0"/>
        </w:rPr>
        <w:t xml:space="preserve">48</w:t>
      </w:r>
      <w:r w:rsidDel="00000000" w:rsidR="00000000" w:rsidRPr="00000000">
        <w:rPr>
          <w:rFonts w:ascii="Times New Roman" w:cs="Times New Roman" w:eastAsia="Times New Roman" w:hAnsi="Times New Roman"/>
          <w:sz w:val="20"/>
          <w:szCs w:val="20"/>
          <w:rtl w:val="0"/>
        </w:rPr>
        <w:t xml:space="preserve">%. Salvage RT for brain mets of 58</w:t>
      </w: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sz w:val="20"/>
          <w:szCs w:val="20"/>
          <w:rtl w:val="0"/>
        </w:rPr>
        <w:t xml:space="preserve"> 22%. MTT brain mets of 193</w:t>
      </w: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sz w:val="20"/>
          <w:szCs w:val="20"/>
          <w:rtl w:val="0"/>
        </w:rPr>
        <w:t xml:space="preserve"> 384 days.</w:t>
      </w:r>
    </w:p>
    <w:p w:rsidR="00000000" w:rsidDel="00000000" w:rsidP="00000000" w:rsidRDefault="00000000" w:rsidRPr="00000000" w14:paraId="00000B5A">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 ~13.7→ 11.6 mo (p=0.09). </w:t>
      </w:r>
      <w:r w:rsidDel="00000000" w:rsidR="00000000" w:rsidRPr="00000000">
        <w:rPr>
          <w:rtl w:val="0"/>
        </w:rPr>
      </w:r>
    </w:p>
    <w:p w:rsidR="00000000" w:rsidDel="00000000" w:rsidP="00000000" w:rsidRDefault="00000000" w:rsidRPr="00000000" w14:paraId="00000B5B">
      <w:pPr>
        <w:numPr>
          <w:ilvl w:val="1"/>
          <w:numId w:val="1"/>
        </w:numPr>
        <w:spacing w:line="240" w:lineRule="auto"/>
        <w:ind w:left="1440" w:hanging="360"/>
        <w:rPr>
          <w:rFonts w:ascii="Times New Roman" w:cs="Times New Roman" w:eastAsia="Times New Roman" w:hAnsi="Times New Roman"/>
          <w:sz w:val="20"/>
          <w:szCs w:val="20"/>
        </w:rPr>
      </w:pPr>
      <w:r w:rsidDel="00000000" w:rsidR="00000000" w:rsidRPr="00000000">
        <w:rPr>
          <w:rtl w:val="0"/>
        </w:rPr>
        <w:t xml:space="preserve">Equivalent </w:t>
      </w:r>
      <w:r w:rsidDel="00000000" w:rsidR="00000000" w:rsidRPr="00000000">
        <w:rPr>
          <w:rFonts w:ascii="Times New Roman" w:cs="Times New Roman" w:eastAsia="Times New Roman" w:hAnsi="Times New Roman"/>
          <w:sz w:val="20"/>
          <w:szCs w:val="20"/>
          <w:rtl w:val="0"/>
        </w:rPr>
        <w:t xml:space="preserve">MMSE at baseline, 12mo and 24 mo.</w:t>
      </w:r>
    </w:p>
    <w:p w:rsidR="00000000" w:rsidDel="00000000" w:rsidP="00000000" w:rsidRDefault="00000000" w:rsidRPr="00000000" w14:paraId="00000B5C">
      <w:pPr>
        <w:numPr>
          <w:ilvl w:val="0"/>
          <w:numId w:val="1"/>
        </w:numPr>
        <w:spacing w:line="240" w:lineRule="auto"/>
        <w:ind w:left="720" w:hanging="360"/>
        <w:rPr>
          <w:u w:val="none"/>
        </w:rPr>
      </w:pPr>
      <w:r w:rsidDel="00000000" w:rsidR="00000000" w:rsidRPr="00000000">
        <w:rPr>
          <w:rtl w:val="0"/>
        </w:rPr>
        <w:t xml:space="preserve">Consider enrollment on</w:t>
      </w:r>
      <w:r w:rsidDel="00000000" w:rsidR="00000000" w:rsidRPr="00000000">
        <w:rPr>
          <w:rtl w:val="0"/>
        </w:rPr>
        <w:t xml:space="preserve"> [</w:t>
      </w:r>
      <w:hyperlink w:anchor="t1s96574976t">
        <w:r w:rsidDel="00000000" w:rsidR="00000000" w:rsidRPr="00000000">
          <w:rPr>
            <w:rtl w:val="0"/>
          </w:rPr>
          <w:t xml:space="preserve">NRG CC003</w:t>
        </w:r>
      </w:hyperlink>
      <w:r w:rsidDel="00000000" w:rsidR="00000000" w:rsidRPr="00000000">
        <w:rPr>
          <w:rtl w:val="0"/>
        </w:rPr>
        <w:t xml:space="preserve">], which is investigating the role of hippocampal avoidance in 25/10 WBRT.</w:t>
      </w:r>
      <w:r w:rsidDel="00000000" w:rsidR="00000000" w:rsidRPr="00000000">
        <w:rPr>
          <w:rtl w:val="0"/>
        </w:rPr>
      </w:r>
    </w:p>
    <w:p w:rsidR="00000000" w:rsidDel="00000000" w:rsidP="00000000" w:rsidRDefault="00000000" w:rsidRPr="00000000" w14:paraId="00000B5D">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5E">
      <w:pPr>
        <w:pStyle w:val="Heading2"/>
        <w:rPr/>
      </w:pPr>
      <w:bookmarkStart w:colFirst="0" w:colLast="0" w:name="_ga5xjxwv5knh" w:id="185"/>
      <w:bookmarkEnd w:id="185"/>
      <w:r w:rsidDel="00000000" w:rsidR="00000000" w:rsidRPr="00000000">
        <w:rPr>
          <w:rtl w:val="0"/>
        </w:rPr>
      </w:r>
    </w:p>
    <w:tbl>
      <w:tblPr>
        <w:tblStyle w:val="Table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5F">
            <w:pPr>
              <w:spacing w:line="240" w:lineRule="auto"/>
              <w:ind w:right="200"/>
              <w:jc w:val="center"/>
              <w:rPr>
                <w:b w:val="1"/>
              </w:rPr>
            </w:pPr>
            <w:r w:rsidDel="00000000" w:rsidR="00000000" w:rsidRPr="00000000">
              <w:rPr>
                <w:b w:val="1"/>
                <w:rtl w:val="0"/>
              </w:rPr>
              <w:t xml:space="preserve">This Summary Box was made possible by the ACRO Resident Committee. </w:t>
            </w:r>
          </w:p>
          <w:p w:rsidR="00000000" w:rsidDel="00000000" w:rsidP="00000000" w:rsidRDefault="00000000" w:rsidRPr="00000000" w14:paraId="00000B60">
            <w:pPr>
              <w:spacing w:line="240" w:lineRule="auto"/>
              <w:ind w:right="200"/>
              <w:jc w:val="center"/>
              <w:rPr>
                <w:b w:val="1"/>
              </w:rPr>
            </w:pPr>
            <w:r w:rsidDel="00000000" w:rsidR="00000000" w:rsidRPr="00000000">
              <w:rPr>
                <w:b w:val="1"/>
                <w:rtl w:val="0"/>
              </w:rPr>
              <w:t xml:space="preserve">A more comprehensive collection of resources for all disease sites may be found at </w:t>
            </w:r>
            <w:hyperlink r:id="rId704">
              <w:r w:rsidDel="00000000" w:rsidR="00000000" w:rsidRPr="00000000">
                <w:rPr>
                  <w:b w:val="1"/>
                  <w:color w:val="1155cc"/>
                  <w:u w:val="single"/>
                  <w:rtl w:val="0"/>
                </w:rPr>
                <w:t xml:space="preserve">http://www.acro.org/</w:t>
              </w:r>
            </w:hyperlink>
            <w:r w:rsidDel="00000000" w:rsidR="00000000" w:rsidRPr="00000000">
              <w:rPr>
                <w:rtl w:val="0"/>
              </w:rPr>
            </w:r>
          </w:p>
          <w:p w:rsidR="00000000" w:rsidDel="00000000" w:rsidP="00000000" w:rsidRDefault="00000000" w:rsidRPr="00000000" w14:paraId="00000B61">
            <w:pPr>
              <w:spacing w:line="240" w:lineRule="auto"/>
              <w:ind w:right="200"/>
              <w:rPr>
                <w:sz w:val="18"/>
                <w:szCs w:val="18"/>
              </w:rPr>
            </w:pPr>
            <w:r w:rsidDel="00000000" w:rsidR="00000000" w:rsidRPr="00000000">
              <w:rPr>
                <w:sz w:val="18"/>
                <w:szCs w:val="18"/>
                <w:rtl w:val="0"/>
              </w:rPr>
              <w:t xml:space="preserve">Contouring</w:t>
            </w:r>
          </w:p>
          <w:p w:rsidR="00000000" w:rsidDel="00000000" w:rsidP="00000000" w:rsidRDefault="00000000" w:rsidRPr="00000000" w14:paraId="00000B62">
            <w:pPr>
              <w:numPr>
                <w:ilvl w:val="0"/>
                <w:numId w:val="10"/>
              </w:numPr>
              <w:spacing w:line="240" w:lineRule="auto"/>
              <w:ind w:left="720" w:right="200" w:hanging="360"/>
              <w:rPr>
                <w:sz w:val="18"/>
                <w:szCs w:val="18"/>
              </w:rPr>
            </w:pPr>
            <w:r w:rsidDel="00000000" w:rsidR="00000000" w:rsidRPr="00000000">
              <w:rPr>
                <w:sz w:val="18"/>
                <w:szCs w:val="18"/>
                <w:rtl w:val="0"/>
              </w:rPr>
              <w:t xml:space="preserve">See protocols for guidance.</w:t>
            </w:r>
          </w:p>
          <w:p w:rsidR="00000000" w:rsidDel="00000000" w:rsidP="00000000" w:rsidRDefault="00000000" w:rsidRPr="00000000" w14:paraId="00000B63">
            <w:pPr>
              <w:numPr>
                <w:ilvl w:val="0"/>
                <w:numId w:val="10"/>
              </w:numPr>
              <w:spacing w:line="240" w:lineRule="auto"/>
              <w:ind w:left="720" w:hanging="360"/>
              <w:rPr>
                <w:sz w:val="18"/>
                <w:szCs w:val="18"/>
              </w:rPr>
            </w:pPr>
            <w:r w:rsidDel="00000000" w:rsidR="00000000" w:rsidRPr="00000000">
              <w:rPr>
                <w:sz w:val="18"/>
                <w:szCs w:val="18"/>
                <w:rtl w:val="0"/>
              </w:rPr>
              <w:t xml:space="preserve">Cardiac Contouring Atlas (Supplement) [</w:t>
            </w:r>
            <w:hyperlink r:id="rId705">
              <w:r w:rsidDel="00000000" w:rsidR="00000000" w:rsidRPr="00000000">
                <w:rPr>
                  <w:sz w:val="18"/>
                  <w:szCs w:val="18"/>
                  <w:rtl w:val="0"/>
                </w:rPr>
                <w:t xml:space="preserve">Duane RTO '17</w:t>
              </w:r>
            </w:hyperlink>
            <w:r w:rsidDel="00000000" w:rsidR="00000000" w:rsidRPr="00000000">
              <w:rPr>
                <w:sz w:val="18"/>
                <w:szCs w:val="18"/>
                <w:rtl w:val="0"/>
              </w:rPr>
              <w:t xml:space="preserve">]</w:t>
            </w:r>
          </w:p>
          <w:p w:rsidR="00000000" w:rsidDel="00000000" w:rsidP="00000000" w:rsidRDefault="00000000" w:rsidRPr="00000000" w14:paraId="00000B64">
            <w:pPr>
              <w:numPr>
                <w:ilvl w:val="0"/>
                <w:numId w:val="10"/>
              </w:numPr>
              <w:spacing w:line="240" w:lineRule="auto"/>
              <w:ind w:left="720" w:hanging="360"/>
              <w:rPr>
                <w:sz w:val="18"/>
                <w:szCs w:val="18"/>
              </w:rPr>
            </w:pPr>
            <w:r w:rsidDel="00000000" w:rsidR="00000000" w:rsidRPr="00000000">
              <w:rPr>
                <w:sz w:val="18"/>
                <w:szCs w:val="18"/>
                <w:rtl w:val="0"/>
              </w:rPr>
              <w:t xml:space="preserve">ARRO: [</w:t>
            </w:r>
            <w:hyperlink r:id="rId706">
              <w:r w:rsidDel="00000000" w:rsidR="00000000" w:rsidRPr="00000000">
                <w:rPr>
                  <w:sz w:val="18"/>
                  <w:szCs w:val="18"/>
                  <w:rtl w:val="0"/>
                </w:rPr>
                <w:t xml:space="preserve">Small Cell Lung Cancer</w:t>
              </w:r>
            </w:hyperlink>
            <w:r w:rsidDel="00000000" w:rsidR="00000000" w:rsidRPr="00000000">
              <w:rPr>
                <w:sz w:val="18"/>
                <w:szCs w:val="18"/>
                <w:rtl w:val="0"/>
              </w:rPr>
              <w:t xml:space="preserve">].</w:t>
            </w:r>
          </w:p>
          <w:p w:rsidR="00000000" w:rsidDel="00000000" w:rsidP="00000000" w:rsidRDefault="00000000" w:rsidRPr="00000000" w14:paraId="00000B65">
            <w:pPr>
              <w:spacing w:line="240" w:lineRule="auto"/>
              <w:ind w:right="200"/>
              <w:rPr>
                <w:sz w:val="18"/>
                <w:szCs w:val="18"/>
              </w:rPr>
            </w:pPr>
            <w:r w:rsidDel="00000000" w:rsidR="00000000" w:rsidRPr="00000000">
              <w:rPr>
                <w:sz w:val="18"/>
                <w:szCs w:val="18"/>
                <w:rtl w:val="0"/>
              </w:rPr>
              <w:t xml:space="preserve">Review Articles</w:t>
            </w:r>
          </w:p>
          <w:p w:rsidR="00000000" w:rsidDel="00000000" w:rsidP="00000000" w:rsidRDefault="00000000" w:rsidRPr="00000000" w14:paraId="00000B66">
            <w:pPr>
              <w:widowControl w:val="0"/>
              <w:numPr>
                <w:ilvl w:val="0"/>
                <w:numId w:val="46"/>
              </w:numPr>
              <w:spacing w:line="240" w:lineRule="auto"/>
              <w:ind w:left="720" w:hanging="360"/>
              <w:rPr>
                <w:sz w:val="18"/>
                <w:szCs w:val="18"/>
              </w:rPr>
            </w:pPr>
            <w:r w:rsidDel="00000000" w:rsidR="00000000" w:rsidRPr="00000000">
              <w:rPr>
                <w:sz w:val="18"/>
                <w:szCs w:val="18"/>
                <w:rtl w:val="0"/>
              </w:rPr>
              <w:t xml:space="preserve">What is the role of RT for ES-SCLC in the immunotherapy era? </w:t>
            </w:r>
            <w:hyperlink r:id="rId707">
              <w:r w:rsidDel="00000000" w:rsidR="00000000" w:rsidRPr="00000000">
                <w:rPr>
                  <w:sz w:val="18"/>
                  <w:szCs w:val="18"/>
                  <w:vertAlign w:val="superscript"/>
                  <w:rtl w:val="0"/>
                </w:rPr>
                <w:t xml:space="preserve">QS</w:t>
              </w:r>
            </w:hyperlink>
            <w:r w:rsidDel="00000000" w:rsidR="00000000" w:rsidRPr="00000000">
              <w:rPr>
                <w:sz w:val="18"/>
                <w:szCs w:val="18"/>
                <w:rtl w:val="0"/>
              </w:rPr>
              <w:t xml:space="preserve"> [</w:t>
            </w:r>
            <w:hyperlink r:id="rId708">
              <w:r w:rsidDel="00000000" w:rsidR="00000000" w:rsidRPr="00000000">
                <w:rPr>
                  <w:sz w:val="18"/>
                  <w:szCs w:val="18"/>
                  <w:rtl w:val="0"/>
                </w:rPr>
                <w:t xml:space="preserve">Nesbit TLCR '19</w:t>
              </w:r>
            </w:hyperlink>
            <w:r w:rsidDel="00000000" w:rsidR="00000000" w:rsidRPr="00000000">
              <w:rPr>
                <w:sz w:val="18"/>
                <w:szCs w:val="18"/>
                <w:rtl w:val="0"/>
              </w:rPr>
              <w:t xml:space="preserve">] </w:t>
            </w:r>
            <w:hyperlink w:anchor="snu066265ta7">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7">
            <w:pPr>
              <w:numPr>
                <w:ilvl w:val="0"/>
                <w:numId w:val="46"/>
              </w:numPr>
              <w:spacing w:line="240" w:lineRule="auto"/>
              <w:ind w:left="720" w:hanging="360"/>
              <w:rPr>
                <w:sz w:val="18"/>
                <w:szCs w:val="18"/>
              </w:rPr>
            </w:pPr>
            <w:r w:rsidDel="00000000" w:rsidR="00000000" w:rsidRPr="00000000">
              <w:rPr>
                <w:sz w:val="18"/>
                <w:szCs w:val="18"/>
                <w:u w:val="single"/>
                <w:rtl w:val="0"/>
              </w:rPr>
              <w:t xml:space="preserve">S</w:t>
            </w:r>
            <w:r w:rsidDel="00000000" w:rsidR="00000000" w:rsidRPr="00000000">
              <w:rPr>
                <w:sz w:val="18"/>
                <w:szCs w:val="18"/>
                <w:rtl w:val="0"/>
              </w:rPr>
              <w:t xml:space="preserve">tart date of any treatment to </w:t>
            </w:r>
            <w:r w:rsidDel="00000000" w:rsidR="00000000" w:rsidRPr="00000000">
              <w:rPr>
                <w:sz w:val="18"/>
                <w:szCs w:val="18"/>
                <w:u w:val="single"/>
                <w:rtl w:val="0"/>
              </w:rPr>
              <w:t xml:space="preserve">E</w:t>
            </w:r>
            <w:r w:rsidDel="00000000" w:rsidR="00000000" w:rsidRPr="00000000">
              <w:rPr>
                <w:sz w:val="18"/>
                <w:szCs w:val="18"/>
                <w:rtl w:val="0"/>
              </w:rPr>
              <w:t xml:space="preserve">nd of </w:t>
            </w:r>
            <w:r w:rsidDel="00000000" w:rsidR="00000000" w:rsidRPr="00000000">
              <w:rPr>
                <w:sz w:val="18"/>
                <w:szCs w:val="18"/>
                <w:u w:val="single"/>
                <w:rtl w:val="0"/>
              </w:rPr>
              <w:t xml:space="preserve">R</w:t>
            </w:r>
            <w:r w:rsidDel="00000000" w:rsidR="00000000" w:rsidRPr="00000000">
              <w:rPr>
                <w:sz w:val="18"/>
                <w:szCs w:val="18"/>
                <w:rtl w:val="0"/>
              </w:rPr>
              <w:t xml:space="preserve">T (SER) [</w:t>
            </w:r>
            <w:hyperlink r:id="rId709">
              <w:r w:rsidDel="00000000" w:rsidR="00000000" w:rsidRPr="00000000">
                <w:rPr>
                  <w:sz w:val="18"/>
                  <w:szCs w:val="18"/>
                  <w:rtl w:val="0"/>
                </w:rPr>
                <w:t xml:space="preserve">De Ruysscher JCO '06]</w:t>
              </w:r>
            </w:hyperlink>
            <w:r w:rsidDel="00000000" w:rsidR="00000000" w:rsidRPr="00000000">
              <w:rPr>
                <w:sz w:val="18"/>
                <w:szCs w:val="18"/>
                <w:rtl w:val="0"/>
              </w:rPr>
              <w:t xml:space="preserve">: Aim for SER &lt; 30 days! </w:t>
            </w:r>
            <w:hyperlink w:anchor="8g80j0b22nvp">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8">
            <w:pPr>
              <w:numPr>
                <w:ilvl w:val="0"/>
                <w:numId w:val="46"/>
              </w:numPr>
              <w:spacing w:line="240" w:lineRule="auto"/>
              <w:ind w:left="720" w:hanging="360"/>
              <w:rPr>
                <w:sz w:val="18"/>
                <w:szCs w:val="18"/>
              </w:rPr>
            </w:pPr>
            <w:r w:rsidDel="00000000" w:rsidR="00000000" w:rsidRPr="00000000">
              <w:rPr>
                <w:sz w:val="18"/>
                <w:szCs w:val="18"/>
                <w:rtl w:val="0"/>
              </w:rPr>
              <w:t xml:space="preserve">LS-SCLC: Is PCI Necessary? [</w:t>
            </w:r>
            <w:hyperlink r:id="rId710">
              <w:r w:rsidDel="00000000" w:rsidR="00000000" w:rsidRPr="00000000">
                <w:rPr>
                  <w:sz w:val="18"/>
                  <w:szCs w:val="18"/>
                  <w:rtl w:val="0"/>
                </w:rPr>
                <w:t xml:space="preserve">Farris PRO '19</w:t>
              </w:r>
            </w:hyperlink>
            <w:r w:rsidDel="00000000" w:rsidR="00000000" w:rsidRPr="00000000">
              <w:rPr>
                <w:sz w:val="18"/>
                <w:szCs w:val="18"/>
                <w:rtl w:val="0"/>
              </w:rPr>
              <w:t xml:space="preserve">]: Retro. Obs vs. PCI. </w:t>
            </w:r>
            <w:hyperlink w:anchor="_6a2wqadfkp6a">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9">
            <w:pPr>
              <w:spacing w:line="240" w:lineRule="auto"/>
              <w:ind w:right="200"/>
              <w:rPr>
                <w:sz w:val="18"/>
                <w:szCs w:val="18"/>
              </w:rPr>
            </w:pPr>
            <w:r w:rsidDel="00000000" w:rsidR="00000000" w:rsidRPr="00000000">
              <w:rPr>
                <w:sz w:val="18"/>
                <w:szCs w:val="18"/>
                <w:rtl w:val="0"/>
              </w:rPr>
              <w:t xml:space="preserve">Society Guidelines</w:t>
            </w:r>
          </w:p>
          <w:p w:rsidR="00000000" w:rsidDel="00000000" w:rsidP="00000000" w:rsidRDefault="00000000" w:rsidRPr="00000000" w14:paraId="00000B6A">
            <w:pPr>
              <w:numPr>
                <w:ilvl w:val="0"/>
                <w:numId w:val="70"/>
              </w:numPr>
              <w:spacing w:line="240" w:lineRule="auto"/>
              <w:ind w:left="720" w:hanging="360"/>
              <w:rPr>
                <w:sz w:val="18"/>
                <w:szCs w:val="18"/>
              </w:rPr>
            </w:pPr>
            <w:r w:rsidDel="00000000" w:rsidR="00000000" w:rsidRPr="00000000">
              <w:rPr>
                <w:sz w:val="18"/>
                <w:szCs w:val="18"/>
                <w:rtl w:val="0"/>
              </w:rPr>
              <w:t xml:space="preserve">ASCO/ACCP Guideline: </w:t>
            </w:r>
            <w:hyperlink r:id="rId711">
              <w:r w:rsidDel="00000000" w:rsidR="00000000" w:rsidRPr="00000000">
                <w:rPr>
                  <w:sz w:val="18"/>
                  <w:szCs w:val="18"/>
                  <w:rtl w:val="0"/>
                </w:rPr>
                <w:t xml:space="preserve">Treatment of Small-Cell Lung Cancer </w:t>
              </w:r>
            </w:hyperlink>
            <w:r w:rsidDel="00000000" w:rsidR="00000000" w:rsidRPr="00000000">
              <w:rPr>
                <w:i w:val="1"/>
                <w:sz w:val="18"/>
                <w:szCs w:val="18"/>
                <w:rtl w:val="0"/>
              </w:rPr>
              <w:t xml:space="preserve">September 8, 2015 </w:t>
            </w:r>
            <w:hyperlink w:anchor="nbv7mkaxnln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B">
            <w:pPr>
              <w:numPr>
                <w:ilvl w:val="0"/>
                <w:numId w:val="70"/>
              </w:numPr>
              <w:spacing w:line="240" w:lineRule="auto"/>
              <w:ind w:left="720" w:hanging="360"/>
              <w:rPr>
                <w:sz w:val="18"/>
                <w:szCs w:val="18"/>
              </w:rPr>
            </w:pPr>
            <w:r w:rsidDel="00000000" w:rsidR="00000000" w:rsidRPr="00000000">
              <w:rPr>
                <w:sz w:val="18"/>
                <w:szCs w:val="18"/>
                <w:rtl w:val="0"/>
              </w:rPr>
              <w:t xml:space="preserve">ESMO Guidelines for Diagnosis, Treatment and Follow up [</w:t>
            </w:r>
            <w:hyperlink r:id="rId712">
              <w:r w:rsidDel="00000000" w:rsidR="00000000" w:rsidRPr="00000000">
                <w:rPr>
                  <w:sz w:val="18"/>
                  <w:szCs w:val="18"/>
                  <w:rtl w:val="0"/>
                </w:rPr>
                <w:t xml:space="preserve">Früh Ann Onc '13</w:t>
              </w:r>
            </w:hyperlink>
            <w:r w:rsidDel="00000000" w:rsidR="00000000" w:rsidRPr="00000000">
              <w:rPr>
                <w:sz w:val="18"/>
                <w:szCs w:val="18"/>
                <w:rtl w:val="0"/>
              </w:rPr>
              <w:t xml:space="preserve">] </w:t>
            </w:r>
            <w:hyperlink w:anchor="nbv7mkaxnlnw">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C">
            <w:pPr>
              <w:numPr>
                <w:ilvl w:val="0"/>
                <w:numId w:val="70"/>
              </w:numPr>
              <w:spacing w:line="240" w:lineRule="auto"/>
              <w:ind w:left="720" w:hanging="360"/>
              <w:rPr>
                <w:sz w:val="18"/>
                <w:szCs w:val="18"/>
              </w:rPr>
            </w:pPr>
            <w:r w:rsidDel="00000000" w:rsidR="00000000" w:rsidRPr="00000000">
              <w:rPr>
                <w:sz w:val="18"/>
                <w:szCs w:val="18"/>
                <w:rtl w:val="0"/>
              </w:rPr>
              <w:t xml:space="preserve">ASTRO Guideline: RT for Small Cell Lung Cancer [</w:t>
            </w:r>
            <w:hyperlink r:id="rId713">
              <w:r w:rsidDel="00000000" w:rsidR="00000000" w:rsidRPr="00000000">
                <w:rPr>
                  <w:sz w:val="18"/>
                  <w:szCs w:val="18"/>
                  <w:rtl w:val="0"/>
                </w:rPr>
                <w:t xml:space="preserve">Simone PRO '20</w:t>
              </w:r>
            </w:hyperlink>
            <w:r w:rsidDel="00000000" w:rsidR="00000000" w:rsidRPr="00000000">
              <w:rPr>
                <w:sz w:val="18"/>
                <w:szCs w:val="18"/>
                <w:rtl w:val="0"/>
              </w:rPr>
              <w:t xml:space="preserve">] </w:t>
            </w:r>
            <w:hyperlink w:anchor="_nruipiivq02s">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6D">
            <w:pPr>
              <w:spacing w:line="240" w:lineRule="auto"/>
              <w:ind w:right="200"/>
              <w:rPr>
                <w:sz w:val="18"/>
                <w:szCs w:val="18"/>
              </w:rPr>
            </w:pPr>
            <w:r w:rsidDel="00000000" w:rsidR="00000000" w:rsidRPr="00000000">
              <w:rPr>
                <w:sz w:val="18"/>
                <w:szCs w:val="18"/>
                <w:rtl w:val="0"/>
              </w:rPr>
              <w:t xml:space="preserve">Relevant Accessible Radiation Protocols</w:t>
            </w:r>
          </w:p>
          <w:p w:rsidR="00000000" w:rsidDel="00000000" w:rsidP="00000000" w:rsidRDefault="00000000" w:rsidRPr="00000000" w14:paraId="00000B6E">
            <w:pPr>
              <w:numPr>
                <w:ilvl w:val="0"/>
                <w:numId w:val="66"/>
              </w:numPr>
              <w:spacing w:line="240" w:lineRule="auto"/>
              <w:ind w:left="720" w:right="200" w:hanging="360"/>
              <w:rPr>
                <w:sz w:val="18"/>
                <w:szCs w:val="18"/>
              </w:rPr>
            </w:pPr>
            <w:r w:rsidDel="00000000" w:rsidR="00000000" w:rsidRPr="00000000">
              <w:rPr>
                <w:sz w:val="18"/>
                <w:szCs w:val="18"/>
                <w:rtl w:val="0"/>
              </w:rPr>
              <w:t xml:space="preserve">LS-SCLC</w:t>
            </w:r>
          </w:p>
          <w:p w:rsidR="00000000" w:rsidDel="00000000" w:rsidP="00000000" w:rsidRDefault="00000000" w:rsidRPr="00000000" w14:paraId="00000B6F">
            <w:pPr>
              <w:numPr>
                <w:ilvl w:val="1"/>
                <w:numId w:val="66"/>
              </w:numPr>
              <w:spacing w:line="240" w:lineRule="auto"/>
              <w:ind w:left="1440" w:hanging="360"/>
              <w:rPr>
                <w:sz w:val="18"/>
                <w:szCs w:val="18"/>
              </w:rPr>
            </w:pPr>
            <w:r w:rsidDel="00000000" w:rsidR="00000000" w:rsidRPr="00000000">
              <w:rPr>
                <w:sz w:val="18"/>
                <w:szCs w:val="18"/>
                <w:rtl w:val="0"/>
              </w:rPr>
              <w:t xml:space="preserve">CONVERT / EORTC 8072 (Supplement 1) [</w:t>
            </w:r>
            <w:hyperlink r:id="rId714">
              <w:r w:rsidDel="00000000" w:rsidR="00000000" w:rsidRPr="00000000">
                <w:rPr>
                  <w:sz w:val="18"/>
                  <w:szCs w:val="18"/>
                  <w:rtl w:val="0"/>
                </w:rPr>
                <w:t xml:space="preserve">Salem JAMA Onc '18</w:t>
              </w:r>
            </w:hyperlink>
            <w:r w:rsidDel="00000000" w:rsidR="00000000" w:rsidRPr="00000000">
              <w:rPr>
                <w:sz w:val="18"/>
                <w:szCs w:val="18"/>
                <w:rtl w:val="0"/>
              </w:rPr>
              <w:t xml:space="preserve">]: 45/30 BID vs. 66/33 with CE x4-6c.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70">
            <w:pPr>
              <w:numPr>
                <w:ilvl w:val="0"/>
                <w:numId w:val="66"/>
              </w:numPr>
              <w:spacing w:line="240" w:lineRule="auto"/>
              <w:ind w:left="720" w:right="200" w:hanging="360"/>
              <w:rPr>
                <w:sz w:val="18"/>
                <w:szCs w:val="18"/>
              </w:rPr>
            </w:pPr>
            <w:r w:rsidDel="00000000" w:rsidR="00000000" w:rsidRPr="00000000">
              <w:rPr>
                <w:sz w:val="18"/>
                <w:szCs w:val="18"/>
                <w:rtl w:val="0"/>
              </w:rPr>
              <w:t xml:space="preserve">ES-SCLC</w:t>
            </w:r>
            <w:r w:rsidDel="00000000" w:rsidR="00000000" w:rsidRPr="00000000">
              <w:rPr>
                <w:rtl w:val="0"/>
              </w:rPr>
            </w:r>
          </w:p>
          <w:p w:rsidR="00000000" w:rsidDel="00000000" w:rsidP="00000000" w:rsidRDefault="00000000" w:rsidRPr="00000000" w14:paraId="00000B71">
            <w:pPr>
              <w:numPr>
                <w:ilvl w:val="1"/>
                <w:numId w:val="66"/>
              </w:numPr>
              <w:spacing w:line="240" w:lineRule="auto"/>
              <w:ind w:left="1440" w:hanging="360"/>
              <w:rPr>
                <w:sz w:val="18"/>
                <w:szCs w:val="18"/>
              </w:rPr>
            </w:pPr>
            <w:r w:rsidDel="00000000" w:rsidR="00000000" w:rsidRPr="00000000">
              <w:rPr>
                <w:sz w:val="18"/>
                <w:szCs w:val="18"/>
                <w:rtl w:val="0"/>
              </w:rPr>
              <w:t xml:space="preserve">RTOG 0937 [</w:t>
            </w:r>
            <w:hyperlink r:id="rId715">
              <w:r w:rsidDel="00000000" w:rsidR="00000000" w:rsidRPr="00000000">
                <w:rPr>
                  <w:sz w:val="18"/>
                  <w:szCs w:val="18"/>
                  <w:rtl w:val="0"/>
                </w:rPr>
                <w:t xml:space="preserve">Protocol</w:t>
              </w:r>
            </w:hyperlink>
            <w:hyperlink r:id="rId716">
              <w:r w:rsidDel="00000000" w:rsidR="00000000" w:rsidRPr="00000000">
                <w:rPr>
                  <w:sz w:val="18"/>
                  <w:szCs w:val="18"/>
                  <w:rtl w:val="0"/>
                </w:rPr>
                <w:t xml:space="preserve">]: </w:t>
              </w:r>
            </w:hyperlink>
            <w:r w:rsidDel="00000000" w:rsidR="00000000" w:rsidRPr="00000000">
              <w:rPr>
                <w:sz w:val="18"/>
                <w:szCs w:val="18"/>
                <w:rtl w:val="0"/>
              </w:rPr>
              <w:t xml:space="preserve">Phase II. Up to 4 extracranial mets. PCI (25/10) ± thoracic/oligo RT (45/15, 30/10). </w:t>
            </w:r>
            <w:hyperlink w:anchor="jgrlfoasvoc2">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72">
            <w:pPr>
              <w:spacing w:line="240" w:lineRule="auto"/>
              <w:ind w:right="200"/>
              <w:rPr>
                <w:sz w:val="18"/>
                <w:szCs w:val="18"/>
              </w:rPr>
            </w:pPr>
            <w:r w:rsidDel="00000000" w:rsidR="00000000" w:rsidRPr="00000000">
              <w:rPr>
                <w:sz w:val="18"/>
                <w:szCs w:val="18"/>
                <w:rtl w:val="0"/>
              </w:rPr>
              <w:t xml:space="preserve">Quality of Life/Toxicity</w:t>
            </w:r>
          </w:p>
          <w:p w:rsidR="00000000" w:rsidDel="00000000" w:rsidP="00000000" w:rsidRDefault="00000000" w:rsidRPr="00000000" w14:paraId="00000B73">
            <w:pPr>
              <w:numPr>
                <w:ilvl w:val="0"/>
                <w:numId w:val="66"/>
              </w:numPr>
              <w:spacing w:line="240" w:lineRule="auto"/>
              <w:ind w:left="720" w:right="200" w:hanging="360"/>
              <w:rPr>
                <w:sz w:val="18"/>
                <w:szCs w:val="18"/>
              </w:rPr>
            </w:pPr>
            <w:r w:rsidDel="00000000" w:rsidR="00000000" w:rsidRPr="00000000">
              <w:rPr>
                <w:sz w:val="18"/>
                <w:szCs w:val="18"/>
                <w:rtl w:val="0"/>
              </w:rPr>
              <w:t xml:space="preserve">CONVERT (Table 4) [</w:t>
            </w:r>
            <w:hyperlink r:id="rId717">
              <w:r w:rsidDel="00000000" w:rsidR="00000000" w:rsidRPr="00000000">
                <w:rPr>
                  <w:sz w:val="18"/>
                  <w:szCs w:val="18"/>
                  <w:rtl w:val="0"/>
                </w:rPr>
                <w:t xml:space="preserve">Faivre-Finn Lanc Onc '17</w:t>
              </w:r>
            </w:hyperlink>
            <w:r w:rsidDel="00000000" w:rsidR="00000000" w:rsidRPr="00000000">
              <w:rPr>
                <w:sz w:val="18"/>
                <w:szCs w:val="18"/>
                <w:rtl w:val="0"/>
              </w:rPr>
              <w:t xml:space="preserve">, </w:t>
            </w:r>
            <w:hyperlink r:id="rId718">
              <w:r w:rsidDel="00000000" w:rsidR="00000000" w:rsidRPr="00000000">
                <w:rPr>
                  <w:sz w:val="18"/>
                  <w:szCs w:val="18"/>
                  <w:rtl w:val="0"/>
                </w:rPr>
                <w:t xml:space="preserve">Salem JAMA Onc '18</w:t>
              </w:r>
            </w:hyperlink>
            <w:r w:rsidDel="00000000" w:rsidR="00000000" w:rsidRPr="00000000">
              <w:rPr>
                <w:sz w:val="18"/>
                <w:szCs w:val="18"/>
                <w:rtl w:val="0"/>
              </w:rPr>
              <w:t xml:space="preserve">]: 45/30 BID vs. 66/33 with CE x4-6c. </w:t>
            </w:r>
            <w:hyperlink w:anchor="g5ydzigdyk9u">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74">
            <w:pPr>
              <w:numPr>
                <w:ilvl w:val="0"/>
                <w:numId w:val="66"/>
              </w:numPr>
              <w:spacing w:line="240" w:lineRule="auto"/>
              <w:ind w:left="720" w:right="200" w:hanging="360"/>
              <w:rPr>
                <w:sz w:val="18"/>
                <w:szCs w:val="18"/>
              </w:rPr>
            </w:pPr>
            <w:r w:rsidDel="00000000" w:rsidR="00000000" w:rsidRPr="00000000">
              <w:rPr>
                <w:sz w:val="18"/>
                <w:szCs w:val="18"/>
                <w:rtl w:val="0"/>
              </w:rPr>
              <w:t xml:space="preserve">CREST (Table 2) [</w:t>
            </w:r>
            <w:hyperlink r:id="rId719">
              <w:r w:rsidDel="00000000" w:rsidR="00000000" w:rsidRPr="00000000">
                <w:rPr>
                  <w:sz w:val="18"/>
                  <w:szCs w:val="18"/>
                  <w:rtl w:val="0"/>
                </w:rPr>
                <w:t xml:space="preserve">Slotman Lancet '15</w:t>
              </w:r>
            </w:hyperlink>
            <w:r w:rsidDel="00000000" w:rsidR="00000000" w:rsidRPr="00000000">
              <w:rPr>
                <w:rFonts w:ascii="Cardo" w:cs="Cardo" w:eastAsia="Cardo" w:hAnsi="Cardo"/>
                <w:sz w:val="18"/>
                <w:szCs w:val="18"/>
                <w:rtl w:val="0"/>
              </w:rPr>
              <w:t xml:space="preserve">]: 4-6c chemo→ PR/CR→ PCI (dealers choice) ± Thoracic RT 30/10. </w:t>
            </w:r>
            <w:hyperlink w:anchor="xm6erzs5c8vp">
              <w:r w:rsidDel="00000000" w:rsidR="00000000" w:rsidRPr="00000000">
                <w:rPr>
                  <w:sz w:val="18"/>
                  <w:szCs w:val="18"/>
                  <w:vertAlign w:val="superscript"/>
                  <w:rtl w:val="0"/>
                </w:rPr>
                <w:t xml:space="preserve">RoR</w:t>
              </w:r>
            </w:hyperlink>
            <w:r w:rsidDel="00000000" w:rsidR="00000000" w:rsidRPr="00000000">
              <w:rPr>
                <w:rtl w:val="0"/>
              </w:rPr>
            </w:r>
          </w:p>
          <w:p w:rsidR="00000000" w:rsidDel="00000000" w:rsidP="00000000" w:rsidRDefault="00000000" w:rsidRPr="00000000" w14:paraId="00000B75">
            <w:pPr>
              <w:numPr>
                <w:ilvl w:val="0"/>
                <w:numId w:val="66"/>
              </w:numPr>
              <w:spacing w:line="240" w:lineRule="auto"/>
              <w:ind w:left="720" w:hanging="360"/>
              <w:rPr>
                <w:sz w:val="18"/>
                <w:szCs w:val="18"/>
              </w:rPr>
            </w:pPr>
            <w:r w:rsidDel="00000000" w:rsidR="00000000" w:rsidRPr="00000000">
              <w:rPr>
                <w:sz w:val="18"/>
                <w:szCs w:val="18"/>
                <w:rtl w:val="0"/>
              </w:rPr>
              <w:t xml:space="preserve">RTOG 0212 PCI QoL [</w:t>
            </w:r>
            <w:hyperlink r:id="rId720">
              <w:r w:rsidDel="00000000" w:rsidR="00000000" w:rsidRPr="00000000">
                <w:rPr>
                  <w:sz w:val="18"/>
                  <w:szCs w:val="18"/>
                  <w:rtl w:val="0"/>
                </w:rPr>
                <w:t xml:space="preserve">Wolfson IJROBP '11</w:t>
              </w:r>
            </w:hyperlink>
            <w:hyperlink r:id="rId721">
              <w:r w:rsidDel="00000000" w:rsidR="00000000" w:rsidRPr="00000000">
                <w:rPr>
                  <w:sz w:val="18"/>
                  <w:szCs w:val="18"/>
                  <w:rtl w:val="0"/>
                </w:rPr>
                <w:t xml:space="preserve">]</w:t>
              </w:r>
            </w:hyperlink>
            <w:r w:rsidDel="00000000" w:rsidR="00000000" w:rsidRPr="00000000">
              <w:rPr>
                <w:sz w:val="18"/>
                <w:szCs w:val="18"/>
                <w:rtl w:val="0"/>
              </w:rPr>
              <w:t xml:space="preserve">: 25/10 vs. 36/18 vs. 36/24 BID for pts in CR. </w:t>
            </w:r>
            <w:hyperlink w:anchor="rzv3trcpeyty">
              <w:r w:rsidDel="00000000" w:rsidR="00000000" w:rsidRPr="00000000">
                <w:rPr>
                  <w:sz w:val="18"/>
                  <w:szCs w:val="18"/>
                  <w:vertAlign w:val="superscript"/>
                  <w:rtl w:val="0"/>
                </w:rPr>
                <w:t xml:space="preserve">RoR</w:t>
              </w:r>
            </w:hyperlink>
            <w:r w:rsidDel="00000000" w:rsidR="00000000" w:rsidRPr="00000000">
              <w:rPr>
                <w:rtl w:val="0"/>
              </w:rPr>
            </w:r>
          </w:p>
        </w:tc>
      </w:tr>
    </w:tbl>
    <w:p w:rsidR="00000000" w:rsidDel="00000000" w:rsidP="00000000" w:rsidRDefault="00000000" w:rsidRPr="00000000" w14:paraId="00000B7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77">
      <w:pPr>
        <w:pStyle w:val="Heading2"/>
        <w:rPr/>
      </w:pPr>
      <w:bookmarkStart w:colFirst="0" w:colLast="0" w:name="_qthothqgpqvg" w:id="186"/>
      <w:bookmarkEnd w:id="186"/>
      <w:hyperlink w:anchor="_nruipiivq02s">
        <w:r w:rsidDel="00000000" w:rsidR="00000000" w:rsidRPr="00000000">
          <w:rPr>
            <w:rtl w:val="0"/>
          </w:rPr>
          <w:t xml:space="preserve">Treatment planning</w:t>
        </w:r>
      </w:hyperlink>
      <w:r w:rsidDel="00000000" w:rsidR="00000000" w:rsidRPr="00000000">
        <w:rPr>
          <w:rtl w:val="0"/>
        </w:rPr>
      </w:r>
    </w:p>
    <w:p w:rsidR="00000000" w:rsidDel="00000000" w:rsidP="00000000" w:rsidRDefault="00000000" w:rsidRPr="00000000" w14:paraId="00000B78">
      <w:pPr>
        <w:spacing w:line="240" w:lineRule="auto"/>
        <w:rPr/>
      </w:pPr>
      <w:r w:rsidDel="00000000" w:rsidR="00000000" w:rsidRPr="00000000">
        <w:rPr>
          <w:rtl w:val="0"/>
        </w:rPr>
        <w:t xml:space="preserve">See the Summary Box above. </w:t>
      </w:r>
    </w:p>
    <w:p w:rsidR="00000000" w:rsidDel="00000000" w:rsidP="00000000" w:rsidRDefault="00000000" w:rsidRPr="00000000" w14:paraId="00000B79">
      <w:pPr>
        <w:spacing w:line="240" w:lineRule="auto"/>
        <w:rPr>
          <w:sz w:val="20"/>
          <w:szCs w:val="20"/>
        </w:rPr>
      </w:pPr>
      <w:r w:rsidDel="00000000" w:rsidR="00000000" w:rsidRPr="00000000">
        <w:rPr>
          <w:rFonts w:ascii="Times New Roman" w:cs="Times New Roman" w:eastAsia="Times New Roman" w:hAnsi="Times New Roman"/>
          <w:sz w:val="20"/>
          <w:szCs w:val="20"/>
          <w:rtl w:val="0"/>
        </w:rPr>
        <w:t xml:space="preserve">What treatment v</w:t>
      </w:r>
      <w:r w:rsidDel="00000000" w:rsidR="00000000" w:rsidRPr="00000000">
        <w:rPr>
          <w:sz w:val="20"/>
          <w:szCs w:val="20"/>
          <w:rtl w:val="0"/>
        </w:rPr>
        <w:t xml:space="preserve">olumes? </w:t>
      </w:r>
    </w:p>
    <w:p w:rsidR="00000000" w:rsidDel="00000000" w:rsidP="00000000" w:rsidRDefault="00000000" w:rsidRPr="00000000" w14:paraId="00000B7A">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sz w:val="20"/>
          <w:szCs w:val="20"/>
          <w:rtl w:val="0"/>
        </w:rPr>
        <w:t xml:space="preserve">Two RCTs look at </w:t>
      </w:r>
      <w:r w:rsidDel="00000000" w:rsidR="00000000" w:rsidRPr="00000000">
        <w:rPr>
          <w:b w:val="1"/>
          <w:sz w:val="20"/>
          <w:szCs w:val="20"/>
          <w:rtl w:val="0"/>
        </w:rPr>
        <w:t xml:space="preserve">Pre vs. Post-chemo</w:t>
      </w:r>
      <w:r w:rsidDel="00000000" w:rsidR="00000000" w:rsidRPr="00000000">
        <w:rPr>
          <w:sz w:val="20"/>
          <w:szCs w:val="20"/>
          <w:rtl w:val="0"/>
        </w:rPr>
        <w:t xml:space="preserve">:</w:t>
      </w:r>
    </w:p>
    <w:p w:rsidR="00000000" w:rsidDel="00000000" w:rsidP="00000000" w:rsidRDefault="00000000" w:rsidRPr="00000000" w14:paraId="00000B7B">
      <w:pPr>
        <w:numPr>
          <w:ilvl w:val="0"/>
          <w:numId w:val="77"/>
        </w:numPr>
        <w:spacing w:line="240" w:lineRule="auto"/>
        <w:ind w:left="1440" w:hanging="360"/>
        <w:rPr>
          <w:sz w:val="20"/>
          <w:szCs w:val="20"/>
        </w:rPr>
      </w:pPr>
      <w:r w:rsidDel="00000000" w:rsidR="00000000" w:rsidRPr="00000000">
        <w:rPr>
          <w:sz w:val="20"/>
          <w:szCs w:val="20"/>
          <w:rtl w:val="0"/>
        </w:rPr>
        <w:t xml:space="preserve">SWOG [1979] used wide field vs. limited field 2D planning.</w:t>
      </w:r>
    </w:p>
    <w:p w:rsidR="00000000" w:rsidDel="00000000" w:rsidP="00000000" w:rsidRDefault="00000000" w:rsidRPr="00000000" w14:paraId="00000B7C">
      <w:pPr>
        <w:numPr>
          <w:ilvl w:val="0"/>
          <w:numId w:val="77"/>
        </w:numPr>
        <w:spacing w:line="240" w:lineRule="auto"/>
        <w:ind w:left="1440" w:hanging="360"/>
        <w:rPr>
          <w:sz w:val="20"/>
          <w:szCs w:val="20"/>
        </w:rPr>
      </w:pPr>
      <w:r w:rsidDel="00000000" w:rsidR="00000000" w:rsidRPr="00000000">
        <w:rPr>
          <w:sz w:val="20"/>
          <w:szCs w:val="20"/>
          <w:rtl w:val="0"/>
        </w:rPr>
        <w:t xml:space="preserve">Chinese used 3D planning.</w:t>
      </w:r>
    </w:p>
    <w:p w:rsidR="00000000" w:rsidDel="00000000" w:rsidP="00000000" w:rsidRDefault="00000000" w:rsidRPr="00000000" w14:paraId="00000B7D">
      <w:pPr>
        <w:numPr>
          <w:ilvl w:val="2"/>
          <w:numId w:val="5"/>
        </w:numPr>
        <w:spacing w:line="240" w:lineRule="auto"/>
        <w:ind w:left="2160" w:hanging="360"/>
        <w:rPr>
          <w:sz w:val="20"/>
          <w:szCs w:val="20"/>
        </w:rPr>
      </w:pPr>
      <w:r w:rsidDel="00000000" w:rsidR="00000000" w:rsidRPr="00000000">
        <w:rPr>
          <w:sz w:val="20"/>
          <w:szCs w:val="20"/>
          <w:rtl w:val="0"/>
        </w:rPr>
        <w:t xml:space="preserve">No differences in relapse rates or toxicity if using post-CTX volume!</w:t>
      </w:r>
    </w:p>
    <w:p w:rsidR="00000000" w:rsidDel="00000000" w:rsidP="00000000" w:rsidRDefault="00000000" w:rsidRPr="00000000" w14:paraId="00000B7E">
      <w:pPr>
        <w:numPr>
          <w:ilvl w:val="0"/>
          <w:numId w:val="5"/>
        </w:numPr>
        <w:spacing w:line="240" w:lineRule="auto"/>
        <w:ind w:left="720" w:hanging="360"/>
        <w:rPr>
          <w:rFonts w:ascii="Times New Roman" w:cs="Times New Roman" w:eastAsia="Times New Roman" w:hAnsi="Times New Roman"/>
          <w:sz w:val="20"/>
          <w:szCs w:val="20"/>
        </w:rPr>
      </w:pPr>
      <w:r w:rsidDel="00000000" w:rsidR="00000000" w:rsidRPr="00000000">
        <w:rPr>
          <w:sz w:val="20"/>
          <w:szCs w:val="20"/>
          <w:rtl w:val="0"/>
        </w:rPr>
        <w:t xml:space="preserve">Two trials looking at </w:t>
      </w:r>
      <w:r w:rsidDel="00000000" w:rsidR="00000000" w:rsidRPr="00000000">
        <w:rPr>
          <w:b w:val="1"/>
          <w:sz w:val="20"/>
          <w:szCs w:val="20"/>
          <w:rtl w:val="0"/>
        </w:rPr>
        <w:t xml:space="preserve">ENI</w:t>
      </w:r>
      <w:r w:rsidDel="00000000" w:rsidR="00000000" w:rsidRPr="00000000">
        <w:rPr>
          <w:sz w:val="20"/>
          <w:szCs w:val="20"/>
          <w:rtl w:val="0"/>
        </w:rPr>
        <w:t xml:space="preserve">: </w:t>
      </w:r>
    </w:p>
    <w:p w:rsidR="00000000" w:rsidDel="00000000" w:rsidP="00000000" w:rsidRDefault="00000000" w:rsidRPr="00000000" w14:paraId="00000B7F">
      <w:pPr>
        <w:numPr>
          <w:ilvl w:val="1"/>
          <w:numId w:val="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based on CT alone, then isolated nodal recurrence in 5-11%. If PET/CT and CT+, then only 3% isolated nodal recurrence [</w:t>
      </w:r>
      <w:hyperlink r:id="rId722">
        <w:r w:rsidDel="00000000" w:rsidR="00000000" w:rsidRPr="00000000">
          <w:rPr>
            <w:rFonts w:ascii="Times New Roman" w:cs="Times New Roman" w:eastAsia="Times New Roman" w:hAnsi="Times New Roman"/>
            <w:sz w:val="20"/>
            <w:szCs w:val="20"/>
            <w:rtl w:val="0"/>
          </w:rPr>
          <w:t xml:space="preserve">De Ruysscher RTO '06</w:t>
        </w:r>
      </w:hyperlink>
      <w:r w:rsidDel="00000000" w:rsidR="00000000" w:rsidRPr="00000000">
        <w:rPr>
          <w:rFonts w:ascii="Times New Roman" w:cs="Times New Roman" w:eastAsia="Times New Roman" w:hAnsi="Times New Roman"/>
          <w:sz w:val="20"/>
          <w:szCs w:val="20"/>
          <w:rtl w:val="0"/>
        </w:rPr>
        <w:t xml:space="preserve">, </w:t>
      </w:r>
      <w:hyperlink r:id="rId723">
        <w:r w:rsidDel="00000000" w:rsidR="00000000" w:rsidRPr="00000000">
          <w:rPr>
            <w:rFonts w:ascii="Times New Roman" w:cs="Times New Roman" w:eastAsia="Times New Roman" w:hAnsi="Times New Roman"/>
            <w:sz w:val="20"/>
            <w:szCs w:val="20"/>
            <w:rtl w:val="0"/>
          </w:rPr>
          <w:t xml:space="preserve">Van Loon IJROBP '10]</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80">
      <w:pPr>
        <w:numPr>
          <w:ilvl w:val="1"/>
          <w:numId w:val="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two prospective trials suggest that ENI is not req'd if PET/CT performed, but may be required in the absence of PET as isolated nodal relapse may be &gt; 10%. </w:t>
      </w:r>
    </w:p>
    <w:p w:rsidR="00000000" w:rsidDel="00000000" w:rsidP="00000000" w:rsidRDefault="00000000" w:rsidRPr="00000000" w14:paraId="00000B81">
      <w:pPr>
        <w:numPr>
          <w:ilvl w:val="1"/>
          <w:numId w:val="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Older pts: Response rates same as younger pts a/w expense of increased pulmonary or hematologic toxicity.</w:t>
      </w:r>
    </w:p>
    <w:p w:rsidR="00000000" w:rsidDel="00000000" w:rsidP="00000000" w:rsidRDefault="00000000" w:rsidRPr="00000000" w14:paraId="00000B82">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Volumes</w:t>
      </w:r>
    </w:p>
    <w:p w:rsidR="00000000" w:rsidDel="00000000" w:rsidP="00000000" w:rsidRDefault="00000000" w:rsidRPr="00000000" w14:paraId="00000B83">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Turrisi treated bilateral mediastinum. CONVERT and CALGB t</w:t>
      </w:r>
      <w:r w:rsidDel="00000000" w:rsidR="00000000" w:rsidRPr="00000000">
        <w:rPr>
          <w:rtl w:val="0"/>
        </w:rPr>
        <w:t xml:space="preserve">ends</w:t>
      </w:r>
      <w:r w:rsidDel="00000000" w:rsidR="00000000" w:rsidRPr="00000000">
        <w:rPr>
          <w:rFonts w:ascii="Times New Roman" w:cs="Times New Roman" w:eastAsia="Times New Roman" w:hAnsi="Times New Roman"/>
          <w:sz w:val="20"/>
          <w:szCs w:val="20"/>
          <w:rtl w:val="0"/>
        </w:rPr>
        <w:t xml:space="preserve"> to prefer ipsi hilum and will only treat mediastinum and carina if involved. If non-PET based planning or no formal mediastinal interrogation, consider ENI.</w:t>
      </w:r>
      <w:r w:rsidDel="00000000" w:rsidR="00000000" w:rsidRPr="00000000">
        <w:rPr>
          <w:rtl w:val="0"/>
        </w:rPr>
      </w:r>
    </w:p>
    <w:p w:rsidR="00000000" w:rsidDel="00000000" w:rsidP="00000000" w:rsidRDefault="00000000" w:rsidRPr="00000000" w14:paraId="00000B84">
      <w:pPr>
        <w:numPr>
          <w:ilvl w:val="1"/>
          <w:numId w:val="12"/>
        </w:numPr>
        <w:spacing w:line="240" w:lineRule="auto"/>
        <w:ind w:left="1440" w:hanging="360"/>
        <w:rPr>
          <w:rFonts w:ascii="Times New Roman" w:cs="Times New Roman" w:eastAsia="Times New Roman" w:hAnsi="Times New Roman"/>
          <w:sz w:val="20"/>
          <w:szCs w:val="20"/>
        </w:rPr>
      </w:pPr>
      <w:hyperlink w:anchor="ameifz489gnc">
        <w:r w:rsidDel="00000000" w:rsidR="00000000" w:rsidRPr="00000000">
          <w:rPr>
            <w:rFonts w:ascii="Times New Roman" w:cs="Times New Roman" w:eastAsia="Times New Roman" w:hAnsi="Times New Roman"/>
            <w:b w:val="1"/>
            <w:sz w:val="20"/>
            <w:szCs w:val="20"/>
            <w:rtl w:val="0"/>
          </w:rPr>
          <w:t xml:space="preserve">Turrisi</w:t>
        </w:r>
      </w:hyperlink>
      <w:r w:rsidDel="00000000" w:rsidR="00000000" w:rsidRPr="00000000">
        <w:rPr>
          <w:rFonts w:ascii="Times New Roman" w:cs="Times New Roman" w:eastAsia="Times New Roman" w:hAnsi="Times New Roman"/>
          <w:sz w:val="20"/>
          <w:szCs w:val="20"/>
          <w:rtl w:val="0"/>
        </w:rPr>
        <w:t xml:space="preserve">: Pre-chemo gross tumor on CT and bilateral mediastinal and ipsi hilar lymph nodes. No uninvolved SCV. From thoracic inlet to 5 cm below carina or to a level including ipsi hilar structures, whichever was lower. </w:t>
      </w:r>
    </w:p>
    <w:p w:rsidR="00000000" w:rsidDel="00000000" w:rsidP="00000000" w:rsidRDefault="00000000" w:rsidRPr="00000000" w14:paraId="00000B85">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w:t>
      </w:r>
      <w:r w:rsidDel="00000000" w:rsidR="00000000" w:rsidRPr="00000000">
        <w:rPr>
          <w:rFonts w:ascii="Times New Roman" w:cs="Times New Roman" w:eastAsia="Times New Roman" w:hAnsi="Times New Roman"/>
          <w:b w:val="1"/>
          <w:sz w:val="20"/>
          <w:szCs w:val="20"/>
          <w:rtl w:val="0"/>
        </w:rPr>
        <w:t xml:space="preserve">Pre</w:t>
      </w:r>
      <w:r w:rsidDel="00000000" w:rsidR="00000000" w:rsidRPr="00000000">
        <w:rPr>
          <w:rFonts w:ascii="Times New Roman" w:cs="Times New Roman" w:eastAsia="Times New Roman" w:hAnsi="Times New Roman"/>
          <w:sz w:val="20"/>
          <w:szCs w:val="20"/>
          <w:rtl w:val="0"/>
        </w:rPr>
        <w:t xml:space="preserve">-chemo GTV.</w:t>
      </w:r>
    </w:p>
    <w:p w:rsidR="00000000" w:rsidDel="00000000" w:rsidP="00000000" w:rsidRDefault="00000000" w:rsidRPr="00000000" w14:paraId="00000B86">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(GTV + 1.5 cm) + (ipsi hilum + bilat mediastinum + 0.8 cm).</w:t>
      </w:r>
    </w:p>
    <w:p w:rsidR="00000000" w:rsidDel="00000000" w:rsidP="00000000" w:rsidRDefault="00000000" w:rsidRPr="00000000" w14:paraId="00000B87">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 and PM tx on-cord for w1, then AM dose on-cord and PM off-cord using obliques w2-3.</w:t>
      </w:r>
    </w:p>
    <w:p w:rsidR="00000000" w:rsidDel="00000000" w:rsidP="00000000" w:rsidRDefault="00000000" w:rsidRPr="00000000" w14:paraId="00000B88">
      <w:pPr>
        <w:numPr>
          <w:ilvl w:val="2"/>
          <w:numId w:val="12"/>
        </w:numPr>
        <w:spacing w:line="240" w:lineRule="auto"/>
        <w:ind w:left="2160" w:hanging="360"/>
        <w:rPr/>
      </w:pPr>
      <w:r w:rsidDel="00000000" w:rsidR="00000000" w:rsidRPr="00000000">
        <w:rPr>
          <w:rtl w:val="0"/>
        </w:rPr>
        <w:t xml:space="preserve">PCI given for all patients with a CR.</w:t>
      </w:r>
    </w:p>
    <w:p w:rsidR="00000000" w:rsidDel="00000000" w:rsidP="00000000" w:rsidRDefault="00000000" w:rsidRPr="00000000" w14:paraId="00000B89">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CONVERT </w:t>
      </w:r>
      <w:r w:rsidDel="00000000" w:rsidR="00000000" w:rsidRPr="00000000">
        <w:rPr>
          <w:rFonts w:ascii="Times New Roman" w:cs="Times New Roman" w:eastAsia="Times New Roman" w:hAnsi="Times New Roman"/>
          <w:sz w:val="20"/>
          <w:szCs w:val="20"/>
          <w:rtl w:val="0"/>
        </w:rPr>
        <w:t xml:space="preserve">[</w:t>
      </w:r>
      <w:hyperlink r:id="rId724">
        <w:r w:rsidDel="00000000" w:rsidR="00000000" w:rsidRPr="00000000">
          <w:rPr>
            <w:rFonts w:ascii="Times New Roman" w:cs="Times New Roman" w:eastAsia="Times New Roman" w:hAnsi="Times New Roman"/>
            <w:sz w:val="20"/>
            <w:szCs w:val="20"/>
            <w:rtl w:val="0"/>
          </w:rPr>
          <w:t xml:space="preserve">Protocol</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8A">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Includes nodes &gt; 1 cm short axis or "include PET positive nodes"</w:t>
      </w:r>
    </w:p>
    <w:p w:rsidR="00000000" w:rsidDel="00000000" w:rsidP="00000000" w:rsidRDefault="00000000" w:rsidRPr="00000000" w14:paraId="00000B8B">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GTV + 5 mm with manual adjustments. </w:t>
      </w:r>
      <w:r w:rsidDel="00000000" w:rsidR="00000000" w:rsidRPr="00000000">
        <w:rPr>
          <w:rFonts w:ascii="Times New Roman" w:cs="Times New Roman" w:eastAsia="Times New Roman" w:hAnsi="Times New Roman"/>
          <w:sz w:val="20"/>
          <w:szCs w:val="20"/>
          <w:rtl w:val="0"/>
        </w:rPr>
        <w:t xml:space="preserve">No prophylactic nodal irradiation</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B8C">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CTV + 8 mm radial and 1 cm CC.</w:t>
      </w:r>
    </w:p>
    <w:p w:rsidR="00000000" w:rsidDel="00000000" w:rsidP="00000000" w:rsidRDefault="00000000" w:rsidRPr="00000000" w14:paraId="00000B8D">
      <w:pPr>
        <w:numPr>
          <w:ilvl w:val="1"/>
          <w:numId w:val="12"/>
        </w:numPr>
        <w:spacing w:line="240" w:lineRule="auto"/>
        <w:ind w:left="1440" w:hanging="360"/>
        <w:rPr>
          <w:rFonts w:ascii="Times New Roman" w:cs="Times New Roman" w:eastAsia="Times New Roman" w:hAnsi="Times New Roman"/>
          <w:sz w:val="20"/>
          <w:szCs w:val="20"/>
        </w:rPr>
      </w:pPr>
      <w:hyperlink w:anchor="g5ydzigdyk9u">
        <w:r w:rsidDel="00000000" w:rsidR="00000000" w:rsidRPr="00000000">
          <w:rPr>
            <w:rFonts w:ascii="Times New Roman" w:cs="Times New Roman" w:eastAsia="Times New Roman" w:hAnsi="Times New Roman"/>
            <w:b w:val="1"/>
            <w:sz w:val="20"/>
            <w:szCs w:val="20"/>
            <w:rtl w:val="0"/>
          </w:rPr>
          <w:t xml:space="preserve">CALGB 30610/RTOG 0538</w:t>
        </w:r>
      </w:hyperlink>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t xml:space="preserve">[</w:t>
      </w:r>
      <w:hyperlink r:id="rId725">
        <w:r w:rsidDel="00000000" w:rsidR="00000000" w:rsidRPr="00000000">
          <w:rPr>
            <w:rtl w:val="0"/>
          </w:rPr>
          <w:t xml:space="preserve">NCT00632853</w:t>
        </w:r>
      </w:hyperlink>
      <w:r w:rsidDel="00000000" w:rsidR="00000000" w:rsidRPr="00000000">
        <w:rPr>
          <w:rtl w:val="0"/>
        </w:rPr>
        <w:t xml:space="preserve">]</w:t>
      </w:r>
      <w:r w:rsidDel="00000000" w:rsidR="00000000" w:rsidRPr="00000000">
        <w:rPr>
          <w:rFonts w:ascii="Times New Roman" w:cs="Times New Roman" w:eastAsia="Times New Roman" w:hAnsi="Times New Roman"/>
          <w:sz w:val="20"/>
          <w:szCs w:val="20"/>
          <w:rtl w:val="0"/>
        </w:rPr>
        <w:t xml:space="preserve">: 3D (AP/PA, obliques) or IMRT. ITV utilized.</w:t>
      </w:r>
    </w:p>
    <w:p w:rsidR="00000000" w:rsidDel="00000000" w:rsidP="00000000" w:rsidRDefault="00000000" w:rsidRPr="00000000" w14:paraId="00000B8E">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GTV: </w:t>
      </w:r>
      <w:r w:rsidDel="00000000" w:rsidR="00000000" w:rsidRPr="00000000">
        <w:rPr>
          <w:rFonts w:ascii="Times New Roman" w:cs="Times New Roman" w:eastAsia="Times New Roman" w:hAnsi="Times New Roman"/>
          <w:b w:val="1"/>
          <w:sz w:val="20"/>
          <w:szCs w:val="20"/>
          <w:rtl w:val="0"/>
        </w:rPr>
        <w:t xml:space="preserve">Post</w:t>
      </w:r>
      <w:r w:rsidDel="00000000" w:rsidR="00000000" w:rsidRPr="00000000">
        <w:rPr>
          <w:rFonts w:ascii="Times New Roman" w:cs="Times New Roman" w:eastAsia="Times New Roman" w:hAnsi="Times New Roman"/>
          <w:sz w:val="20"/>
          <w:szCs w:val="20"/>
          <w:rtl w:val="0"/>
        </w:rPr>
        <w:t xml:space="preserve">-chemo GTV + initially involved nodal groups.</w:t>
      </w:r>
    </w:p>
    <w:p w:rsidR="00000000" w:rsidDel="00000000" w:rsidP="00000000" w:rsidRDefault="00000000" w:rsidRPr="00000000" w14:paraId="00000B8F">
      <w:pPr>
        <w:numPr>
          <w:ilvl w:val="3"/>
          <w:numId w:val="12"/>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Includes nodes &gt; 1 cm short axis or pretreatment PET SUV &gt; 3. </w:t>
      </w:r>
    </w:p>
    <w:p w:rsidR="00000000" w:rsidDel="00000000" w:rsidP="00000000" w:rsidRDefault="00000000" w:rsidRPr="00000000" w14:paraId="00000B90">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ITV ± ipsi hilum + involved subcarinal/bilat mediastinal nodes. </w:t>
      </w:r>
      <w:r w:rsidDel="00000000" w:rsidR="00000000" w:rsidRPr="00000000">
        <w:rPr>
          <w:rFonts w:ascii="Times New Roman" w:cs="Times New Roman" w:eastAsia="Times New Roman" w:hAnsi="Times New Roman"/>
          <w:sz w:val="20"/>
          <w:szCs w:val="20"/>
          <w:rtl w:val="0"/>
        </w:rPr>
        <w:t xml:space="preserve">No ENI of mediastinum and SCV.</w:t>
      </w:r>
    </w:p>
    <w:p w:rsidR="00000000" w:rsidDel="00000000" w:rsidP="00000000" w:rsidRDefault="00000000" w:rsidRPr="00000000" w14:paraId="00000B91">
      <w:pPr>
        <w:numPr>
          <w:ilvl w:val="3"/>
          <w:numId w:val="12"/>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CTVp = GTVp + 8mm, CTVn = GTVn + 5mm.</w:t>
      </w:r>
    </w:p>
    <w:p w:rsidR="00000000" w:rsidDel="00000000" w:rsidP="00000000" w:rsidRDefault="00000000" w:rsidRPr="00000000" w14:paraId="00000B92">
      <w:pPr>
        <w:numPr>
          <w:ilvl w:val="3"/>
          <w:numId w:val="12"/>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OK to include </w:t>
      </w:r>
      <w:r w:rsidDel="00000000" w:rsidR="00000000" w:rsidRPr="00000000">
        <w:rPr>
          <w:rFonts w:ascii="Times New Roman" w:cs="Times New Roman" w:eastAsia="Times New Roman" w:hAnsi="Times New Roman"/>
          <w:b w:val="1"/>
          <w:sz w:val="20"/>
          <w:szCs w:val="20"/>
          <w:rtl w:val="0"/>
        </w:rPr>
        <w:t xml:space="preserve">pre</w:t>
      </w:r>
      <w:r w:rsidDel="00000000" w:rsidR="00000000" w:rsidRPr="00000000">
        <w:rPr>
          <w:rFonts w:ascii="Times New Roman" w:cs="Times New Roman" w:eastAsia="Times New Roman" w:hAnsi="Times New Roman"/>
          <w:sz w:val="20"/>
          <w:szCs w:val="20"/>
          <w:rtl w:val="0"/>
        </w:rPr>
        <w:t xml:space="preserve">-chemo volume in CTV. </w:t>
      </w:r>
    </w:p>
    <w:p w:rsidR="00000000" w:rsidDel="00000000" w:rsidP="00000000" w:rsidRDefault="00000000" w:rsidRPr="00000000" w14:paraId="00000B93">
      <w:pPr>
        <w:numPr>
          <w:ilvl w:val="2"/>
          <w:numId w:val="1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CTV + 5mm if daily set up imaging. If no 4D or daily imaging, use 1.5 cm CC and 1 cm radial.</w:t>
      </w:r>
    </w:p>
    <w:p w:rsidR="00000000" w:rsidDel="00000000" w:rsidP="00000000" w:rsidRDefault="00000000" w:rsidRPr="00000000" w14:paraId="00000B94">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should be given to all SCLC patients with response to chemo unless poor PS or impaired neurocog function”</w:t>
      </w:r>
    </w:p>
    <w:p w:rsidR="00000000" w:rsidDel="00000000" w:rsidP="00000000" w:rsidRDefault="00000000" w:rsidRPr="00000000" w14:paraId="00000B95">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 8-12 wks post-chemo; for pts with CR/near CR [</w:t>
      </w:r>
      <w:hyperlink w:anchor="2iz1ptxc86ic">
        <w:r w:rsidDel="00000000" w:rsidR="00000000" w:rsidRPr="00000000">
          <w:rPr>
            <w:rFonts w:ascii="Times New Roman" w:cs="Times New Roman" w:eastAsia="Times New Roman" w:hAnsi="Times New Roman"/>
            <w:sz w:val="20"/>
            <w:szCs w:val="20"/>
            <w:rtl w:val="0"/>
          </w:rPr>
          <w:t xml:space="preserve">Auperin</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96">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PTV V93% &gt; 99%. D2cc ≤ 120%.</w:t>
      </w:r>
    </w:p>
    <w:p w:rsidR="00000000" w:rsidDel="00000000" w:rsidP="00000000" w:rsidRDefault="00000000" w:rsidRPr="00000000" w14:paraId="00000B97">
      <w:pPr>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Doses</w:t>
      </w:r>
    </w:p>
    <w:p w:rsidR="00000000" w:rsidDel="00000000" w:rsidP="00000000" w:rsidRDefault="00000000" w:rsidRPr="00000000" w14:paraId="00000B98">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LS-SCLC: 45 Gy at 1.5 BID, or 66-70 Gy QD.</w:t>
      </w:r>
    </w:p>
    <w:p w:rsidR="00000000" w:rsidDel="00000000" w:rsidP="00000000" w:rsidRDefault="00000000" w:rsidRPr="00000000" w14:paraId="00000B99">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PCI 25/10.</w:t>
      </w:r>
    </w:p>
    <w:p w:rsidR="00000000" w:rsidDel="00000000" w:rsidP="00000000" w:rsidRDefault="00000000" w:rsidRPr="00000000" w14:paraId="00000B9A">
      <w:pPr>
        <w:numPr>
          <w:ilvl w:val="1"/>
          <w:numId w:val="1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BM: 30-37.5 Gy in 10-15 fx.</w:t>
      </w:r>
    </w:p>
    <w:p w:rsidR="00000000" w:rsidDel="00000000" w:rsidP="00000000" w:rsidRDefault="00000000" w:rsidRPr="00000000" w14:paraId="00000B9B">
      <w:pPr>
        <w:pStyle w:val="Heading2"/>
        <w:spacing w:line="240" w:lineRule="auto"/>
        <w:rPr/>
      </w:pPr>
      <w:bookmarkStart w:colFirst="0" w:colLast="0" w:name="_rapv6j5t9wie" w:id="187"/>
      <w:bookmarkEnd w:id="187"/>
      <w:hyperlink w:anchor="_nruipiivq02s">
        <w:r w:rsidDel="00000000" w:rsidR="00000000" w:rsidRPr="00000000">
          <w:rPr>
            <w:rtl w:val="0"/>
          </w:rPr>
          <w:t xml:space="preserve">Follow up</w:t>
        </w:r>
      </w:hyperlink>
      <w:r w:rsidDel="00000000" w:rsidR="00000000" w:rsidRPr="00000000">
        <w:rPr>
          <w:rtl w:val="0"/>
        </w:rPr>
      </w:r>
    </w:p>
    <w:p w:rsidR="00000000" w:rsidDel="00000000" w:rsidP="00000000" w:rsidRDefault="00000000" w:rsidRPr="00000000" w14:paraId="00000B9C">
      <w:pPr>
        <w:numPr>
          <w:ilvl w:val="0"/>
          <w:numId w:val="39"/>
        </w:numPr>
        <w:spacing w:line="240" w:lineRule="auto"/>
        <w:ind w:left="720" w:hanging="360"/>
      </w:pPr>
      <w:r w:rsidDel="00000000" w:rsidR="00000000" w:rsidRPr="00000000">
        <w:rPr>
          <w:rtl w:val="0"/>
        </w:rPr>
        <w:t xml:space="preserve">CT chest q6 mo x2y, then annually. PET/CT should not be used as a surveillance tool [</w:t>
      </w:r>
      <w:hyperlink w:anchor="x0pt4mmhjq2i">
        <w:r w:rsidDel="00000000" w:rsidR="00000000" w:rsidRPr="00000000">
          <w:rPr>
            <w:rtl w:val="0"/>
          </w:rPr>
          <w:t xml:space="preserve">ASCO Guidelines '19</w:t>
        </w:r>
      </w:hyperlink>
      <w:r w:rsidDel="00000000" w:rsidR="00000000" w:rsidRPr="00000000">
        <w:rPr>
          <w:rtl w:val="0"/>
        </w:rPr>
        <w:t xml:space="preserve">].</w:t>
      </w:r>
    </w:p>
    <w:p w:rsidR="00000000" w:rsidDel="00000000" w:rsidP="00000000" w:rsidRDefault="00000000" w:rsidRPr="00000000" w14:paraId="00000B9D">
      <w:pPr>
        <w:numPr>
          <w:ilvl w:val="0"/>
          <w:numId w:val="39"/>
        </w:numPr>
        <w:spacing w:line="240" w:lineRule="auto"/>
        <w:ind w:left="720" w:hanging="360"/>
        <w:rPr>
          <w:u w:val="none"/>
        </w:rPr>
      </w:pPr>
      <w:r w:rsidDel="00000000" w:rsidR="00000000" w:rsidRPr="00000000">
        <w:rPr>
          <w:rtl w:val="0"/>
        </w:rPr>
        <w:t xml:space="preserve">MRI brain q3 mo during year 1, then q6 mo during year 2 [</w:t>
      </w:r>
      <w:hyperlink w:anchor="x0pt4mmhjq2i">
        <w:r w:rsidDel="00000000" w:rsidR="00000000" w:rsidRPr="00000000">
          <w:rPr>
            <w:rtl w:val="0"/>
          </w:rPr>
          <w:t xml:space="preserve">ASCO Guidelines '19</w:t>
        </w:r>
      </w:hyperlink>
      <w:r w:rsidDel="00000000" w:rsidR="00000000" w:rsidRPr="00000000">
        <w:rPr>
          <w:rtl w:val="0"/>
        </w:rPr>
        <w:t xml:space="preserve">].</w:t>
      </w:r>
    </w:p>
    <w:p w:rsidR="00000000" w:rsidDel="00000000" w:rsidP="00000000" w:rsidRDefault="00000000" w:rsidRPr="00000000" w14:paraId="00000B9E">
      <w:pPr>
        <w:numPr>
          <w:ilvl w:val="0"/>
          <w:numId w:val="39"/>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Molecular subtypes and clinical outcomes to initial systemic treatment in SCLC </w:t>
      </w:r>
      <w:r w:rsidDel="00000000" w:rsidR="00000000" w:rsidRPr="00000000">
        <w:rPr>
          <w:rtl w:val="0"/>
        </w:rPr>
        <w:t xml:space="preserve">[</w:t>
      </w:r>
      <w:hyperlink r:id="rId726">
        <w:r w:rsidDel="00000000" w:rsidR="00000000" w:rsidRPr="00000000">
          <w:rPr>
            <w:rtl w:val="0"/>
          </w:rPr>
          <w:t xml:space="preserve">Lai ASCO '20</w:t>
        </w:r>
      </w:hyperlink>
      <w:r w:rsidDel="00000000" w:rsidR="00000000" w:rsidRPr="00000000">
        <w:rPr>
          <w:rtl w:val="0"/>
        </w:rPr>
        <w:t xml:space="preserve">]:</w:t>
      </w:r>
    </w:p>
    <w:p w:rsidR="00000000" w:rsidDel="00000000" w:rsidP="00000000" w:rsidRDefault="00000000" w:rsidRPr="00000000" w14:paraId="00000B9F">
      <w:pPr>
        <w:spacing w:line="240" w:lineRule="auto"/>
        <w:ind w:left="720" w:firstLine="0"/>
        <w:rPr/>
      </w:pPr>
      <w:r w:rsidDel="00000000" w:rsidR="00000000" w:rsidRPr="00000000">
        <w:rPr>
          <w:rtl w:val="0"/>
        </w:rPr>
        <w:t xml:space="preserve">Differential expression of the transcription regulators ASCL1 and NeuroD1 can be used to define molecular subtypes of SCLC. Molecular subtypes defined by ASCL1 and NeuroD1 may predict patient outcomes.</w:t>
      </w:r>
    </w:p>
    <w:p w:rsidR="00000000" w:rsidDel="00000000" w:rsidP="00000000" w:rsidRDefault="00000000" w:rsidRPr="00000000" w14:paraId="00000BA0">
      <w:pPr>
        <w:numPr>
          <w:ilvl w:val="1"/>
          <w:numId w:val="39"/>
        </w:numPr>
        <w:spacing w:line="240" w:lineRule="auto"/>
        <w:ind w:left="1440" w:hanging="360"/>
        <w:rPr>
          <w:u w:val="none"/>
        </w:rPr>
      </w:pPr>
      <w:r w:rsidDel="00000000" w:rsidR="00000000" w:rsidRPr="00000000">
        <w:rPr>
          <w:rtl w:val="0"/>
        </w:rPr>
        <w:t xml:space="preserve">281 patients with SCLC. IHC performed to assess ASCL1 and NeuroD1 expression.</w:t>
      </w:r>
    </w:p>
    <w:p w:rsidR="00000000" w:rsidDel="00000000" w:rsidP="00000000" w:rsidRDefault="00000000" w:rsidRPr="00000000" w14:paraId="00000BA1">
      <w:pPr>
        <w:numPr>
          <w:ilvl w:val="1"/>
          <w:numId w:val="39"/>
        </w:numPr>
        <w:spacing w:line="240" w:lineRule="auto"/>
        <w:ind w:left="1440" w:hanging="360"/>
        <w:rPr>
          <w:u w:val="none"/>
        </w:rPr>
      </w:pPr>
      <w:r w:rsidDel="00000000" w:rsidR="00000000" w:rsidRPr="00000000">
        <w:rPr>
          <w:rFonts w:ascii="Cardo" w:cs="Cardo" w:eastAsia="Cardo" w:hAnsi="Cardo"/>
          <w:rtl w:val="0"/>
        </w:rPr>
        <w:t xml:space="preserve">6 mo PFS for A-N- (n=4) / A-N+ or A+N- (n=15) / A+N+ of 25→ 60→ 55%.  </w:t>
      </w:r>
    </w:p>
    <w:p w:rsidR="00000000" w:rsidDel="00000000" w:rsidP="00000000" w:rsidRDefault="00000000" w:rsidRPr="00000000" w14:paraId="00000BA2">
      <w:pPr>
        <w:numPr>
          <w:ilvl w:val="0"/>
          <w:numId w:val="3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H&amp;P, CT C/A</w:t>
      </w:r>
    </w:p>
    <w:p w:rsidR="00000000" w:rsidDel="00000000" w:rsidP="00000000" w:rsidRDefault="00000000" w:rsidRPr="00000000" w14:paraId="00000BA3">
      <w:pPr>
        <w:pStyle w:val="Heading2"/>
        <w:spacing w:line="240" w:lineRule="auto"/>
        <w:rPr/>
      </w:pPr>
      <w:bookmarkStart w:colFirst="0" w:colLast="0" w:name="_2o1qj38urzpb" w:id="188"/>
      <w:bookmarkEnd w:id="188"/>
      <w:r w:rsidDel="00000000" w:rsidR="00000000" w:rsidRPr="00000000">
        <w:rPr>
          <w:rtl w:val="0"/>
        </w:rPr>
      </w:r>
    </w:p>
    <w:p w:rsidR="00000000" w:rsidDel="00000000" w:rsidP="00000000" w:rsidRDefault="00000000" w:rsidRPr="00000000" w14:paraId="00000BA4">
      <w:pPr>
        <w:pStyle w:val="Heading2"/>
        <w:spacing w:line="240" w:lineRule="auto"/>
        <w:rPr/>
      </w:pPr>
      <w:bookmarkStart w:colFirst="0" w:colLast="0" w:name="_kcsj058yvbh4" w:id="189"/>
      <w:bookmarkEnd w:id="189"/>
      <w:hyperlink w:anchor="_nruipiivq02s">
        <w:r w:rsidDel="00000000" w:rsidR="00000000" w:rsidRPr="00000000">
          <w:rPr>
            <w:rtl w:val="0"/>
          </w:rPr>
          <w:t xml:space="preserve">Future Directions</w:t>
        </w:r>
      </w:hyperlink>
      <w:r w:rsidDel="00000000" w:rsidR="00000000" w:rsidRPr="00000000">
        <w:rPr>
          <w:rtl w:val="0"/>
        </w:rPr>
      </w:r>
    </w:p>
    <w:p w:rsidR="00000000" w:rsidDel="00000000" w:rsidP="00000000" w:rsidRDefault="00000000" w:rsidRPr="00000000" w14:paraId="00000BA5">
      <w:pPr>
        <w:spacing w:line="240" w:lineRule="auto"/>
        <w:rPr/>
      </w:pPr>
      <w:r w:rsidDel="00000000" w:rsidR="00000000" w:rsidRPr="00000000">
        <w:rPr>
          <w:rtl w:val="0"/>
        </w:rPr>
        <w:t xml:space="preserve">See NCTN Trial Portfolios by Disease Site: [</w:t>
      </w:r>
      <w:hyperlink r:id="rId727">
        <w:r w:rsidDel="00000000" w:rsidR="00000000" w:rsidRPr="00000000">
          <w:rPr>
            <w:rtl w:val="0"/>
          </w:rPr>
          <w:t xml:space="preserve">Thorax</w:t>
        </w:r>
      </w:hyperlink>
      <w:r w:rsidDel="00000000" w:rsidR="00000000" w:rsidRPr="00000000">
        <w:rPr>
          <w:rtl w:val="0"/>
        </w:rPr>
        <w:t xml:space="preserve">]. </w:t>
      </w:r>
    </w:p>
    <w:p w:rsidR="00000000" w:rsidDel="00000000" w:rsidP="00000000" w:rsidRDefault="00000000" w:rsidRPr="00000000" w14:paraId="00000BA6">
      <w:pPr>
        <w:numPr>
          <w:ilvl w:val="0"/>
          <w:numId w:val="74"/>
        </w:numPr>
        <w:spacing w:line="240" w:lineRule="auto"/>
        <w:ind w:left="720" w:hanging="360"/>
        <w:rPr>
          <w:u w:val="none"/>
        </w:rPr>
      </w:pPr>
      <w:r w:rsidDel="00000000" w:rsidR="00000000" w:rsidRPr="00000000">
        <w:rPr>
          <w:rtl w:val="0"/>
        </w:rPr>
        <w:t xml:space="preserve">See [</w:t>
      </w:r>
      <w:hyperlink w:anchor="9m1slc23c4pm">
        <w:r w:rsidDel="00000000" w:rsidR="00000000" w:rsidRPr="00000000">
          <w:rPr>
            <w:b w:val="1"/>
            <w:rtl w:val="0"/>
          </w:rPr>
          <w:t xml:space="preserve">NRG-LU005</w:t>
        </w:r>
      </w:hyperlink>
      <w:r w:rsidDel="00000000" w:rsidR="00000000" w:rsidRPr="00000000">
        <w:rPr>
          <w:rtl w:val="0"/>
        </w:rPr>
        <w:t xml:space="preserve">]: Phase II/III. </w:t>
      </w:r>
      <w:r w:rsidDel="00000000" w:rsidR="00000000" w:rsidRPr="00000000">
        <w:rPr>
          <w:b w:val="1"/>
          <w:rtl w:val="0"/>
        </w:rPr>
        <w:t xml:space="preserve">CCRT </w:t>
      </w:r>
      <w:r w:rsidDel="00000000" w:rsidR="00000000" w:rsidRPr="00000000">
        <w:rPr>
          <w:rtl w:val="0"/>
        </w:rPr>
        <w:t xml:space="preserve">(66/33 or 45/30 BID)</w:t>
      </w:r>
      <w:r w:rsidDel="00000000" w:rsidR="00000000" w:rsidRPr="00000000">
        <w:rPr>
          <w:b w:val="1"/>
          <w:rtl w:val="0"/>
        </w:rPr>
        <w:t xml:space="preserve"> ± concurrent/adjuvant Atezolizumab </w:t>
      </w:r>
      <w:r w:rsidDel="00000000" w:rsidR="00000000" w:rsidRPr="00000000">
        <w:rPr>
          <w:rtl w:val="0"/>
        </w:rPr>
        <w:t xml:space="preserve">q3w up to 1y.</w:t>
      </w:r>
      <w:r w:rsidDel="00000000" w:rsidR="00000000" w:rsidRPr="00000000">
        <w:rPr>
          <w:rtl w:val="0"/>
        </w:rPr>
      </w:r>
    </w:p>
    <w:p w:rsidR="00000000" w:rsidDel="00000000" w:rsidP="00000000" w:rsidRDefault="00000000" w:rsidRPr="00000000" w14:paraId="00000BA7">
      <w:pPr>
        <w:numPr>
          <w:ilvl w:val="1"/>
          <w:numId w:val="74"/>
        </w:numPr>
        <w:spacing w:line="240" w:lineRule="auto"/>
        <w:ind w:left="1440" w:hanging="360"/>
      </w:pPr>
      <w:r w:rsidDel="00000000" w:rsidR="00000000" w:rsidRPr="00000000">
        <w:rPr>
          <w:rtl w:val="0"/>
        </w:rPr>
        <w:t xml:space="preserve">LS-SCLC. Tx, T1-4 N0-3 M0. PCI recommended for CR or near CR.</w:t>
      </w:r>
    </w:p>
    <w:p w:rsidR="00000000" w:rsidDel="00000000" w:rsidP="00000000" w:rsidRDefault="00000000" w:rsidRPr="00000000" w14:paraId="00000BA8">
      <w:pPr>
        <w:numPr>
          <w:ilvl w:val="1"/>
          <w:numId w:val="74"/>
        </w:numPr>
        <w:spacing w:line="240" w:lineRule="auto"/>
        <w:ind w:left="1440" w:hanging="360"/>
      </w:pPr>
      <w:r w:rsidDel="00000000" w:rsidR="00000000" w:rsidRPr="00000000">
        <w:rPr>
          <w:rtl w:val="0"/>
        </w:rPr>
        <w:t xml:space="preserve">Concurrent CDDP/Etoposide q3w x4c. RT started with C2 of chemotherapy.</w:t>
      </w:r>
    </w:p>
    <w:p w:rsidR="00000000" w:rsidDel="00000000" w:rsidP="00000000" w:rsidRDefault="00000000" w:rsidRPr="00000000" w14:paraId="00000BA9">
      <w:pPr>
        <w:numPr>
          <w:ilvl w:val="1"/>
          <w:numId w:val="74"/>
        </w:numPr>
        <w:spacing w:line="240" w:lineRule="auto"/>
        <w:ind w:left="1440" w:hanging="360"/>
      </w:pPr>
      <w:r w:rsidDel="00000000" w:rsidR="00000000" w:rsidRPr="00000000">
        <w:rPr>
          <w:rtl w:val="0"/>
        </w:rPr>
        <w:t xml:space="preserve">Tumor and involved lymph nodes (&gt; 1 cm SAD) or SUV &gt; 3 at time of planning CT.</w:t>
      </w:r>
    </w:p>
    <w:p w:rsidR="00000000" w:rsidDel="00000000" w:rsidP="00000000" w:rsidRDefault="00000000" w:rsidRPr="00000000" w14:paraId="00000BAA">
      <w:pPr>
        <w:numPr>
          <w:ilvl w:val="0"/>
          <w:numId w:val="74"/>
        </w:numPr>
        <w:spacing w:line="240" w:lineRule="auto"/>
        <w:ind w:left="720" w:hanging="360"/>
        <w:rPr/>
      </w:pPr>
      <w:r w:rsidDel="00000000" w:rsidR="00000000" w:rsidRPr="00000000">
        <w:rPr>
          <w:b w:val="1"/>
          <w:rtl w:val="0"/>
        </w:rPr>
        <w:t xml:space="preserve">NRG-LU007</w:t>
      </w:r>
      <w:r w:rsidDel="00000000" w:rsidR="00000000" w:rsidRPr="00000000">
        <w:rPr>
          <w:b w:val="1"/>
          <w:rtl w:val="0"/>
        </w:rPr>
        <w:t xml:space="preserve"> </w:t>
      </w:r>
      <w:r w:rsidDel="00000000" w:rsidR="00000000" w:rsidRPr="00000000">
        <w:rPr>
          <w:rtl w:val="0"/>
        </w:rPr>
        <w:t xml:space="preserve">[Not open as of early 2020]</w:t>
      </w:r>
      <w:r w:rsidDel="00000000" w:rsidR="00000000" w:rsidRPr="00000000">
        <w:rPr>
          <w:rtl w:val="0"/>
        </w:rPr>
        <w:t xml:space="preserve">: Phase II/III. </w:t>
      </w:r>
      <w:r w:rsidDel="00000000" w:rsidR="00000000" w:rsidRPr="00000000">
        <w:rPr>
          <w:b w:val="1"/>
          <w:rtl w:val="0"/>
        </w:rPr>
        <w:t xml:space="preserve">Chemo + Atez ± RT</w:t>
      </w:r>
      <w:r w:rsidDel="00000000" w:rsidR="00000000" w:rsidRPr="00000000">
        <w:rPr>
          <w:rtl w:val="0"/>
        </w:rPr>
        <w:t xml:space="preserve">. </w:t>
      </w:r>
    </w:p>
    <w:p w:rsidR="00000000" w:rsidDel="00000000" w:rsidP="00000000" w:rsidRDefault="00000000" w:rsidRPr="00000000" w14:paraId="00000BAB">
      <w:pPr>
        <w:spacing w:line="240" w:lineRule="auto"/>
        <w:ind w:left="720" w:firstLine="0"/>
        <w:rPr/>
      </w:pPr>
      <w:r w:rsidDel="00000000" w:rsidR="00000000" w:rsidRPr="00000000">
        <w:rPr>
          <w:rtl w:val="0"/>
        </w:rPr>
        <w:t xml:space="preserve">See [</w:t>
      </w:r>
      <w:hyperlink w:anchor="snu066265ta7">
        <w:r w:rsidDel="00000000" w:rsidR="00000000" w:rsidRPr="00000000">
          <w:rPr>
            <w:rtl w:val="0"/>
          </w:rPr>
          <w:t xml:space="preserve">What is the role of RT in the immunotherapy era</w:t>
        </w:r>
      </w:hyperlink>
      <w:r w:rsidDel="00000000" w:rsidR="00000000" w:rsidRPr="00000000">
        <w:rPr>
          <w:rtl w:val="0"/>
        </w:rPr>
        <w:t xml:space="preserve">?].</w:t>
      </w:r>
    </w:p>
    <w:p w:rsidR="00000000" w:rsidDel="00000000" w:rsidP="00000000" w:rsidRDefault="00000000" w:rsidRPr="00000000" w14:paraId="00000BAC">
      <w:pPr>
        <w:numPr>
          <w:ilvl w:val="1"/>
          <w:numId w:val="74"/>
        </w:numPr>
        <w:spacing w:line="240" w:lineRule="auto"/>
        <w:ind w:left="1440" w:hanging="360"/>
        <w:rPr>
          <w:u w:val="none"/>
        </w:rPr>
      </w:pPr>
      <w:r w:rsidDel="00000000" w:rsidR="00000000" w:rsidRPr="00000000">
        <w:rPr>
          <w:rtl w:val="0"/>
        </w:rPr>
        <w:t xml:space="preserve">ES-SCLC. </w:t>
      </w:r>
    </w:p>
    <w:p w:rsidR="00000000" w:rsidDel="00000000" w:rsidP="00000000" w:rsidRDefault="00000000" w:rsidRPr="00000000" w14:paraId="00000BAD">
      <w:pPr>
        <w:numPr>
          <w:ilvl w:val="0"/>
          <w:numId w:val="74"/>
        </w:numPr>
        <w:spacing w:line="240" w:lineRule="auto"/>
        <w:ind w:left="720" w:hanging="360"/>
        <w:rPr/>
      </w:pPr>
      <w:r w:rsidDel="00000000" w:rsidR="00000000" w:rsidRPr="00000000">
        <w:rPr>
          <w:rtl w:val="0"/>
        </w:rPr>
        <w:t xml:space="preserve">See [</w:t>
      </w:r>
      <w:hyperlink w:anchor="ai573yweolpf">
        <w:r w:rsidDel="00000000" w:rsidR="00000000" w:rsidRPr="00000000">
          <w:rPr>
            <w:b w:val="1"/>
            <w:rtl w:val="0"/>
          </w:rPr>
          <w:t xml:space="preserve">CALGB 30610/RTOG 0538</w:t>
        </w:r>
      </w:hyperlink>
      <w:r w:rsidDel="00000000" w:rsidR="00000000" w:rsidRPr="00000000">
        <w:rPr>
          <w:rtl w:val="0"/>
        </w:rPr>
        <w:t xml:space="preserve">]: </w:t>
      </w:r>
      <w:r w:rsidDel="00000000" w:rsidR="00000000" w:rsidRPr="00000000">
        <w:rPr>
          <w:b w:val="1"/>
          <w:rtl w:val="0"/>
        </w:rPr>
        <w:t xml:space="preserve">70/35 vs. 45/30 BID </w:t>
      </w:r>
      <w:r w:rsidDel="00000000" w:rsidR="00000000" w:rsidRPr="00000000">
        <w:rPr>
          <w:rFonts w:ascii="Cardo" w:cs="Cardo" w:eastAsia="Cardo" w:hAnsi="Cardo"/>
          <w:rtl w:val="0"/>
        </w:rPr>
        <w:t xml:space="preserve">vs. 28.8/16→ BID RT to 61.2 (RTOG 0239 - closed).</w:t>
      </w:r>
    </w:p>
    <w:p w:rsidR="00000000" w:rsidDel="00000000" w:rsidP="00000000" w:rsidRDefault="00000000" w:rsidRPr="00000000" w14:paraId="00000BAE">
      <w:pPr>
        <w:spacing w:line="240" w:lineRule="auto"/>
        <w:ind w:left="720" w:firstLine="0"/>
        <w:rPr/>
      </w:pPr>
      <w:r w:rsidDel="00000000" w:rsidR="00000000" w:rsidRPr="00000000">
        <w:rPr>
          <w:rtl w:val="0"/>
        </w:rPr>
        <w:t xml:space="preserve">Completed accrual January 2020! </w:t>
      </w:r>
    </w:p>
    <w:p w:rsidR="00000000" w:rsidDel="00000000" w:rsidP="00000000" w:rsidRDefault="00000000" w:rsidRPr="00000000" w14:paraId="00000BAF">
      <w:pPr>
        <w:numPr>
          <w:ilvl w:val="1"/>
          <w:numId w:val="74"/>
        </w:numPr>
        <w:spacing w:line="240" w:lineRule="auto"/>
        <w:ind w:left="1440" w:hanging="360"/>
        <w:rPr/>
      </w:pPr>
      <w:r w:rsidDel="00000000" w:rsidR="00000000" w:rsidRPr="00000000">
        <w:rPr>
          <w:rtl w:val="0"/>
        </w:rPr>
        <w:t xml:space="preserve">70/35 (7 weeks) thoracic RT at 3c EP (first two topotecan and paclitaxel). </w:t>
      </w:r>
    </w:p>
    <w:p w:rsidR="00000000" w:rsidDel="00000000" w:rsidP="00000000" w:rsidRDefault="00000000" w:rsidRPr="00000000" w14:paraId="00000BB0">
      <w:pPr>
        <w:numPr>
          <w:ilvl w:val="2"/>
          <w:numId w:val="74"/>
        </w:numPr>
        <w:spacing w:line="240" w:lineRule="auto"/>
        <w:ind w:left="2160" w:hanging="360"/>
        <w:rPr/>
      </w:pPr>
      <w:r w:rsidDel="00000000" w:rsidR="00000000" w:rsidRPr="00000000">
        <w:rPr>
          <w:rtl w:val="0"/>
        </w:rPr>
        <w:t xml:space="preserve">RTOG 02-39 dose escalation dropped at planned interim analysis in 2017 to facilitate accrual.</w:t>
      </w:r>
    </w:p>
    <w:p w:rsidR="00000000" w:rsidDel="00000000" w:rsidP="00000000" w:rsidRDefault="00000000" w:rsidRPr="00000000" w14:paraId="00000BB1">
      <w:pPr>
        <w:numPr>
          <w:ilvl w:val="2"/>
          <w:numId w:val="74"/>
        </w:numPr>
        <w:spacing w:line="240" w:lineRule="auto"/>
        <w:ind w:left="2160" w:hanging="360"/>
        <w:rPr/>
      </w:pPr>
      <w:r w:rsidDel="00000000" w:rsidR="00000000" w:rsidRPr="00000000">
        <w:rPr>
          <w:rtl w:val="0"/>
        </w:rPr>
        <w:t xml:space="preserve">Limited ENI, as single institution data suggests ~2-3% isolated nodal failure rate without ENI.</w:t>
      </w:r>
    </w:p>
    <w:p w:rsidR="00000000" w:rsidDel="00000000" w:rsidP="00000000" w:rsidRDefault="00000000" w:rsidRPr="00000000" w14:paraId="00000BB2">
      <w:pPr>
        <w:numPr>
          <w:ilvl w:val="2"/>
          <w:numId w:val="74"/>
        </w:numPr>
        <w:spacing w:line="240" w:lineRule="auto"/>
        <w:ind w:left="2160" w:hanging="360"/>
        <w:rPr/>
      </w:pPr>
      <w:r w:rsidDel="00000000" w:rsidR="00000000" w:rsidRPr="00000000">
        <w:rPr>
          <w:rtl w:val="0"/>
        </w:rPr>
        <w:t xml:space="preserve">CDDP 80 d1, etoposide 120 d1-3 q3w x4c.</w:t>
      </w:r>
    </w:p>
    <w:p w:rsidR="00000000" w:rsidDel="00000000" w:rsidP="00000000" w:rsidRDefault="00000000" w:rsidRPr="00000000" w14:paraId="00000BB3">
      <w:pPr>
        <w:numPr>
          <w:ilvl w:val="2"/>
          <w:numId w:val="74"/>
        </w:numPr>
        <w:spacing w:line="240" w:lineRule="auto"/>
        <w:ind w:left="2160" w:hanging="360"/>
        <w:rPr/>
      </w:pPr>
      <w:r w:rsidDel="00000000" w:rsidR="00000000" w:rsidRPr="00000000">
        <w:rPr>
          <w:rtl w:val="0"/>
        </w:rPr>
        <w:t xml:space="preserve">PCI offered to all pts with CR or near CR, given 3-6w after completion of all 4 cycles of chemotherapy.</w:t>
      </w:r>
    </w:p>
    <w:p w:rsidR="00000000" w:rsidDel="00000000" w:rsidP="00000000" w:rsidRDefault="00000000" w:rsidRPr="00000000" w14:paraId="00000BB4">
      <w:pPr>
        <w:numPr>
          <w:ilvl w:val="1"/>
          <w:numId w:val="74"/>
        </w:numPr>
        <w:spacing w:line="240" w:lineRule="auto"/>
        <w:ind w:left="1440" w:hanging="360"/>
        <w:rPr/>
      </w:pPr>
      <w:r w:rsidDel="00000000" w:rsidR="00000000" w:rsidRPr="00000000">
        <w:rPr>
          <w:rtl w:val="0"/>
        </w:rPr>
        <w:t xml:space="preserve">MS 20 mo, 2y OS 35%.</w:t>
      </w:r>
    </w:p>
    <w:p w:rsidR="00000000" w:rsidDel="00000000" w:rsidP="00000000" w:rsidRDefault="00000000" w:rsidRPr="00000000" w14:paraId="00000BB5">
      <w:pPr>
        <w:numPr>
          <w:ilvl w:val="0"/>
          <w:numId w:val="74"/>
        </w:numPr>
        <w:spacing w:line="240" w:lineRule="auto"/>
        <w:ind w:left="720" w:hanging="360"/>
        <w:rPr/>
      </w:pPr>
      <w:r w:rsidDel="00000000" w:rsidR="00000000" w:rsidRPr="00000000">
        <w:rPr>
          <w:b w:val="1"/>
          <w:rtl w:val="0"/>
        </w:rPr>
        <w:t xml:space="preserve">S1827 </w:t>
      </w:r>
      <w:r w:rsidDel="00000000" w:rsidR="00000000" w:rsidRPr="00000000">
        <w:rPr>
          <w:rtl w:val="0"/>
        </w:rPr>
        <w:t xml:space="preserve">[</w:t>
      </w:r>
      <w:hyperlink r:id="rId728">
        <w:r w:rsidDel="00000000" w:rsidR="00000000" w:rsidRPr="00000000">
          <w:rPr>
            <w:rtl w:val="0"/>
          </w:rPr>
          <w:t xml:space="preserve">NCT04155034</w:t>
        </w:r>
      </w:hyperlink>
      <w:r w:rsidDel="00000000" w:rsidR="00000000" w:rsidRPr="00000000">
        <w:rPr>
          <w:rtl w:val="0"/>
        </w:rPr>
        <w:t xml:space="preserve">]: Phase III. </w:t>
      </w:r>
      <w:r w:rsidDel="00000000" w:rsidR="00000000" w:rsidRPr="00000000">
        <w:rPr>
          <w:b w:val="1"/>
          <w:rtl w:val="0"/>
        </w:rPr>
        <w:t xml:space="preserve">MRI brain surveillance vs. PCI</w:t>
      </w:r>
      <w:r w:rsidDel="00000000" w:rsidR="00000000" w:rsidRPr="00000000">
        <w:rPr>
          <w:rtl w:val="0"/>
        </w:rPr>
        <w:t xml:space="preserve">.</w:t>
      </w:r>
    </w:p>
    <w:p w:rsidR="00000000" w:rsidDel="00000000" w:rsidP="00000000" w:rsidRDefault="00000000" w:rsidRPr="00000000" w14:paraId="00000BB6">
      <w:pPr>
        <w:numPr>
          <w:ilvl w:val="1"/>
          <w:numId w:val="74"/>
        </w:numPr>
        <w:spacing w:line="240" w:lineRule="auto"/>
        <w:ind w:left="1440" w:hanging="360"/>
        <w:rPr>
          <w:u w:val="none"/>
        </w:rPr>
      </w:pPr>
      <w:r w:rsidDel="00000000" w:rsidR="00000000" w:rsidRPr="00000000">
        <w:rPr>
          <w:rtl w:val="0"/>
        </w:rPr>
        <w:t xml:space="preserve">LS or ES-SCLC w</w:t>
      </w:r>
      <w:r w:rsidDel="00000000" w:rsidR="00000000" w:rsidRPr="00000000">
        <w:rPr>
          <w:rtl w:val="0"/>
        </w:rPr>
        <w:t xml:space="preserve">ith no evidence of progression in the opinion of the treating investigator.</w:t>
      </w:r>
    </w:p>
    <w:p w:rsidR="00000000" w:rsidDel="00000000" w:rsidP="00000000" w:rsidRDefault="00000000" w:rsidRPr="00000000" w14:paraId="00000BB7">
      <w:pPr>
        <w:numPr>
          <w:ilvl w:val="1"/>
          <w:numId w:val="74"/>
        </w:numPr>
        <w:spacing w:line="240" w:lineRule="auto"/>
        <w:ind w:left="1440" w:hanging="360"/>
        <w:rPr>
          <w:u w:val="none"/>
        </w:rPr>
      </w:pPr>
      <w:r w:rsidDel="00000000" w:rsidR="00000000" w:rsidRPr="00000000">
        <w:rPr>
          <w:rtl w:val="0"/>
        </w:rPr>
        <w:t xml:space="preserve">Thoracic RT or surgery required for limited stage.</w:t>
      </w:r>
    </w:p>
    <w:p w:rsidR="00000000" w:rsidDel="00000000" w:rsidP="00000000" w:rsidRDefault="00000000" w:rsidRPr="00000000" w14:paraId="00000BB8">
      <w:pPr>
        <w:numPr>
          <w:ilvl w:val="1"/>
          <w:numId w:val="74"/>
        </w:numPr>
        <w:spacing w:line="240" w:lineRule="auto"/>
        <w:ind w:left="1440" w:hanging="360"/>
        <w:rPr>
          <w:u w:val="none"/>
        </w:rPr>
      </w:pPr>
      <w:r w:rsidDel="00000000" w:rsidR="00000000" w:rsidRPr="00000000">
        <w:rPr>
          <w:rtl w:val="0"/>
        </w:rPr>
        <w:t xml:space="preserve">ES-SCLC does not mandate thoracic consolidation, even for partial response… </w:t>
      </w:r>
    </w:p>
    <w:p w:rsidR="00000000" w:rsidDel="00000000" w:rsidP="00000000" w:rsidRDefault="00000000" w:rsidRPr="00000000" w14:paraId="00000BB9">
      <w:pPr>
        <w:spacing w:line="240" w:lineRule="auto"/>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BBA">
      <w:pPr>
        <w:spacing w:line="240" w:lineRule="auto"/>
        <w:rPr/>
      </w:pPr>
      <w:r w:rsidDel="00000000" w:rsidR="00000000" w:rsidRPr="00000000">
        <w:rPr>
          <w:rtl w:val="0"/>
        </w:rPr>
      </w:r>
    </w:p>
    <w:p w:rsidR="00000000" w:rsidDel="00000000" w:rsidP="00000000" w:rsidRDefault="00000000" w:rsidRPr="00000000" w14:paraId="00000BBB">
      <w:pPr>
        <w:pStyle w:val="Heading1"/>
        <w:jc w:val="center"/>
        <w:rPr>
          <w:color w:val="000000"/>
        </w:rPr>
      </w:pPr>
      <w:bookmarkStart w:colFirst="0" w:colLast="0" w:name="_smffiejkpron" w:id="190"/>
      <w:bookmarkEnd w:id="190"/>
      <w:hyperlink w:anchor="_6sfwza45y5km">
        <w:r w:rsidDel="00000000" w:rsidR="00000000" w:rsidRPr="00000000">
          <w:rPr>
            <w:color w:val="000000"/>
            <w:rtl w:val="0"/>
          </w:rPr>
          <w:t xml:space="preserve">Thymoma, Thymic Carcinoma</w:t>
        </w:r>
      </w:hyperlink>
      <w:r w:rsidDel="00000000" w:rsidR="00000000" w:rsidRPr="00000000">
        <w:rPr>
          <w:rtl w:val="0"/>
        </w:rPr>
      </w:r>
    </w:p>
    <w:p w:rsidR="00000000" w:rsidDel="00000000" w:rsidP="00000000" w:rsidRDefault="00000000" w:rsidRPr="00000000" w14:paraId="00000BB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858000" cy="1930400"/>
            <wp:effectExtent b="0" l="0" r="0" t="0"/>
            <wp:docPr id="5" name="image8.png"/>
            <a:graphic>
              <a:graphicData uri="http://schemas.openxmlformats.org/drawingml/2006/picture">
                <pic:pic>
                  <pic:nvPicPr>
                    <pic:cNvPr id="0" name="image8.png"/>
                    <pic:cNvPicPr preferRelativeResize="0"/>
                  </pic:nvPicPr>
                  <pic:blipFill>
                    <a:blip r:embed="rId729"/>
                    <a:srcRect b="0" l="0" r="0" t="0"/>
                    <a:stretch>
                      <a:fillRect/>
                    </a:stretch>
                  </pic:blipFill>
                  <pic:spPr>
                    <a:xfrm>
                      <a:off x="0" y="0"/>
                      <a:ext cx="6858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BB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T2A micro, T2B macro through capsule.</w:t>
      </w:r>
    </w:p>
    <w:p w:rsidR="00000000" w:rsidDel="00000000" w:rsidP="00000000" w:rsidRDefault="00000000" w:rsidRPr="00000000" w14:paraId="00000BBE">
      <w:pPr>
        <w:spacing w:line="240" w:lineRule="auto"/>
        <w:rPr>
          <w:rFonts w:ascii="Times New Roman" w:cs="Times New Roman" w:eastAsia="Times New Roman" w:hAnsi="Times New Roman"/>
          <w:sz w:val="20"/>
          <w:szCs w:val="20"/>
        </w:rPr>
      </w:pPr>
      <w:r w:rsidDel="00000000" w:rsidR="00000000" w:rsidRPr="00000000">
        <w:rPr>
          <w:rtl w:val="0"/>
        </w:rPr>
        <w:t xml:space="preserve">Stage IV: Any lymph nodes.</w:t>
      </w:r>
      <w:r w:rsidDel="00000000" w:rsidR="00000000" w:rsidRPr="00000000">
        <w:rPr>
          <w:rtl w:val="0"/>
        </w:rPr>
      </w:r>
    </w:p>
    <w:p w:rsidR="00000000" w:rsidDel="00000000" w:rsidP="00000000" w:rsidRDefault="00000000" w:rsidRPr="00000000" w14:paraId="00000B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Masaoka IV is pericardial involvement, while TNM pericardial involvement is II.</w:t>
      </w:r>
    </w:p>
    <w:p w:rsidR="00000000" w:rsidDel="00000000" w:rsidP="00000000" w:rsidRDefault="00000000" w:rsidRPr="00000000" w14:paraId="00000BC0">
      <w:pPr>
        <w:spacing w:line="240" w:lineRule="auto"/>
        <w:ind w:left="0" w:firstLine="0"/>
        <w:rPr>
          <w:rFonts w:ascii="Times New Roman" w:cs="Times New Roman" w:eastAsia="Times New Roman" w:hAnsi="Times New Roman"/>
          <w:sz w:val="20"/>
          <w:szCs w:val="20"/>
        </w:rPr>
      </w:pPr>
      <w:r w:rsidDel="00000000" w:rsidR="00000000" w:rsidRPr="00000000">
        <w:rPr>
          <w:rtl w:val="0"/>
        </w:rPr>
        <w:t xml:space="preserve">ARRO: [</w:t>
      </w:r>
      <w:hyperlink r:id="rId730">
        <w:r w:rsidDel="00000000" w:rsidR="00000000" w:rsidRPr="00000000">
          <w:rPr>
            <w:rtl w:val="0"/>
          </w:rPr>
          <w:t xml:space="preserve">Thymoma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C1">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C2">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0.2-1.5 cases per million person-years </w:t>
      </w:r>
      <w:r w:rsidDel="00000000" w:rsidR="00000000" w:rsidRPr="00000000">
        <w:rPr>
          <w:rtl w:val="0"/>
        </w:rPr>
        <w:t xml:space="preserve">in the USA</w:t>
      </w:r>
      <w:r w:rsidDel="00000000" w:rsidR="00000000" w:rsidRPr="00000000">
        <w:rPr>
          <w:rFonts w:ascii="Times New Roman" w:cs="Times New Roman" w:eastAsia="Times New Roman" w:hAnsi="Times New Roman"/>
          <w:sz w:val="20"/>
          <w:szCs w:val="20"/>
          <w:rtl w:val="0"/>
        </w:rPr>
        <w:t xml:space="preserve">. Age = 40-60y.</w:t>
      </w:r>
    </w:p>
    <w:p w:rsidR="00000000" w:rsidDel="00000000" w:rsidP="00000000" w:rsidRDefault="00000000" w:rsidRPr="00000000" w14:paraId="00000BC3">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33-50% diagnosed incidentally by CXR.</w:t>
      </w:r>
    </w:p>
    <w:p w:rsidR="00000000" w:rsidDel="00000000" w:rsidP="00000000" w:rsidRDefault="00000000" w:rsidRPr="00000000" w14:paraId="00000BC4">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Thymoma is </w:t>
      </w:r>
      <w:r w:rsidDel="00000000" w:rsidR="00000000" w:rsidRPr="00000000">
        <w:rPr>
          <w:rFonts w:ascii="Times New Roman" w:cs="Times New Roman" w:eastAsia="Times New Roman" w:hAnsi="Times New Roman"/>
          <w:b w:val="1"/>
          <w:sz w:val="20"/>
          <w:szCs w:val="20"/>
          <w:rtl w:val="0"/>
        </w:rPr>
        <w:t xml:space="preserve">20% </w:t>
      </w:r>
      <w:r w:rsidDel="00000000" w:rsidR="00000000" w:rsidRPr="00000000">
        <w:rPr>
          <w:rFonts w:ascii="Times New Roman" w:cs="Times New Roman" w:eastAsia="Times New Roman" w:hAnsi="Times New Roman"/>
          <w:sz w:val="20"/>
          <w:szCs w:val="20"/>
          <w:rtl w:val="0"/>
        </w:rPr>
        <w:t xml:space="preserve">of mediastinal tumors and</w:t>
      </w:r>
      <w:r w:rsidDel="00000000" w:rsidR="00000000" w:rsidRPr="00000000">
        <w:rPr>
          <w:rFonts w:ascii="Times New Roman" w:cs="Times New Roman" w:eastAsia="Times New Roman" w:hAnsi="Times New Roman"/>
          <w:b w:val="1"/>
          <w:sz w:val="20"/>
          <w:szCs w:val="20"/>
          <w:rtl w:val="0"/>
        </w:rPr>
        <w:t xml:space="preserve"> 50% </w:t>
      </w:r>
      <w:r w:rsidDel="00000000" w:rsidR="00000000" w:rsidRPr="00000000">
        <w:rPr>
          <w:rFonts w:ascii="Times New Roman" w:cs="Times New Roman" w:eastAsia="Times New Roman" w:hAnsi="Times New Roman"/>
          <w:sz w:val="20"/>
          <w:szCs w:val="20"/>
          <w:rtl w:val="0"/>
        </w:rPr>
        <w:t xml:space="preserve">of anterior mediastinal masses in adults. </w:t>
      </w:r>
    </w:p>
    <w:p w:rsidR="00000000" w:rsidDel="00000000" w:rsidP="00000000" w:rsidRDefault="00000000" w:rsidRPr="00000000" w14:paraId="00000BC5">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Anterior mediastinal DDx</w:t>
      </w:r>
      <w:r w:rsidDel="00000000" w:rsidR="00000000" w:rsidRPr="00000000">
        <w:rPr>
          <w:rFonts w:ascii="Times New Roman" w:cs="Times New Roman" w:eastAsia="Times New Roman" w:hAnsi="Times New Roman"/>
          <w:sz w:val="20"/>
          <w:szCs w:val="20"/>
          <w:rtl w:val="0"/>
        </w:rPr>
        <w:t xml:space="preserve">: Lymphoma, Teratoma, Thymoma, Thyroid (ectopic goiter), carcinoid, GCT.</w:t>
      </w:r>
    </w:p>
    <w:p w:rsidR="00000000" w:rsidDel="00000000" w:rsidP="00000000" w:rsidRDefault="00000000" w:rsidRPr="00000000" w14:paraId="00000BC6">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1% are thymic carcinoma, with 5y OS 60%.</w:t>
      </w:r>
    </w:p>
    <w:p w:rsidR="00000000" w:rsidDel="00000000" w:rsidP="00000000" w:rsidRDefault="00000000" w:rsidRPr="00000000" w14:paraId="00000BC7">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Often associated with immune and non-immune mediated paraneoplastic syndromes:</w:t>
      </w:r>
    </w:p>
    <w:p w:rsidR="00000000" w:rsidDel="00000000" w:rsidP="00000000" w:rsidRDefault="00000000" w:rsidRPr="00000000" w14:paraId="00000BC8">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Myasthenia gravis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Up to 50% of pts with thymoma have MG</w:t>
      </w:r>
      <w:r w:rsidDel="00000000" w:rsidR="00000000" w:rsidRPr="00000000">
        <w:rPr>
          <w:rFonts w:ascii="Times New Roman" w:cs="Times New Roman" w:eastAsia="Times New Roman" w:hAnsi="Times New Roman"/>
          <w:sz w:val="20"/>
          <w:szCs w:val="20"/>
          <w:rtl w:val="0"/>
        </w:rPr>
        <w:t xml:space="preserve">. All MG with abnormal thymus should get thymectomy.</w:t>
      </w:r>
    </w:p>
    <w:p w:rsidR="00000000" w:rsidDel="00000000" w:rsidP="00000000" w:rsidRDefault="00000000" w:rsidRPr="00000000" w14:paraId="00000BC9">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 of patients with MG have thymic abnormalities, of which </w:t>
      </w:r>
      <w:r w:rsidDel="00000000" w:rsidR="00000000" w:rsidRPr="00000000">
        <w:rPr>
          <w:rFonts w:ascii="Times New Roman" w:cs="Times New Roman" w:eastAsia="Times New Roman" w:hAnsi="Times New Roman"/>
          <w:b w:val="1"/>
          <w:sz w:val="20"/>
          <w:szCs w:val="20"/>
          <w:rtl w:val="0"/>
        </w:rPr>
        <w:t xml:space="preserve">15%</w:t>
      </w:r>
      <w:r w:rsidDel="00000000" w:rsidR="00000000" w:rsidRPr="00000000">
        <w:rPr>
          <w:rFonts w:ascii="Times New Roman" w:cs="Times New Roman" w:eastAsia="Times New Roman" w:hAnsi="Times New Roman"/>
          <w:sz w:val="20"/>
          <w:szCs w:val="20"/>
          <w:rtl w:val="0"/>
        </w:rPr>
        <w:t xml:space="preserve"> are thymomas. </w:t>
      </w:r>
    </w:p>
    <w:p w:rsidR="00000000" w:rsidDel="00000000" w:rsidP="00000000" w:rsidRDefault="00000000" w:rsidRPr="00000000" w14:paraId="00000BCA">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likely to have MG if </w:t>
      </w:r>
      <w:r w:rsidDel="00000000" w:rsidR="00000000" w:rsidRPr="00000000">
        <w:rPr>
          <w:rtl w:val="0"/>
        </w:rPr>
        <w:t xml:space="preserve">thymoma is diagnosed</w:t>
      </w:r>
      <w:r w:rsidDel="00000000" w:rsidR="00000000" w:rsidRPr="00000000">
        <w:rPr>
          <w:rFonts w:ascii="Times New Roman" w:cs="Times New Roman" w:eastAsia="Times New Roman" w:hAnsi="Times New Roman"/>
          <w:sz w:val="20"/>
          <w:szCs w:val="20"/>
          <w:rtl w:val="0"/>
        </w:rPr>
        <w:t xml:space="preserve">, while only 15% of those w MG get thymoma.</w:t>
      </w:r>
    </w:p>
    <w:p w:rsidR="00000000" w:rsidDel="00000000" w:rsidP="00000000" w:rsidRDefault="00000000" w:rsidRPr="00000000" w14:paraId="00000BCB">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Always check serum anti-acetylcholine receptor antibodies to reduce risk of respiratory failure at surgery.</w:t>
      </w:r>
    </w:p>
    <w:p w:rsidR="00000000" w:rsidDel="00000000" w:rsidP="00000000" w:rsidRDefault="00000000" w:rsidRPr="00000000" w14:paraId="00000BCC">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need acetylcholine inhibition preop (neostigmine or pyridostigmine).</w:t>
      </w:r>
    </w:p>
    <w:p w:rsidR="00000000" w:rsidDel="00000000" w:rsidP="00000000" w:rsidRDefault="00000000" w:rsidRPr="00000000" w14:paraId="00000BCD">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Tensilon test (edrophonium): </w:t>
      </w:r>
      <w:r w:rsidDel="00000000" w:rsidR="00000000" w:rsidRPr="00000000">
        <w:rPr>
          <w:rtl w:val="0"/>
        </w:rPr>
        <w:t xml:space="preserve">Ach Esterase</w:t>
      </w:r>
      <w:r w:rsidDel="00000000" w:rsidR="00000000" w:rsidRPr="00000000">
        <w:rPr>
          <w:rFonts w:ascii="Times New Roman" w:cs="Times New Roman" w:eastAsia="Times New Roman" w:hAnsi="Times New Roman"/>
          <w:sz w:val="20"/>
          <w:szCs w:val="20"/>
          <w:rtl w:val="0"/>
        </w:rPr>
        <w:t xml:space="preserve"> inhibitor. If that helps, diagnostic.</w:t>
      </w:r>
    </w:p>
    <w:p w:rsidR="00000000" w:rsidDel="00000000" w:rsidP="00000000" w:rsidRDefault="00000000" w:rsidRPr="00000000" w14:paraId="00000BCE">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Pure red cell aplasia</w:t>
      </w:r>
      <w:r w:rsidDel="00000000" w:rsidR="00000000" w:rsidRPr="00000000">
        <w:rPr>
          <w:rFonts w:ascii="Times New Roman" w:cs="Times New Roman" w:eastAsia="Times New Roman" w:hAnsi="Times New Roman"/>
          <w:sz w:val="20"/>
          <w:szCs w:val="20"/>
          <w:rtl w:val="0"/>
        </w:rPr>
        <w:t xml:space="preserve">: 5-10% of pts with thymoma will have PRCA. 50% of pts with PRCA have thymoma.</w:t>
      </w:r>
    </w:p>
    <w:p w:rsidR="00000000" w:rsidDel="00000000" w:rsidP="00000000" w:rsidRDefault="00000000" w:rsidRPr="00000000" w14:paraId="00000BCF">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Hypogammaglobulinemia</w:t>
      </w:r>
      <w:r w:rsidDel="00000000" w:rsidR="00000000" w:rsidRPr="00000000">
        <w:rPr>
          <w:rFonts w:ascii="Times New Roman" w:cs="Times New Roman" w:eastAsia="Times New Roman" w:hAnsi="Times New Roman"/>
          <w:sz w:val="20"/>
          <w:szCs w:val="20"/>
          <w:rtl w:val="0"/>
        </w:rPr>
        <w:t xml:space="preserve">: 3-6% of pts w thymoma will have this  (e.g. Good's syndrome).</w:t>
      </w:r>
    </w:p>
    <w:p w:rsidR="00000000" w:rsidDel="00000000" w:rsidP="00000000" w:rsidRDefault="00000000" w:rsidRPr="00000000" w14:paraId="00000BD0">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Structure of thymus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Capsule, cortex, and medulla</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D1">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Epithelial cells, epithelioreticular cells (from Hassall's corpuscles), myoid cells, thymocytes, B-lymphocytes.</w:t>
      </w:r>
      <w:r w:rsidDel="00000000" w:rsidR="00000000" w:rsidRPr="00000000">
        <w:rPr>
          <w:rtl w:val="0"/>
        </w:rPr>
      </w:r>
    </w:p>
    <w:p w:rsidR="00000000" w:rsidDel="00000000" w:rsidP="00000000" w:rsidRDefault="00000000" w:rsidRPr="00000000" w14:paraId="00000BD2">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Medulla</w:t>
      </w:r>
      <w:r w:rsidDel="00000000" w:rsidR="00000000" w:rsidRPr="00000000">
        <w:rPr>
          <w:rFonts w:ascii="Times New Roman" w:cs="Times New Roman" w:eastAsia="Times New Roman" w:hAnsi="Times New Roman"/>
          <w:sz w:val="20"/>
          <w:szCs w:val="20"/>
          <w:rtl w:val="0"/>
        </w:rPr>
        <w:t xml:space="preserve">: Coarse network of reticular cells, less lymphoid cells but more </w:t>
      </w:r>
      <w:r w:rsidDel="00000000" w:rsidR="00000000" w:rsidRPr="00000000">
        <w:rPr>
          <w:rFonts w:ascii="Times New Roman" w:cs="Times New Roman" w:eastAsia="Times New Roman" w:hAnsi="Times New Roman"/>
          <w:b w:val="1"/>
          <w:sz w:val="20"/>
          <w:szCs w:val="20"/>
          <w:rtl w:val="0"/>
        </w:rPr>
        <w:t xml:space="preserve">mature</w:t>
      </w:r>
      <w:r w:rsidDel="00000000" w:rsidR="00000000" w:rsidRPr="00000000">
        <w:rPr>
          <w:rFonts w:ascii="Times New Roman" w:cs="Times New Roman" w:eastAsia="Times New Roman" w:hAnsi="Times New Roman"/>
          <w:sz w:val="20"/>
          <w:szCs w:val="20"/>
          <w:rtl w:val="0"/>
        </w:rPr>
        <w:t xml:space="preserve"> T cells, and Hassall's corpuscles which are concentric layered whorls of epithelial cells that increase in number throughout life.</w:t>
      </w:r>
      <w:r w:rsidDel="00000000" w:rsidR="00000000" w:rsidRPr="00000000">
        <w:rPr>
          <w:rtl w:val="0"/>
        </w:rPr>
      </w:r>
    </w:p>
    <w:p w:rsidR="00000000" w:rsidDel="00000000" w:rsidP="00000000" w:rsidRDefault="00000000" w:rsidRPr="00000000" w14:paraId="00000BD3">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Cortex</w:t>
      </w:r>
      <w:r w:rsidDel="00000000" w:rsidR="00000000" w:rsidRPr="00000000">
        <w:rPr>
          <w:rFonts w:ascii="Times New Roman" w:cs="Times New Roman" w:eastAsia="Times New Roman" w:hAnsi="Times New Roman"/>
          <w:sz w:val="20"/>
          <w:szCs w:val="20"/>
          <w:rtl w:val="0"/>
        </w:rPr>
        <w:t xml:space="preserve">: Early thymocytes, TCR gene rearrangement and positive selection occurs here.</w:t>
      </w:r>
      <w:r w:rsidDel="00000000" w:rsidR="00000000" w:rsidRPr="00000000">
        <w:rPr>
          <w:rtl w:val="0"/>
        </w:rPr>
      </w:r>
    </w:p>
    <w:p w:rsidR="00000000" w:rsidDel="00000000" w:rsidP="00000000" w:rsidRDefault="00000000" w:rsidRPr="00000000" w14:paraId="00000BD4">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WHO Histologic Classification </w:t>
      </w:r>
      <w:r w:rsidDel="00000000" w:rsidR="00000000" w:rsidRPr="00000000">
        <w:rPr>
          <w:rFonts w:ascii="Times New Roman" w:cs="Times New Roman" w:eastAsia="Times New Roman" w:hAnsi="Times New Roman"/>
          <w:sz w:val="20"/>
          <w:szCs w:val="20"/>
          <w:rtl w:val="0"/>
        </w:rPr>
        <w:t xml:space="preserve">(10y DFS</w:t>
      </w:r>
      <w:hyperlink r:id="rId731">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Cardo" w:cs="Cardo" w:eastAsia="Cardo" w:hAnsi="Cardo"/>
          <w:sz w:val="20"/>
          <w:szCs w:val="20"/>
          <w:rtl w:val="0"/>
        </w:rPr>
        <w:t xml:space="preserve">). 10y DFS for Masaoka 94→ 88→ 66% for I/II/III.</w:t>
      </w:r>
    </w:p>
    <w:p w:rsidR="00000000" w:rsidDel="00000000" w:rsidP="00000000" w:rsidRDefault="00000000" w:rsidRPr="00000000" w14:paraId="00000BD5">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 (95%)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Medullary</w:t>
      </w:r>
      <w:r w:rsidDel="00000000" w:rsidR="00000000" w:rsidRPr="00000000">
        <w:rPr>
          <w:rFonts w:ascii="Times New Roman" w:cs="Times New Roman" w:eastAsia="Times New Roman" w:hAnsi="Times New Roman"/>
          <w:sz w:val="20"/>
          <w:szCs w:val="20"/>
          <w:rtl w:val="0"/>
        </w:rPr>
        <w:t xml:space="preserve"> thymoma. </w:t>
      </w:r>
      <w:r w:rsidDel="00000000" w:rsidR="00000000" w:rsidRPr="00000000">
        <w:rPr>
          <w:rFonts w:ascii="Times New Roman" w:cs="Times New Roman" w:eastAsia="Times New Roman" w:hAnsi="Times New Roman"/>
          <w:i w:val="1"/>
          <w:sz w:val="20"/>
          <w:szCs w:val="20"/>
          <w:rtl w:val="0"/>
        </w:rPr>
        <w:t xml:space="preserve">Mature T-cells.</w:t>
      </w:r>
    </w:p>
    <w:p w:rsidR="00000000" w:rsidDel="00000000" w:rsidP="00000000" w:rsidRDefault="00000000" w:rsidRPr="00000000" w14:paraId="00000BD6">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Bland, </w:t>
      </w:r>
      <w:r w:rsidDel="00000000" w:rsidR="00000000" w:rsidRPr="00000000">
        <w:rPr>
          <w:rFonts w:ascii="Times New Roman" w:cs="Times New Roman" w:eastAsia="Times New Roman" w:hAnsi="Times New Roman"/>
          <w:b w:val="1"/>
          <w:sz w:val="20"/>
          <w:szCs w:val="20"/>
          <w:rtl w:val="0"/>
        </w:rPr>
        <w:t xml:space="preserve">spindle shaped</w:t>
      </w:r>
      <w:r w:rsidDel="00000000" w:rsidR="00000000" w:rsidRPr="00000000">
        <w:rPr>
          <w:rFonts w:ascii="Times New Roman" w:cs="Times New Roman" w:eastAsia="Times New Roman" w:hAnsi="Times New Roman"/>
          <w:sz w:val="20"/>
          <w:szCs w:val="20"/>
          <w:rtl w:val="0"/>
        </w:rPr>
        <w:t xml:space="preserve"> at least focally with paucity/absence of TdT+.</w:t>
      </w:r>
    </w:p>
    <w:p w:rsidR="00000000" w:rsidDel="00000000" w:rsidP="00000000" w:rsidRDefault="00000000" w:rsidRPr="00000000" w14:paraId="00000BD7">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 (90%)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Mixed</w:t>
      </w:r>
      <w:r w:rsidDel="00000000" w:rsidR="00000000" w:rsidRPr="00000000">
        <w:rPr>
          <w:rFonts w:ascii="Times New Roman" w:cs="Times New Roman" w:eastAsia="Times New Roman" w:hAnsi="Times New Roman"/>
          <w:sz w:val="20"/>
          <w:szCs w:val="20"/>
          <w:rtl w:val="0"/>
        </w:rPr>
        <w:t xml:space="preserve"> thymoma. </w:t>
      </w:r>
    </w:p>
    <w:p w:rsidR="00000000" w:rsidDel="00000000" w:rsidP="00000000" w:rsidRDefault="00000000" w:rsidRPr="00000000" w14:paraId="00000BD8">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Same but abundance of TdT+.</w:t>
      </w:r>
    </w:p>
    <w:p w:rsidR="00000000" w:rsidDel="00000000" w:rsidP="00000000" w:rsidRDefault="00000000" w:rsidRPr="00000000" w14:paraId="00000BD9">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B1 (85%)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Predominantly cortical</w:t>
      </w:r>
      <w:r w:rsidDel="00000000" w:rsidR="00000000" w:rsidRPr="00000000">
        <w:rPr>
          <w:rFonts w:ascii="Times New Roman" w:cs="Times New Roman" w:eastAsia="Times New Roman" w:hAnsi="Times New Roman"/>
          <w:sz w:val="20"/>
          <w:szCs w:val="20"/>
          <w:rtl w:val="0"/>
        </w:rPr>
        <w:t xml:space="preserve"> thymoma. </w:t>
      </w:r>
      <w:r w:rsidDel="00000000" w:rsidR="00000000" w:rsidRPr="00000000">
        <w:rPr>
          <w:rFonts w:ascii="Times New Roman" w:cs="Times New Roman" w:eastAsia="Times New Roman" w:hAnsi="Times New Roman"/>
          <w:i w:val="1"/>
          <w:sz w:val="20"/>
          <w:szCs w:val="20"/>
          <w:rtl w:val="0"/>
        </w:rPr>
        <w:t xml:space="preserve">Immature T cells.</w:t>
      </w:r>
    </w:p>
    <w:p w:rsidR="00000000" w:rsidDel="00000000" w:rsidP="00000000" w:rsidRDefault="00000000" w:rsidRPr="00000000" w14:paraId="00000BDA">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Thymus like: lots of TdT+, medullary islands, paucity of dendritic cells.</w:t>
      </w:r>
    </w:p>
    <w:p w:rsidR="00000000" w:rsidDel="00000000" w:rsidP="00000000" w:rsidRDefault="00000000" w:rsidRPr="00000000" w14:paraId="00000BDB">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B2 (71%)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Cortical</w:t>
      </w:r>
      <w:r w:rsidDel="00000000" w:rsidR="00000000" w:rsidRPr="00000000">
        <w:rPr>
          <w:rFonts w:ascii="Times New Roman" w:cs="Times New Roman" w:eastAsia="Times New Roman" w:hAnsi="Times New Roman"/>
          <w:sz w:val="20"/>
          <w:szCs w:val="20"/>
          <w:rtl w:val="0"/>
        </w:rPr>
        <w:t xml:space="preserve"> thymoma. </w:t>
      </w:r>
    </w:p>
    <w:p w:rsidR="00000000" w:rsidDel="00000000" w:rsidP="00000000" w:rsidRDefault="00000000" w:rsidRPr="00000000" w14:paraId="00000BDC">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polygonal/dendritic epithelial cells.</w:t>
      </w:r>
    </w:p>
    <w:p w:rsidR="00000000" w:rsidDel="00000000" w:rsidP="00000000" w:rsidRDefault="00000000" w:rsidRPr="00000000" w14:paraId="00000BDD">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B3 (40%)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Well-differentiated</w:t>
      </w:r>
      <w:r w:rsidDel="00000000" w:rsidR="00000000" w:rsidRPr="00000000">
        <w:rPr>
          <w:rFonts w:ascii="Times New Roman" w:cs="Times New Roman" w:eastAsia="Times New Roman" w:hAnsi="Times New Roman"/>
          <w:sz w:val="20"/>
          <w:szCs w:val="20"/>
          <w:rtl w:val="0"/>
        </w:rPr>
        <w:t xml:space="preserve"> thymoma (immature T-cells crowded out).</w:t>
      </w:r>
    </w:p>
    <w:p w:rsidR="00000000" w:rsidDel="00000000" w:rsidP="00000000" w:rsidRDefault="00000000" w:rsidRPr="00000000" w14:paraId="00000BDE">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Sheets of polygonal, atypical cells, rare intercellular bridges, paucity/absence of TdT+.</w:t>
      </w:r>
    </w:p>
    <w:p w:rsidR="00000000" w:rsidDel="00000000" w:rsidP="00000000" w:rsidRDefault="00000000" w:rsidRPr="00000000" w14:paraId="00000BDF">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Thymic carcinoma</w:t>
      </w:r>
      <w:r w:rsidDel="00000000" w:rsidR="00000000" w:rsidRPr="00000000">
        <w:rPr>
          <w:rFonts w:ascii="Times New Roman" w:cs="Times New Roman" w:eastAsia="Times New Roman" w:hAnsi="Times New Roman"/>
          <w:sz w:val="20"/>
          <w:szCs w:val="20"/>
          <w:rtl w:val="0"/>
        </w:rPr>
        <w:t xml:space="preserve">. &lt; 1% of all thymic tumors. 30% DM. 25% long term survival.</w:t>
      </w:r>
      <w:r w:rsidDel="00000000" w:rsidR="00000000" w:rsidRPr="00000000">
        <w:rPr>
          <w:rtl w:val="0"/>
        </w:rPr>
      </w:r>
    </w:p>
    <w:p w:rsidR="00000000" w:rsidDel="00000000" w:rsidP="00000000" w:rsidRDefault="00000000" w:rsidRPr="00000000" w14:paraId="00000BE0">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Workup</w:t>
      </w:r>
      <w:r w:rsidDel="00000000" w:rsidR="00000000" w:rsidRPr="00000000">
        <w:rPr>
          <w:rtl w:val="0"/>
        </w:rPr>
      </w:r>
    </w:p>
    <w:p w:rsidR="00000000" w:rsidDel="00000000" w:rsidP="00000000" w:rsidRDefault="00000000" w:rsidRPr="00000000" w14:paraId="00000BE1">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Symptoms: Weakness, fatigue, dysphagia.</w:t>
      </w:r>
    </w:p>
    <w:p w:rsidR="00000000" w:rsidDel="00000000" w:rsidP="00000000" w:rsidRDefault="00000000" w:rsidRPr="00000000" w14:paraId="00000BE2">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Labs: β hCG, AFP, LDH.</w:t>
      </w:r>
    </w:p>
    <w:p w:rsidR="00000000" w:rsidDel="00000000" w:rsidP="00000000" w:rsidRDefault="00000000" w:rsidRPr="00000000" w14:paraId="00000BE3">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Chest CT with contrast, PET/CT as indicated.</w:t>
      </w:r>
    </w:p>
    <w:p w:rsidR="00000000" w:rsidDel="00000000" w:rsidP="00000000" w:rsidRDefault="00000000" w:rsidRPr="00000000" w14:paraId="00000BE4">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PFTs.</w:t>
      </w:r>
    </w:p>
    <w:p w:rsidR="00000000" w:rsidDel="00000000" w:rsidP="00000000" w:rsidRDefault="00000000" w:rsidRPr="00000000" w14:paraId="00000BE5">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MRI chest as indicated (To determine cyst vs. thymoma).</w:t>
      </w:r>
    </w:p>
    <w:p w:rsidR="00000000" w:rsidDel="00000000" w:rsidP="00000000" w:rsidRDefault="00000000" w:rsidRPr="00000000" w14:paraId="00000BE6">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t>
      </w:r>
      <w:r w:rsidDel="00000000" w:rsidR="00000000" w:rsidRPr="00000000">
        <w:rPr>
          <w:rtl w:val="0"/>
        </w:rPr>
        <w:t xml:space="preserve">thymoma is suspected</w:t>
      </w:r>
      <w:r w:rsidDel="00000000" w:rsidR="00000000" w:rsidRPr="00000000">
        <w:rPr>
          <w:rFonts w:ascii="Times New Roman" w:cs="Times New Roman" w:eastAsia="Times New Roman" w:hAnsi="Times New Roman"/>
          <w:sz w:val="20"/>
          <w:szCs w:val="20"/>
          <w:rtl w:val="0"/>
        </w:rPr>
        <w:t xml:space="preserve"> (well defined mass, no nodes involved, negative tumor markers, and </w:t>
      </w:r>
      <w:r w:rsidDel="00000000" w:rsidR="00000000" w:rsidRPr="00000000">
        <w:rPr>
          <w:rFonts w:ascii="Times New Roman" w:cs="Times New Roman" w:eastAsia="Times New Roman" w:hAnsi="Times New Roman"/>
          <w:b w:val="1"/>
          <w:sz w:val="20"/>
          <w:szCs w:val="20"/>
          <w:rtl w:val="0"/>
        </w:rPr>
        <w:t xml:space="preserve">no continuity with thyroid</w:t>
      </w:r>
      <w:r w:rsidDel="00000000" w:rsidR="00000000" w:rsidRPr="00000000">
        <w:rPr>
          <w:rFonts w:ascii="Times New Roman" w:cs="Times New Roman" w:eastAsia="Times New Roman" w:hAnsi="Times New Roman"/>
          <w:sz w:val="20"/>
          <w:szCs w:val="20"/>
          <w:rtl w:val="0"/>
        </w:rPr>
        <w:t xml:space="preserve">), then </w:t>
      </w:r>
      <w:r w:rsidDel="00000000" w:rsidR="00000000" w:rsidRPr="00000000">
        <w:rPr>
          <w:rFonts w:ascii="Times New Roman" w:cs="Times New Roman" w:eastAsia="Times New Roman" w:hAnsi="Times New Roman"/>
          <w:sz w:val="20"/>
          <w:szCs w:val="20"/>
          <w:rtl w:val="0"/>
        </w:rPr>
        <w:t xml:space="preserve">resect</w:t>
      </w:r>
      <w:r w:rsidDel="00000000" w:rsidR="00000000" w:rsidRPr="00000000">
        <w:rPr>
          <w:rFonts w:ascii="Times New Roman" w:cs="Times New Roman" w:eastAsia="Times New Roman" w:hAnsi="Times New Roman"/>
          <w:sz w:val="20"/>
          <w:szCs w:val="20"/>
          <w:rtl w:val="0"/>
        </w:rPr>
        <w:t xml:space="preserve"> without biopsy.</w:t>
      </w:r>
    </w:p>
    <w:p w:rsidR="00000000" w:rsidDel="00000000" w:rsidP="00000000" w:rsidRDefault="00000000" w:rsidRPr="00000000" w14:paraId="00000BE7">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tl w:val="0"/>
        </w:rPr>
        <w:t xml:space="preserve">At the time</w:t>
      </w:r>
      <w:r w:rsidDel="00000000" w:rsidR="00000000" w:rsidRPr="00000000">
        <w:rPr>
          <w:rFonts w:ascii="Times New Roman" w:cs="Times New Roman" w:eastAsia="Times New Roman" w:hAnsi="Times New Roman"/>
          <w:sz w:val="20"/>
          <w:szCs w:val="20"/>
          <w:rtl w:val="0"/>
        </w:rPr>
        <w:t xml:space="preserve"> of surgery, check for pleural mets.</w:t>
      </w:r>
    </w:p>
    <w:p w:rsidR="00000000" w:rsidDel="00000000" w:rsidP="00000000" w:rsidRDefault="00000000" w:rsidRPr="00000000" w14:paraId="00000BE8">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unresectable, core needle or open biopsy (Don't violate pleural space).</w:t>
      </w:r>
    </w:p>
    <w:p w:rsidR="00000000" w:rsidDel="00000000" w:rsidP="00000000" w:rsidRDefault="00000000" w:rsidRPr="00000000" w14:paraId="00000BE9">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Surgery</w:t>
      </w:r>
      <w:r w:rsidDel="00000000" w:rsidR="00000000" w:rsidRPr="00000000">
        <w:rPr>
          <w:rFonts w:ascii="Times New Roman" w:cs="Times New Roman" w:eastAsia="Times New Roman" w:hAnsi="Times New Roman"/>
          <w:sz w:val="20"/>
          <w:szCs w:val="20"/>
          <w:rtl w:val="0"/>
        </w:rPr>
        <w:t xml:space="preserve">: Standard of care. Median sternotomy typically, though partial or total pneumonectomy may be required. </w:t>
      </w:r>
    </w:p>
    <w:p w:rsidR="00000000" w:rsidDel="00000000" w:rsidP="00000000" w:rsidRDefault="00000000" w:rsidRPr="00000000" w14:paraId="00000BEA">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Avoid resection of both phrenic nerves. Treat MG prior to surgery w AChE inhibitors.</w:t>
      </w:r>
    </w:p>
    <w:p w:rsidR="00000000" w:rsidDel="00000000" w:rsidP="00000000" w:rsidRDefault="00000000" w:rsidRPr="00000000" w14:paraId="00000BEB">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Fox Chase </w:t>
      </w:r>
      <w:r w:rsidDel="00000000" w:rsidR="00000000" w:rsidRPr="00000000">
        <w:rPr>
          <w:rFonts w:ascii="Times New Roman" w:cs="Times New Roman" w:eastAsia="Times New Roman" w:hAnsi="Times New Roman"/>
          <w:sz w:val="20"/>
          <w:szCs w:val="20"/>
          <w:rtl w:val="0"/>
        </w:rPr>
        <w:t xml:space="preserve">[</w:t>
      </w:r>
      <w:hyperlink r:id="rId732">
        <w:r w:rsidDel="00000000" w:rsidR="00000000" w:rsidRPr="00000000">
          <w:rPr>
            <w:rFonts w:ascii="Times New Roman" w:cs="Times New Roman" w:eastAsia="Times New Roman" w:hAnsi="Times New Roman"/>
            <w:sz w:val="20"/>
            <w:szCs w:val="20"/>
            <w:rtl w:val="0"/>
          </w:rPr>
          <w:t xml:space="preserve">Curran JCO '88</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Thymoma s/p surgery</w:t>
      </w:r>
      <w:r w:rsidDel="00000000" w:rsidR="00000000" w:rsidRPr="00000000">
        <w:rPr>
          <w:rFonts w:ascii="Times New Roman" w:cs="Times New Roman" w:eastAsia="Times New Roman" w:hAnsi="Times New Roman"/>
          <w:sz w:val="20"/>
          <w:szCs w:val="20"/>
          <w:rtl w:val="0"/>
        </w:rPr>
        <w:t xml:space="preserve">.</w:t>
        <w:br w:type="textWrapping"/>
        <w:t xml:space="preserve">R0 resections alone appear inadequate for at least microscopic invasion </w:t>
      </w:r>
      <w:r w:rsidDel="00000000" w:rsidR="00000000" w:rsidRPr="00000000">
        <w:rPr>
          <w:rtl w:val="0"/>
        </w:rPr>
        <w:t xml:space="preserve">through the capsule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EC">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Retro. 103 pts. </w:t>
      </w:r>
    </w:p>
    <w:p w:rsidR="00000000" w:rsidDel="00000000" w:rsidP="00000000" w:rsidRDefault="00000000" w:rsidRPr="00000000" w14:paraId="00000BED">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recurrences among stage I, R0 without RT. </w:t>
      </w:r>
    </w:p>
    <w:p w:rsidR="00000000" w:rsidDel="00000000" w:rsidP="00000000" w:rsidRDefault="00000000" w:rsidRPr="00000000" w14:paraId="00000BEE">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recurrences for R0 stage II/III who received RT, but 53% local recurrence without RT. </w:t>
      </w:r>
    </w:p>
    <w:p w:rsidR="00000000" w:rsidDel="00000000" w:rsidP="00000000" w:rsidRDefault="00000000" w:rsidRPr="00000000" w14:paraId="00000BEF">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recurrence after R2 or biopsy, even when RT given.</w:t>
      </w:r>
      <w:r w:rsidDel="00000000" w:rsidR="00000000" w:rsidRPr="00000000">
        <w:rPr>
          <w:rtl w:val="0"/>
        </w:rPr>
      </w:r>
    </w:p>
    <w:p w:rsidR="00000000" w:rsidDel="00000000" w:rsidP="00000000" w:rsidRDefault="00000000" w:rsidRPr="00000000" w14:paraId="00000BF0">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Japan </w:t>
      </w:r>
      <w:r w:rsidDel="00000000" w:rsidR="00000000" w:rsidRPr="00000000">
        <w:rPr>
          <w:rFonts w:ascii="Times New Roman" w:cs="Times New Roman" w:eastAsia="Times New Roman" w:hAnsi="Times New Roman"/>
          <w:sz w:val="20"/>
          <w:szCs w:val="20"/>
          <w:rtl w:val="0"/>
        </w:rPr>
        <w:t xml:space="preserve">[</w:t>
      </w:r>
      <w:hyperlink r:id="rId733">
        <w:r w:rsidDel="00000000" w:rsidR="00000000" w:rsidRPr="00000000">
          <w:rPr>
            <w:rFonts w:ascii="Times New Roman" w:cs="Times New Roman" w:eastAsia="Times New Roman" w:hAnsi="Times New Roman"/>
            <w:sz w:val="20"/>
            <w:szCs w:val="20"/>
            <w:rtl w:val="0"/>
          </w:rPr>
          <w:t xml:space="preserve">Kondo ATS '03</w:t>
        </w:r>
      </w:hyperlink>
      <w:r w:rsidDel="00000000" w:rsidR="00000000" w:rsidRPr="00000000">
        <w:rPr>
          <w:rFonts w:ascii="Times New Roman" w:cs="Times New Roman" w:eastAsia="Times New Roman" w:hAnsi="Times New Roman"/>
          <w:sz w:val="20"/>
          <w:szCs w:val="20"/>
          <w:rtl w:val="0"/>
        </w:rPr>
        <w:t xml:space="preserve">]: Retro. 1,320 pts. </w:t>
      </w:r>
      <w:r w:rsidDel="00000000" w:rsidR="00000000" w:rsidRPr="00000000">
        <w:rPr>
          <w:rFonts w:ascii="Cardo" w:cs="Cardo" w:eastAsia="Cardo" w:hAnsi="Cardo"/>
          <w:b w:val="1"/>
          <w:sz w:val="20"/>
          <w:szCs w:val="20"/>
          <w:rtl w:val="0"/>
        </w:rPr>
        <w:t xml:space="preserve">Stage I→ Obs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Stage II/III→ 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do" w:cs="Cardo" w:eastAsia="Cardo" w:hAnsi="Cardo"/>
          <w:b w:val="1"/>
          <w:sz w:val="20"/>
          <w:szCs w:val="20"/>
          <w:rtl w:val="0"/>
        </w:rPr>
        <w:t xml:space="preserve">Stage IV→ RT or CTX</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F1">
      <w:pPr>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R0 resections most important, adjuvant therapy may not benefit totally resected patients.</w:t>
      </w:r>
    </w:p>
    <w:p w:rsidR="00000000" w:rsidDel="00000000" w:rsidP="00000000" w:rsidRDefault="00000000" w:rsidRPr="00000000" w14:paraId="00000BF2">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for stage III-IV R0 / R1-2 / inoperable of 93→ 64→ 36%.</w:t>
      </w:r>
    </w:p>
    <w:p w:rsidR="00000000" w:rsidDel="00000000" w:rsidP="00000000" w:rsidRDefault="00000000" w:rsidRPr="00000000" w14:paraId="00000BF3">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for thymic carcinoma for R0 / R1-2 / inoperable of 67→ 30→ 24%.</w:t>
      </w:r>
    </w:p>
    <w:p w:rsidR="00000000" w:rsidDel="00000000" w:rsidP="00000000" w:rsidRDefault="00000000" w:rsidRPr="00000000" w14:paraId="00000BF4">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did not affect LR for R0 stage II-III.</w:t>
      </w:r>
    </w:p>
    <w:p w:rsidR="00000000" w:rsidDel="00000000" w:rsidP="00000000" w:rsidRDefault="00000000" w:rsidRPr="00000000" w14:paraId="00000BF5">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benefit w PORT or adjuvant chemo for R0 stage III-IV.</w:t>
      </w:r>
    </w:p>
    <w:p w:rsidR="00000000" w:rsidDel="00000000" w:rsidP="00000000" w:rsidRDefault="00000000" w:rsidRPr="00000000" w14:paraId="00000BF6">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Japan </w:t>
      </w:r>
      <w:r w:rsidDel="00000000" w:rsidR="00000000" w:rsidRPr="00000000">
        <w:rPr>
          <w:rFonts w:ascii="Times New Roman" w:cs="Times New Roman" w:eastAsia="Times New Roman" w:hAnsi="Times New Roman"/>
          <w:sz w:val="20"/>
          <w:szCs w:val="20"/>
          <w:rtl w:val="0"/>
        </w:rPr>
        <w:t xml:space="preserve">[Utsumi Cancer '09]: Retro. 324 pts, </w:t>
      </w:r>
      <w:r w:rsidDel="00000000" w:rsidR="00000000" w:rsidRPr="00000000">
        <w:rPr>
          <w:rFonts w:ascii="Times New Roman" w:cs="Times New Roman" w:eastAsia="Times New Roman" w:hAnsi="Times New Roman"/>
          <w:b w:val="1"/>
          <w:sz w:val="20"/>
          <w:szCs w:val="20"/>
          <w:rtl w:val="0"/>
        </w:rPr>
        <w:t xml:space="preserve">R0 thymoma ± PORT </w:t>
      </w:r>
      <w:r w:rsidDel="00000000" w:rsidR="00000000" w:rsidRPr="00000000">
        <w:rPr>
          <w:rFonts w:ascii="Times New Roman" w:cs="Times New Roman" w:eastAsia="Times New Roman" w:hAnsi="Times New Roman"/>
          <w:sz w:val="20"/>
          <w:szCs w:val="20"/>
          <w:rtl w:val="0"/>
        </w:rPr>
        <w:t xml:space="preserve">(n=134). </w:t>
      </w:r>
    </w:p>
    <w:p w:rsidR="00000000" w:rsidDel="00000000" w:rsidP="00000000" w:rsidRDefault="00000000" w:rsidRPr="00000000" w14:paraId="00000BF7">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10y DSS ~93%.</w:t>
      </w:r>
    </w:p>
    <w:p w:rsidR="00000000" w:rsidDel="00000000" w:rsidP="00000000" w:rsidRDefault="00000000" w:rsidRPr="00000000" w14:paraId="00000BF8">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10y OS for no PORT in stage I-II and WHO cell type A, AB and B1 of 100%.</w:t>
      </w:r>
    </w:p>
    <w:p w:rsidR="00000000" w:rsidDel="00000000" w:rsidP="00000000" w:rsidRDefault="00000000" w:rsidRPr="00000000" w14:paraId="00000BF9">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 appears to have no benefit for stage III-IV and WHO B2/B3.</w:t>
      </w:r>
    </w:p>
    <w:p w:rsidR="00000000" w:rsidDel="00000000" w:rsidP="00000000" w:rsidRDefault="00000000" w:rsidRPr="00000000" w14:paraId="00000BFA">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ITMIG </w:t>
      </w:r>
      <w:r w:rsidDel="00000000" w:rsidR="00000000" w:rsidRPr="00000000">
        <w:rPr>
          <w:rFonts w:ascii="Times New Roman" w:cs="Times New Roman" w:eastAsia="Times New Roman" w:hAnsi="Times New Roman"/>
          <w:sz w:val="20"/>
          <w:szCs w:val="20"/>
          <w:rtl w:val="0"/>
        </w:rPr>
        <w:t xml:space="preserve">[</w:t>
      </w:r>
      <w:hyperlink r:id="rId734">
        <w:r w:rsidDel="00000000" w:rsidR="00000000" w:rsidRPr="00000000">
          <w:rPr>
            <w:rFonts w:ascii="Times New Roman" w:cs="Times New Roman" w:eastAsia="Times New Roman" w:hAnsi="Times New Roman"/>
            <w:sz w:val="20"/>
            <w:szCs w:val="20"/>
            <w:rtl w:val="0"/>
          </w:rPr>
          <w:t xml:space="preserve">Rimner JTO '16</w:t>
        </w:r>
      </w:hyperlink>
      <w:r w:rsidDel="00000000" w:rsidR="00000000" w:rsidRPr="00000000">
        <w:rPr>
          <w:rFonts w:ascii="Times New Roman" w:cs="Times New Roman" w:eastAsia="Times New Roman" w:hAnsi="Times New Roman"/>
          <w:sz w:val="20"/>
          <w:szCs w:val="20"/>
          <w:rtl w:val="0"/>
        </w:rPr>
        <w:t xml:space="preserve">]: Retro. 1,263 pts, </w:t>
      </w:r>
      <w:r w:rsidDel="00000000" w:rsidR="00000000" w:rsidRPr="00000000">
        <w:rPr>
          <w:rFonts w:ascii="Times New Roman" w:cs="Times New Roman" w:eastAsia="Times New Roman" w:hAnsi="Times New Roman"/>
          <w:b w:val="1"/>
          <w:sz w:val="20"/>
          <w:szCs w:val="20"/>
          <w:rtl w:val="0"/>
        </w:rPr>
        <w:t xml:space="preserve">Stage II-III R0 thymoma ± PORT</w:t>
      </w:r>
      <w:r w:rsidDel="00000000" w:rsidR="00000000" w:rsidRPr="00000000">
        <w:rPr>
          <w:rFonts w:ascii="Times New Roman" w:cs="Times New Roman" w:eastAsia="Times New Roman" w:hAnsi="Times New Roman"/>
          <w:sz w:val="20"/>
          <w:szCs w:val="20"/>
          <w:rtl w:val="0"/>
        </w:rPr>
        <w:t xml:space="preserve"> (55%). Stage II 70%. CTX 15%.</w:t>
      </w:r>
    </w:p>
    <w:p w:rsidR="00000000" w:rsidDel="00000000" w:rsidP="00000000" w:rsidRDefault="00000000" w:rsidRPr="00000000" w14:paraId="00000BFB">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WHO A/AB 30%, B1-B3 70%.</w:t>
      </w:r>
    </w:p>
    <w:p w:rsidR="00000000" w:rsidDel="00000000" w:rsidP="00000000" w:rsidRDefault="00000000" w:rsidRPr="00000000" w14:paraId="00000BFC">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90→ 95%, 10y OS 79→ 86%, benefit remains significant for Stage II subgroup.</w:t>
      </w:r>
    </w:p>
    <w:p w:rsidR="00000000" w:rsidDel="00000000" w:rsidP="00000000" w:rsidRDefault="00000000" w:rsidRPr="00000000" w14:paraId="00000BFD">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Japan </w:t>
      </w:r>
      <w:r w:rsidDel="00000000" w:rsidR="00000000" w:rsidRPr="00000000">
        <w:rPr>
          <w:rFonts w:ascii="Times New Roman" w:cs="Times New Roman" w:eastAsia="Times New Roman" w:hAnsi="Times New Roman"/>
          <w:sz w:val="20"/>
          <w:szCs w:val="20"/>
          <w:rtl w:val="0"/>
        </w:rPr>
        <w:t xml:space="preserve">[</w:t>
      </w:r>
      <w:hyperlink r:id="rId735">
        <w:r w:rsidDel="00000000" w:rsidR="00000000" w:rsidRPr="00000000">
          <w:rPr>
            <w:rFonts w:ascii="Times New Roman" w:cs="Times New Roman" w:eastAsia="Times New Roman" w:hAnsi="Times New Roman"/>
            <w:sz w:val="20"/>
            <w:szCs w:val="20"/>
            <w:rtl w:val="0"/>
          </w:rPr>
          <w:t xml:space="preserve">Haniuda Ann Surg '96</w:t>
        </w:r>
      </w:hyperlink>
      <w:r w:rsidDel="00000000" w:rsidR="00000000" w:rsidRPr="00000000">
        <w:rPr>
          <w:rFonts w:ascii="Times New Roman" w:cs="Times New Roman" w:eastAsia="Times New Roman" w:hAnsi="Times New Roman"/>
          <w:sz w:val="20"/>
          <w:szCs w:val="20"/>
          <w:rtl w:val="0"/>
        </w:rPr>
        <w:t xml:space="preserve">]: Retro. 80 pts </w:t>
      </w:r>
      <w:r w:rsidDel="00000000" w:rsidR="00000000" w:rsidRPr="00000000">
        <w:rPr>
          <w:rFonts w:ascii="Times New Roman" w:cs="Times New Roman" w:eastAsia="Times New Roman" w:hAnsi="Times New Roman"/>
          <w:b w:val="1"/>
          <w:sz w:val="20"/>
          <w:szCs w:val="20"/>
          <w:rtl w:val="0"/>
        </w:rPr>
        <w:t xml:space="preserve">Stage II R0 thymoma ± PORT</w:t>
      </w:r>
      <w:r w:rsidDel="00000000" w:rsidR="00000000" w:rsidRPr="00000000">
        <w:rPr>
          <w:rFonts w:ascii="Times New Roman" w:cs="Times New Roman" w:eastAsia="Times New Roman" w:hAnsi="Times New Roman"/>
          <w:sz w:val="20"/>
          <w:szCs w:val="20"/>
          <w:rtl w:val="0"/>
        </w:rPr>
        <w:t xml:space="preserve">.</w:t>
        <w:br w:type="textWrapping"/>
        <w:t xml:space="preserve">PORT is effective in macroscopic adhesion to pleura but not microscopic invasion.</w:t>
      </w:r>
    </w:p>
    <w:p w:rsidR="00000000" w:rsidDel="00000000" w:rsidP="00000000" w:rsidRDefault="00000000" w:rsidRPr="00000000" w14:paraId="00000BFE">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recurrences of Stage I thymoma. </w:t>
      </w:r>
    </w:p>
    <w:p w:rsidR="00000000" w:rsidDel="00000000" w:rsidP="00000000" w:rsidRDefault="00000000" w:rsidRPr="00000000" w14:paraId="00000BFF">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LR for macroscopic adherence to pleura but no microscopic adherence of 36→ 0%.</w:t>
      </w:r>
    </w:p>
    <w:p w:rsidR="00000000" w:rsidDel="00000000" w:rsidP="00000000" w:rsidRDefault="00000000" w:rsidRPr="00000000" w14:paraId="00000C00">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LR for microscopic pleural invasion 40→ 30% (6/15 and 3/10 pts, respectively). </w:t>
      </w:r>
    </w:p>
    <w:p w:rsidR="00000000" w:rsidDel="00000000" w:rsidP="00000000" w:rsidRDefault="00000000" w:rsidRPr="00000000" w14:paraId="00000C01">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Pleural dissemination observed in 12/13 pts. </w:t>
      </w:r>
      <w:r w:rsidDel="00000000" w:rsidR="00000000" w:rsidRPr="00000000">
        <w:rPr>
          <w:rFonts w:ascii="Times New Roman" w:cs="Times New Roman" w:eastAsia="Times New Roman" w:hAnsi="Times New Roman"/>
          <w:i w:val="1"/>
          <w:sz w:val="20"/>
          <w:szCs w:val="20"/>
          <w:rtl w:val="0"/>
        </w:rPr>
        <w:t xml:space="preserve">PORT does not control pleural dissemination.</w:t>
      </w:r>
    </w:p>
    <w:p w:rsidR="00000000" w:rsidDel="00000000" w:rsidP="00000000" w:rsidRDefault="00000000" w:rsidRPr="00000000" w14:paraId="00000C02">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Chemosensitive with ~66% at least PR, of those 33% CR. </w:t>
      </w:r>
    </w:p>
    <w:p w:rsidR="00000000" w:rsidDel="00000000" w:rsidP="00000000" w:rsidRDefault="00000000" w:rsidRPr="00000000" w14:paraId="00000C03">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Meta of advanced thymic epithelials [</w:t>
      </w:r>
      <w:hyperlink r:id="rId736">
        <w:r w:rsidDel="00000000" w:rsidR="00000000" w:rsidRPr="00000000">
          <w:rPr>
            <w:rFonts w:ascii="Times New Roman" w:cs="Times New Roman" w:eastAsia="Times New Roman" w:hAnsi="Times New Roman"/>
            <w:sz w:val="20"/>
            <w:szCs w:val="20"/>
            <w:rtl w:val="0"/>
          </w:rPr>
          <w:t xml:space="preserve">Hamaji Ann Thorac Surg '15]</w:t>
        </w:r>
      </w:hyperlink>
      <w:r w:rsidDel="00000000" w:rsidR="00000000" w:rsidRPr="00000000">
        <w:rPr>
          <w:rFonts w:ascii="Times New Roman" w:cs="Times New Roman" w:eastAsia="Times New Roman" w:hAnsi="Times New Roman"/>
          <w:sz w:val="20"/>
          <w:szCs w:val="20"/>
          <w:rtl w:val="0"/>
        </w:rPr>
        <w:t xml:space="preserve">: 12 studies, 266 pts. </w:t>
      </w:r>
      <w:r w:rsidDel="00000000" w:rsidR="00000000" w:rsidRPr="00000000">
        <w:rPr>
          <w:rFonts w:ascii="Times New Roman" w:cs="Times New Roman" w:eastAsia="Times New Roman" w:hAnsi="Times New Roman"/>
          <w:b w:val="1"/>
          <w:sz w:val="20"/>
          <w:szCs w:val="20"/>
          <w:rtl w:val="0"/>
        </w:rPr>
        <w:t xml:space="preserve">NAC + surgery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04">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PR 59%. R0 73%. 5y OS 87%, 10y OS 76%.</w:t>
      </w:r>
    </w:p>
    <w:p w:rsidR="00000000" w:rsidDel="00000000" w:rsidP="00000000" w:rsidRDefault="00000000" w:rsidRPr="00000000" w14:paraId="00000C05">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Chemotherapy </w:t>
      </w:r>
      <w:r w:rsidDel="00000000" w:rsidR="00000000" w:rsidRPr="00000000">
        <w:rPr>
          <w:rtl w:val="0"/>
        </w:rPr>
        <w:t xml:space="preserve">(</w:t>
      </w:r>
      <w:r w:rsidDel="00000000" w:rsidR="00000000" w:rsidRPr="00000000">
        <w:rPr>
          <w:b w:val="1"/>
          <w:rtl w:val="0"/>
        </w:rPr>
        <w:t xml:space="preserve">Thymic carcinoma</w:t>
      </w:r>
      <w:r w:rsidDel="00000000" w:rsidR="00000000" w:rsidRPr="00000000">
        <w:rPr>
          <w:rtl w:val="0"/>
        </w:rPr>
        <w:t xml:space="preserve">): </w:t>
      </w:r>
      <w:r w:rsidDel="00000000" w:rsidR="00000000" w:rsidRPr="00000000">
        <w:rPr>
          <w:b w:val="1"/>
          <w:rtl w:val="0"/>
        </w:rPr>
        <w:t xml:space="preserve">Carboplatin</w:t>
      </w:r>
      <w:r w:rsidDel="00000000" w:rsidR="00000000" w:rsidRPr="00000000">
        <w:rPr>
          <w:rtl w:val="0"/>
        </w:rPr>
        <w:t xml:space="preserve">/</w:t>
      </w:r>
      <w:r w:rsidDel="00000000" w:rsidR="00000000" w:rsidRPr="00000000">
        <w:rPr>
          <w:b w:val="1"/>
          <w:rtl w:val="0"/>
        </w:rPr>
        <w:t xml:space="preserve">Paclitaxel</w:t>
      </w:r>
      <w:r w:rsidDel="00000000" w:rsidR="00000000" w:rsidRPr="00000000">
        <w:rPr>
          <w:rtl w:val="0"/>
        </w:rPr>
        <w:t xml:space="preserve">. </w:t>
      </w:r>
      <w:r w:rsidDel="00000000" w:rsidR="00000000" w:rsidRPr="00000000">
        <w:rPr>
          <w:i w:val="1"/>
          <w:rtl w:val="0"/>
        </w:rPr>
        <w:t xml:space="preserve">Cisplatin/Etoposide for CCRT. </w:t>
      </w:r>
    </w:p>
    <w:p w:rsidR="00000000" w:rsidDel="00000000" w:rsidP="00000000" w:rsidRDefault="00000000" w:rsidRPr="00000000" w14:paraId="00000C06">
      <w:pPr>
        <w:spacing w:line="240" w:lineRule="auto"/>
        <w:ind w:left="720" w:firstLine="0"/>
        <w:rPr/>
      </w:pPr>
      <w:r w:rsidDel="00000000" w:rsidR="00000000" w:rsidRPr="00000000">
        <w:rPr>
          <w:rtl w:val="0"/>
        </w:rPr>
        <w:t xml:space="preserve">See </w:t>
      </w:r>
      <w:r w:rsidDel="00000000" w:rsidR="00000000" w:rsidRPr="00000000">
        <w:rPr>
          <w:rtl w:val="0"/>
        </w:rPr>
        <w:t xml:space="preserve">[</w:t>
      </w:r>
      <w:hyperlink w:anchor="_wx3ni5l3fmen">
        <w:r w:rsidDel="00000000" w:rsidR="00000000" w:rsidRPr="00000000">
          <w:rPr>
            <w:rtl w:val="0"/>
          </w:rPr>
          <w:t xml:space="preserve">S1701</w:t>
        </w:r>
      </w:hyperlink>
      <w:r w:rsidDel="00000000" w:rsidR="00000000" w:rsidRPr="00000000">
        <w:rPr>
          <w:rtl w:val="0"/>
        </w:rPr>
        <w:t xml:space="preserve">] in the Future Directions section.</w:t>
      </w:r>
    </w:p>
    <w:p w:rsidR="00000000" w:rsidDel="00000000" w:rsidP="00000000" w:rsidRDefault="00000000" w:rsidRPr="00000000" w14:paraId="00000C07">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Chemotherapy </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Thymoma</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Typically </w:t>
      </w:r>
      <w:r w:rsidDel="00000000" w:rsidR="00000000" w:rsidRPr="00000000">
        <w:rPr>
          <w:rFonts w:ascii="Times New Roman" w:cs="Times New Roman" w:eastAsia="Times New Roman" w:hAnsi="Times New Roman"/>
          <w:b w:val="1"/>
          <w:sz w:val="20"/>
          <w:szCs w:val="20"/>
          <w:rtl w:val="0"/>
        </w:rPr>
        <w:t xml:space="preserve">CAP</w:t>
      </w:r>
      <w:r w:rsidDel="00000000" w:rsidR="00000000" w:rsidRPr="00000000">
        <w:rPr>
          <w:rFonts w:ascii="Times New Roman" w:cs="Times New Roman" w:eastAsia="Times New Roman" w:hAnsi="Times New Roman"/>
          <w:sz w:val="20"/>
          <w:szCs w:val="20"/>
          <w:rtl w:val="0"/>
        </w:rPr>
        <w:t xml:space="preserve">: Cyclophosphamide, Adriamycin, Cisplatin. </w:t>
      </w:r>
      <w:r w:rsidDel="00000000" w:rsidR="00000000" w:rsidRPr="00000000">
        <w:rPr>
          <w:i w:val="1"/>
          <w:rtl w:val="0"/>
        </w:rPr>
        <w:t xml:space="preserve">Cisplatin/Etoposide for CCRT. </w:t>
      </w:r>
      <w:r w:rsidDel="00000000" w:rsidR="00000000" w:rsidRPr="00000000">
        <w:rPr>
          <w:rtl w:val="0"/>
        </w:rPr>
      </w:r>
    </w:p>
    <w:p w:rsidR="00000000" w:rsidDel="00000000" w:rsidP="00000000" w:rsidRDefault="00000000" w:rsidRPr="00000000" w14:paraId="00000C08">
      <w:pPr>
        <w:numPr>
          <w:ilvl w:val="1"/>
          <w:numId w:val="1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 </w:t>
      </w:r>
      <w:r w:rsidDel="00000000" w:rsidR="00000000" w:rsidRPr="00000000">
        <w:rPr>
          <w:rFonts w:ascii="Times New Roman" w:cs="Times New Roman" w:eastAsia="Times New Roman" w:hAnsi="Times New Roman"/>
          <w:sz w:val="20"/>
          <w:szCs w:val="20"/>
          <w:rtl w:val="0"/>
        </w:rPr>
        <w:t xml:space="preserve">[</w:t>
      </w:r>
      <w:hyperlink r:id="rId737">
        <w:r w:rsidDel="00000000" w:rsidR="00000000" w:rsidRPr="00000000">
          <w:rPr>
            <w:rFonts w:ascii="Times New Roman" w:cs="Times New Roman" w:eastAsia="Times New Roman" w:hAnsi="Times New Roman"/>
            <w:sz w:val="20"/>
            <w:szCs w:val="20"/>
            <w:rtl w:val="0"/>
          </w:rPr>
          <w:t xml:space="preserve">Loehrer JCO '97]</w:t>
        </w:r>
      </w:hyperlink>
      <w:r w:rsidDel="00000000" w:rsidR="00000000" w:rsidRPr="00000000">
        <w:rPr>
          <w:rFonts w:ascii="Times New Roman" w:cs="Times New Roman" w:eastAsia="Times New Roman" w:hAnsi="Times New Roman"/>
          <w:sz w:val="20"/>
          <w:szCs w:val="20"/>
          <w:rtl w:val="0"/>
        </w:rPr>
        <w:t xml:space="preserve">: 23 pts. 1983-1995. Unresectable thymoma. </w:t>
      </w:r>
      <w:r w:rsidDel="00000000" w:rsidR="00000000" w:rsidRPr="00000000">
        <w:rPr>
          <w:rFonts w:ascii="Cardo" w:cs="Cardo" w:eastAsia="Cardo" w:hAnsi="Cardo"/>
          <w:b w:val="1"/>
          <w:sz w:val="20"/>
          <w:szCs w:val="20"/>
          <w:rtl w:val="0"/>
        </w:rPr>
        <w:t xml:space="preserve">Induction CAP→ PORT</w:t>
      </w:r>
      <w:r w:rsidDel="00000000" w:rsidR="00000000" w:rsidRPr="00000000">
        <w:rPr>
          <w:rFonts w:ascii="Times New Roman" w:cs="Times New Roman" w:eastAsia="Times New Roman" w:hAnsi="Times New Roman"/>
          <w:sz w:val="20"/>
          <w:szCs w:val="20"/>
          <w:rtl w:val="0"/>
        </w:rPr>
        <w:t xml:space="preserve"> if not PD.</w:t>
      </w:r>
    </w:p>
    <w:p w:rsidR="00000000" w:rsidDel="00000000" w:rsidP="00000000" w:rsidRDefault="00000000" w:rsidRPr="00000000" w14:paraId="00000C09">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 PR/CR w 23% CR (n=5). 54 Gy RT converted 80% of pts with SD to PR/CR. </w:t>
      </w:r>
    </w:p>
    <w:p w:rsidR="00000000" w:rsidDel="00000000" w:rsidP="00000000" w:rsidRDefault="00000000" w:rsidRPr="00000000" w14:paraId="00000C0A">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Chemo: CDDP, doxorubicin, cyclophosphamide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x2-4c q3w</w:t>
      </w:r>
    </w:p>
    <w:p w:rsidR="00000000" w:rsidDel="00000000" w:rsidP="00000000" w:rsidRDefault="00000000" w:rsidRPr="00000000" w14:paraId="00000C0B">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5y FFF 54%. 5y OS 53%, MS 93 mo. MTTF 93 mo.</w:t>
      </w:r>
    </w:p>
    <w:p w:rsidR="00000000" w:rsidDel="00000000" w:rsidP="00000000" w:rsidRDefault="00000000" w:rsidRPr="00000000" w14:paraId="00000C0C">
      <w:pPr>
        <w:numPr>
          <w:ilvl w:val="1"/>
          <w:numId w:val="13"/>
        </w:numPr>
        <w:spacing w:line="240" w:lineRule="auto"/>
        <w:ind w:left="1440" w:hanging="360"/>
        <w:rPr>
          <w:rFonts w:ascii="Times New Roman" w:cs="Times New Roman" w:eastAsia="Times New Roman" w:hAnsi="Times New Roman"/>
          <w:sz w:val="20"/>
          <w:szCs w:val="20"/>
        </w:rPr>
      </w:pPr>
      <w:hyperlink r:id="rId738">
        <w:r w:rsidDel="00000000" w:rsidR="00000000" w:rsidRPr="00000000">
          <w:rPr>
            <w:rFonts w:ascii="Times New Roman" w:cs="Times New Roman" w:eastAsia="Times New Roman" w:hAnsi="Times New Roman"/>
            <w:b w:val="1"/>
            <w:sz w:val="20"/>
            <w:szCs w:val="20"/>
            <w:rtl w:val="0"/>
          </w:rPr>
          <w:t xml:space="preserve">MDACC</w:t>
        </w:r>
      </w:hyperlink>
      <w:hyperlink r:id="rId739">
        <w:r w:rsidDel="00000000" w:rsidR="00000000" w:rsidRPr="00000000">
          <w:rPr>
            <w:rFonts w:ascii="Times New Roman" w:cs="Times New Roman" w:eastAsia="Times New Roman" w:hAnsi="Times New Roman"/>
            <w:sz w:val="20"/>
            <w:szCs w:val="20"/>
            <w:rtl w:val="0"/>
          </w:rPr>
          <w:t xml:space="preserve"> [Kim Lung Ca '04]</w:t>
        </w:r>
      </w:hyperlink>
      <w:r w:rsidDel="00000000" w:rsidR="00000000" w:rsidRPr="00000000">
        <w:rPr>
          <w:rFonts w:ascii="Times New Roman" w:cs="Times New Roman" w:eastAsia="Times New Roman" w:hAnsi="Times New Roman"/>
          <w:sz w:val="20"/>
          <w:szCs w:val="20"/>
          <w:rtl w:val="0"/>
        </w:rPr>
        <w:t xml:space="preserve">: Phase II. 3c</w:t>
      </w:r>
      <w:r w:rsidDel="00000000" w:rsidR="00000000" w:rsidRPr="00000000">
        <w:rPr>
          <w:rFonts w:ascii="Cardo" w:cs="Cardo" w:eastAsia="Cardo" w:hAnsi="Cardo"/>
          <w:b w:val="1"/>
          <w:sz w:val="20"/>
          <w:szCs w:val="20"/>
          <w:rtl w:val="0"/>
        </w:rPr>
        <w:t xml:space="preserve"> Induction CAP→ resect→ PORT→ 3c consolidation chemo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0D">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Initially unresectable. 22 pts. Induction chemo CR/PR 77%. </w:t>
      </w:r>
    </w:p>
    <w:p w:rsidR="00000000" w:rsidDel="00000000" w:rsidP="00000000" w:rsidRDefault="00000000" w:rsidRPr="00000000" w14:paraId="00000C0E">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Cyclophosphamide, doxorubicin, CDDP, prednisone q3-4w.</w:t>
      </w:r>
    </w:p>
    <w:p w:rsidR="00000000" w:rsidDel="00000000" w:rsidP="00000000" w:rsidRDefault="00000000" w:rsidRPr="00000000" w14:paraId="00000C0F">
      <w:pPr>
        <w:numPr>
          <w:ilvl w:val="3"/>
          <w:numId w:val="13"/>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to 50 Gy for R0 and 60 Gy for T1 or &lt; 80% tumor necrosis.</w:t>
      </w:r>
    </w:p>
    <w:p w:rsidR="00000000" w:rsidDel="00000000" w:rsidP="00000000" w:rsidRDefault="00000000" w:rsidRPr="00000000" w14:paraId="00000C10">
      <w:pPr>
        <w:numPr>
          <w:ilvl w:val="2"/>
          <w:numId w:val="1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 of pts underwent R0 resection. 5y OS 95%, 7y OS 79%.</w:t>
      </w:r>
    </w:p>
    <w:p w:rsidR="00000000" w:rsidDel="00000000" w:rsidP="00000000" w:rsidRDefault="00000000" w:rsidRPr="00000000" w14:paraId="00000C11">
      <w:pPr>
        <w:numPr>
          <w:ilvl w:val="0"/>
          <w:numId w:val="13"/>
        </w:numPr>
        <w:spacing w:line="240" w:lineRule="auto"/>
        <w:ind w:left="720" w:hanging="360"/>
        <w:rPr>
          <w:u w:val="none"/>
        </w:rPr>
      </w:pPr>
      <w:r w:rsidDel="00000000" w:rsidR="00000000" w:rsidRPr="00000000">
        <w:rPr>
          <w:b w:val="1"/>
          <w:rtl w:val="0"/>
        </w:rPr>
        <w:t xml:space="preserve">IMRT CCRT</w:t>
      </w:r>
      <w:r w:rsidDel="00000000" w:rsidR="00000000" w:rsidRPr="00000000">
        <w:rPr>
          <w:rtl w:val="0"/>
        </w:rPr>
        <w:t xml:space="preserve"> (Methods) [</w:t>
      </w:r>
      <w:hyperlink r:id="rId740">
        <w:r w:rsidDel="00000000" w:rsidR="00000000" w:rsidRPr="00000000">
          <w:rPr>
            <w:rtl w:val="0"/>
          </w:rPr>
          <w:t xml:space="preserve">Fan IJROBP '20</w:t>
        </w:r>
      </w:hyperlink>
      <w:r w:rsidDel="00000000" w:rsidR="00000000" w:rsidRPr="00000000">
        <w:rPr>
          <w:rtl w:val="0"/>
        </w:rPr>
        <w:t xml:space="preserve">]: Phase II. </w:t>
      </w:r>
      <w:r w:rsidDel="00000000" w:rsidR="00000000" w:rsidRPr="00000000">
        <w:rPr>
          <w:b w:val="1"/>
          <w:rtl w:val="0"/>
        </w:rPr>
        <w:t xml:space="preserve">60/30 + CE </w:t>
      </w:r>
      <w:r w:rsidDel="00000000" w:rsidR="00000000" w:rsidRPr="00000000">
        <w:rPr>
          <w:rFonts w:ascii="Cardo" w:cs="Cardo" w:eastAsia="Cardo" w:hAnsi="Cardo"/>
          <w:rtl w:val="0"/>
        </w:rPr>
        <w:t xml:space="preserve">x2c→ CE x2c.</w:t>
      </w:r>
    </w:p>
    <w:p w:rsidR="00000000" w:rsidDel="00000000" w:rsidP="00000000" w:rsidRDefault="00000000" w:rsidRPr="00000000" w14:paraId="00000C12">
      <w:pPr>
        <w:spacing w:line="240" w:lineRule="auto"/>
        <w:ind w:left="720" w:firstLine="0"/>
        <w:rPr/>
      </w:pPr>
      <w:r w:rsidDel="00000000" w:rsidR="00000000" w:rsidRPr="00000000">
        <w:rPr>
          <w:rtl w:val="0"/>
        </w:rPr>
        <w:t xml:space="preserve">TBL </w:t>
      </w:r>
      <w:hyperlink r:id="rId741">
        <w:r w:rsidDel="00000000" w:rsidR="00000000" w:rsidRPr="00000000">
          <w:rPr>
            <w:vertAlign w:val="superscript"/>
            <w:rtl w:val="0"/>
          </w:rPr>
          <w:t xml:space="preserve">QS</w:t>
        </w:r>
      </w:hyperlink>
      <w:r w:rsidDel="00000000" w:rsidR="00000000" w:rsidRPr="00000000">
        <w:rPr>
          <w:rtl w:val="0"/>
        </w:rPr>
        <w:t xml:space="preserve">: For the superstars out there who make it to an unresectable thymic tumor case on oral boards, here is a phase 2 trial demonstrating an impressive ORR of 86% with 2 Gy x 30 = 60 Gy using IMRT concurrent to CE.</w:t>
      </w:r>
      <w:r w:rsidDel="00000000" w:rsidR="00000000" w:rsidRPr="00000000">
        <w:rPr>
          <w:rtl w:val="0"/>
        </w:rPr>
      </w:r>
    </w:p>
    <w:p w:rsidR="00000000" w:rsidDel="00000000" w:rsidP="00000000" w:rsidRDefault="00000000" w:rsidRPr="00000000" w14:paraId="00000C13">
      <w:pPr>
        <w:numPr>
          <w:ilvl w:val="1"/>
          <w:numId w:val="13"/>
        </w:numPr>
        <w:spacing w:line="240" w:lineRule="auto"/>
        <w:ind w:left="1440" w:hanging="360"/>
        <w:rPr>
          <w:u w:val="none"/>
        </w:rPr>
      </w:pPr>
      <w:r w:rsidDel="00000000" w:rsidR="00000000" w:rsidRPr="00000000">
        <w:rPr>
          <w:rtl w:val="0"/>
        </w:rPr>
        <w:t xml:space="preserve">56 pts. 2011-2018. Limited advanced unresectable thymic epithelial tumors (thymoma/thymic carcinoma). MFU 4y.</w:t>
      </w:r>
    </w:p>
    <w:p w:rsidR="00000000" w:rsidDel="00000000" w:rsidP="00000000" w:rsidRDefault="00000000" w:rsidRPr="00000000" w14:paraId="00000C14">
      <w:pPr>
        <w:numPr>
          <w:ilvl w:val="2"/>
          <w:numId w:val="13"/>
        </w:numPr>
        <w:spacing w:line="240" w:lineRule="auto"/>
        <w:ind w:left="2160" w:hanging="360"/>
        <w:rPr>
          <w:u w:val="none"/>
        </w:rPr>
      </w:pPr>
      <w:r w:rsidDel="00000000" w:rsidR="00000000" w:rsidRPr="00000000">
        <w:rPr>
          <w:rtl w:val="0"/>
        </w:rPr>
        <w:t xml:space="preserve">CCRT: CDDP 25 + Etoposide 75 d1-3, d29-31. </w:t>
      </w:r>
    </w:p>
    <w:p w:rsidR="00000000" w:rsidDel="00000000" w:rsidP="00000000" w:rsidRDefault="00000000" w:rsidRPr="00000000" w14:paraId="00000C15">
      <w:pPr>
        <w:numPr>
          <w:ilvl w:val="1"/>
          <w:numId w:val="13"/>
        </w:numPr>
        <w:spacing w:line="240" w:lineRule="auto"/>
        <w:ind w:left="1440" w:hanging="360"/>
        <w:rPr>
          <w:u w:val="none"/>
        </w:rPr>
      </w:pPr>
      <w:r w:rsidDel="00000000" w:rsidR="00000000" w:rsidRPr="00000000">
        <w:rPr>
          <w:rtl w:val="0"/>
        </w:rPr>
        <w:t xml:space="preserve">ORR 86%. </w:t>
      </w:r>
    </w:p>
    <w:p w:rsidR="00000000" w:rsidDel="00000000" w:rsidP="00000000" w:rsidRDefault="00000000" w:rsidRPr="00000000" w14:paraId="00000C16">
      <w:pPr>
        <w:numPr>
          <w:ilvl w:val="1"/>
          <w:numId w:val="13"/>
        </w:numPr>
        <w:spacing w:line="240" w:lineRule="auto"/>
        <w:ind w:left="1440" w:hanging="360"/>
        <w:rPr>
          <w:u w:val="none"/>
        </w:rPr>
      </w:pPr>
      <w:r w:rsidDel="00000000" w:rsidR="00000000" w:rsidRPr="00000000">
        <w:rPr>
          <w:rFonts w:ascii="Cardo" w:cs="Cardo" w:eastAsia="Cardo" w:hAnsi="Cardo"/>
          <w:rtl w:val="0"/>
        </w:rPr>
        <w:t xml:space="preserve">PFS at 1 / 2 / 5y of 66→ 48→ 30%.</w:t>
      </w:r>
    </w:p>
    <w:p w:rsidR="00000000" w:rsidDel="00000000" w:rsidP="00000000" w:rsidRDefault="00000000" w:rsidRPr="00000000" w14:paraId="00000C17">
      <w:pPr>
        <w:numPr>
          <w:ilvl w:val="1"/>
          <w:numId w:val="13"/>
        </w:numPr>
        <w:spacing w:line="240" w:lineRule="auto"/>
        <w:ind w:left="1440" w:hanging="360"/>
        <w:rPr>
          <w:u w:val="none"/>
        </w:rPr>
      </w:pPr>
      <w:r w:rsidDel="00000000" w:rsidR="00000000" w:rsidRPr="00000000">
        <w:rPr>
          <w:rFonts w:ascii="Cardo" w:cs="Cardo" w:eastAsia="Cardo" w:hAnsi="Cardo"/>
          <w:rtl w:val="0"/>
        </w:rPr>
        <w:t xml:space="preserve">OS at 1 / 2 / 5y of 91→ 76→ 56%. </w:t>
      </w:r>
    </w:p>
    <w:p w:rsidR="00000000" w:rsidDel="00000000" w:rsidP="00000000" w:rsidRDefault="00000000" w:rsidRPr="00000000" w14:paraId="00000C18">
      <w:pPr>
        <w:pStyle w:val="Heading2"/>
        <w:rPr/>
      </w:pPr>
      <w:bookmarkStart w:colFirst="0" w:colLast="0" w:name="_zbaalaqle3c5" w:id="191"/>
      <w:bookmarkEnd w:id="191"/>
      <w:r w:rsidDel="00000000" w:rsidR="00000000" w:rsidRPr="00000000">
        <w:rPr>
          <w:rtl w:val="0"/>
        </w:rPr>
      </w:r>
    </w:p>
    <w:p w:rsidR="00000000" w:rsidDel="00000000" w:rsidP="00000000" w:rsidRDefault="00000000" w:rsidRPr="00000000" w14:paraId="00000C19">
      <w:pPr>
        <w:pStyle w:val="Heading2"/>
        <w:rPr/>
      </w:pPr>
      <w:bookmarkStart w:colFirst="0" w:colLast="0" w:name="_t6pdtyx0snn" w:id="192"/>
      <w:bookmarkEnd w:id="192"/>
      <w:hyperlink w:anchor="_smffiejkpron">
        <w:r w:rsidDel="00000000" w:rsidR="00000000" w:rsidRPr="00000000">
          <w:rPr>
            <w:rtl w:val="0"/>
          </w:rPr>
          <w:t xml:space="preserve">Treatment planning</w:t>
        </w:r>
      </w:hyperlink>
      <w:r w:rsidDel="00000000" w:rsidR="00000000" w:rsidRPr="00000000">
        <w:rPr>
          <w:rtl w:val="0"/>
        </w:rPr>
      </w:r>
    </w:p>
    <w:p w:rsidR="00000000" w:rsidDel="00000000" w:rsidP="00000000" w:rsidRDefault="00000000" w:rsidRPr="00000000" w14:paraId="00000C1A">
      <w:pPr>
        <w:spacing w:line="240" w:lineRule="auto"/>
        <w:ind w:left="0" w:firstLine="0"/>
        <w:rPr/>
      </w:pPr>
      <w:r w:rsidDel="00000000" w:rsidR="00000000" w:rsidRPr="00000000">
        <w:rPr>
          <w:rtl w:val="0"/>
        </w:rPr>
        <w:t xml:space="preserve">ARRO: [</w:t>
      </w:r>
      <w:hyperlink r:id="rId742">
        <w:r w:rsidDel="00000000" w:rsidR="00000000" w:rsidRPr="00000000">
          <w:rPr>
            <w:rtl w:val="0"/>
          </w:rPr>
          <w:t xml:space="preserve">Thymoma</w:t>
        </w:r>
      </w:hyperlink>
      <w:r w:rsidDel="00000000" w:rsidR="00000000" w:rsidRPr="00000000">
        <w:rPr>
          <w:rtl w:val="0"/>
        </w:rPr>
        <w:t xml:space="preserve">]. AVARO [</w:t>
      </w:r>
      <w:hyperlink r:id="rId743">
        <w:r w:rsidDel="00000000" w:rsidR="00000000" w:rsidRPr="00000000">
          <w:rPr>
            <w:rtl w:val="0"/>
          </w:rPr>
          <w:t xml:space="preserve">Normal Thorax Anatomy</w:t>
        </w:r>
      </w:hyperlink>
      <w:r w:rsidDel="00000000" w:rsidR="00000000" w:rsidRPr="00000000">
        <w:rPr>
          <w:rtl w:val="0"/>
        </w:rPr>
        <w:t xml:space="preserve">], [</w:t>
      </w:r>
      <w:hyperlink r:id="rId744">
        <w:r w:rsidDel="00000000" w:rsidR="00000000" w:rsidRPr="00000000">
          <w:rPr>
            <w:rtl w:val="0"/>
          </w:rPr>
          <w:t xml:space="preserve">Thoracic nodal levels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1B">
      <w:pPr>
        <w:spacing w:line="240" w:lineRule="auto"/>
        <w:ind w:right="60"/>
        <w:rPr/>
      </w:pPr>
      <w:r w:rsidDel="00000000" w:rsidR="00000000" w:rsidRPr="00000000">
        <w:rPr>
          <w:rtl w:val="0"/>
        </w:rPr>
        <w:t xml:space="preserve">RT definitions and reporting guidelines for thymic malignancies [</w:t>
      </w:r>
      <w:hyperlink r:id="rId745">
        <w:r w:rsidDel="00000000" w:rsidR="00000000" w:rsidRPr="00000000">
          <w:rPr>
            <w:rtl w:val="0"/>
          </w:rPr>
          <w:t xml:space="preserve">Gomez JTO '11</w:t>
        </w:r>
      </w:hyperlink>
      <w:r w:rsidDel="00000000" w:rsidR="00000000" w:rsidRPr="00000000">
        <w:rPr>
          <w:rtl w:val="0"/>
        </w:rPr>
        <w:t xml:space="preserve">]</w:t>
      </w:r>
    </w:p>
    <w:p w:rsidR="00000000" w:rsidDel="00000000" w:rsidP="00000000" w:rsidRDefault="00000000" w:rsidRPr="00000000" w14:paraId="00000C1C">
      <w:pPr>
        <w:spacing w:line="240" w:lineRule="auto"/>
        <w:ind w:left="0" w:firstLine="0"/>
        <w:rPr/>
      </w:pPr>
      <w:r w:rsidDel="00000000" w:rsidR="00000000" w:rsidRPr="00000000">
        <w:rPr>
          <w:rtl w:val="0"/>
        </w:rPr>
        <w:t xml:space="preserve">IMRT CCRT (Methods) </w:t>
      </w:r>
      <w:hyperlink r:id="rId746">
        <w:r w:rsidDel="00000000" w:rsidR="00000000" w:rsidRPr="00000000">
          <w:rPr>
            <w:vertAlign w:val="superscript"/>
            <w:rtl w:val="0"/>
          </w:rPr>
          <w:t xml:space="preserve">QS</w:t>
        </w:r>
      </w:hyperlink>
      <w:r w:rsidDel="00000000" w:rsidR="00000000" w:rsidRPr="00000000">
        <w:rPr>
          <w:rtl w:val="0"/>
        </w:rPr>
        <w:t xml:space="preserve"> [</w:t>
      </w:r>
      <w:hyperlink r:id="rId747">
        <w:r w:rsidDel="00000000" w:rsidR="00000000" w:rsidRPr="00000000">
          <w:rPr>
            <w:rtl w:val="0"/>
          </w:rPr>
          <w:t xml:space="preserve">Fan IJROBP '20</w:t>
        </w:r>
      </w:hyperlink>
      <w:r w:rsidDel="00000000" w:rsidR="00000000" w:rsidRPr="00000000">
        <w:rPr>
          <w:rFonts w:ascii="Cardo" w:cs="Cardo" w:eastAsia="Cardo" w:hAnsi="Cardo"/>
          <w:rtl w:val="0"/>
        </w:rPr>
        <w:t xml:space="preserve">]: Phase II. Thymic Epithelial Tumors. 60/30 + CE x2c→ CE x2c.</w:t>
      </w:r>
      <w:r w:rsidDel="00000000" w:rsidR="00000000" w:rsidRPr="00000000">
        <w:rPr>
          <w:rtl w:val="0"/>
        </w:rPr>
      </w:r>
    </w:p>
    <w:p w:rsidR="00000000" w:rsidDel="00000000" w:rsidP="00000000" w:rsidRDefault="00000000" w:rsidRPr="00000000" w14:paraId="00000C1D">
      <w:pPr>
        <w:numPr>
          <w:ilvl w:val="0"/>
          <w:numId w:val="7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Adjuvant RT: No prospective data. </w:t>
      </w:r>
    </w:p>
    <w:p w:rsidR="00000000" w:rsidDel="00000000" w:rsidP="00000000" w:rsidRDefault="00000000" w:rsidRPr="00000000" w14:paraId="00000C1E">
      <w:pPr>
        <w:numPr>
          <w:ilvl w:val="0"/>
          <w:numId w:val="73"/>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Thymoma</w:t>
      </w:r>
    </w:p>
    <w:p w:rsidR="00000000" w:rsidDel="00000000" w:rsidP="00000000" w:rsidRDefault="00000000" w:rsidRPr="00000000" w14:paraId="00000C1F">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R0 stage I</w:t>
      </w:r>
      <w:r w:rsidDel="00000000" w:rsidR="00000000" w:rsidRPr="00000000">
        <w:rPr>
          <w:rFonts w:ascii="Times New Roman" w:cs="Times New Roman" w:eastAsia="Times New Roman" w:hAnsi="Times New Roman"/>
          <w:sz w:val="20"/>
          <w:szCs w:val="20"/>
          <w:rtl w:val="0"/>
        </w:rPr>
        <w:t xml:space="preserve">: Obs.</w:t>
      </w:r>
    </w:p>
    <w:p w:rsidR="00000000" w:rsidDel="00000000" w:rsidP="00000000" w:rsidRDefault="00000000" w:rsidRPr="00000000" w14:paraId="00000C20">
      <w:pPr>
        <w:numPr>
          <w:ilvl w:val="2"/>
          <w:numId w:val="73"/>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R0 resection is the mainstay of treatment. 40% will recur usually around 4y, but late recurrences &gt;10y possible.</w:t>
      </w:r>
    </w:p>
    <w:p w:rsidR="00000000" w:rsidDel="00000000" w:rsidP="00000000" w:rsidRDefault="00000000" w:rsidRPr="00000000" w14:paraId="00000C21">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R0 stage II-IV</w:t>
      </w:r>
      <w:r w:rsidDel="00000000" w:rsidR="00000000" w:rsidRPr="00000000">
        <w:rPr>
          <w:rFonts w:ascii="Times New Roman" w:cs="Times New Roman" w:eastAsia="Times New Roman" w:hAnsi="Times New Roman"/>
          <w:sz w:val="20"/>
          <w:szCs w:val="20"/>
          <w:rtl w:val="0"/>
        </w:rPr>
        <w:t xml:space="preserve">: Consider PORT </w:t>
      </w:r>
      <w:r w:rsidDel="00000000" w:rsidR="00000000" w:rsidRPr="00000000">
        <w:rPr>
          <w:rFonts w:ascii="Times New Roman" w:cs="Times New Roman" w:eastAsia="Times New Roman" w:hAnsi="Times New Roman"/>
          <w:b w:val="1"/>
          <w:sz w:val="20"/>
          <w:szCs w:val="20"/>
          <w:rtl w:val="0"/>
        </w:rPr>
        <w:t xml:space="preserve">45-50 Gy</w:t>
      </w:r>
      <w:r w:rsidDel="00000000" w:rsidR="00000000" w:rsidRPr="00000000">
        <w:rPr>
          <w:rFonts w:ascii="Times New Roman" w:cs="Times New Roman" w:eastAsia="Times New Roman" w:hAnsi="Times New Roman"/>
          <w:sz w:val="20"/>
          <w:szCs w:val="20"/>
          <w:rtl w:val="0"/>
        </w:rPr>
        <w:t xml:space="preserve"> for &lt; 1 mm, gross fibrous adhesions to pleura, or B3 [</w:t>
      </w:r>
      <w:hyperlink r:id="rId748">
        <w:r w:rsidDel="00000000" w:rsidR="00000000" w:rsidRPr="00000000">
          <w:rPr>
            <w:rFonts w:ascii="Times New Roman" w:cs="Times New Roman" w:eastAsia="Times New Roman" w:hAnsi="Times New Roman"/>
            <w:sz w:val="20"/>
            <w:szCs w:val="20"/>
            <w:rtl w:val="0"/>
          </w:rPr>
          <w:t xml:space="preserve">Wright CROH '08</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22">
      <w:pPr>
        <w:numPr>
          <w:ilvl w:val="2"/>
          <w:numId w:val="7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Stage II: RT reduces LR from 30→ 10%.</w:t>
      </w:r>
    </w:p>
    <w:p w:rsidR="00000000" w:rsidDel="00000000" w:rsidP="00000000" w:rsidRDefault="00000000" w:rsidRPr="00000000" w14:paraId="00000C23">
      <w:pPr>
        <w:numPr>
          <w:ilvl w:val="2"/>
          <w:numId w:val="73"/>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Stage III: RT reduces LR from &gt;50→ &lt; 25%, OS benefit.</w:t>
      </w:r>
    </w:p>
    <w:p w:rsidR="00000000" w:rsidDel="00000000" w:rsidP="00000000" w:rsidRDefault="00000000" w:rsidRPr="00000000" w14:paraId="00000C24">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R1</w:t>
      </w:r>
      <w:r w:rsidDel="00000000" w:rsidR="00000000" w:rsidRPr="00000000">
        <w:rPr>
          <w:rFonts w:ascii="Times New Roman" w:cs="Times New Roman" w:eastAsia="Times New Roman" w:hAnsi="Times New Roman"/>
          <w:sz w:val="20"/>
          <w:szCs w:val="20"/>
          <w:rtl w:val="0"/>
        </w:rPr>
        <w:t xml:space="preserve">: Obs</w:t>
      </w:r>
      <w:r w:rsidDel="00000000" w:rsidR="00000000" w:rsidRPr="00000000">
        <w:rPr>
          <w:rtl w:val="0"/>
        </w:rPr>
        <w:t xml:space="preserve"> vs. </w:t>
      </w:r>
      <w:r w:rsidDel="00000000" w:rsidR="00000000" w:rsidRPr="00000000">
        <w:rPr>
          <w:rFonts w:ascii="Times New Roman" w:cs="Times New Roman" w:eastAsia="Times New Roman" w:hAnsi="Times New Roman"/>
          <w:sz w:val="20"/>
          <w:szCs w:val="20"/>
          <w:rtl w:val="0"/>
        </w:rPr>
        <w:t xml:space="preserve">Adj RT </w:t>
      </w:r>
      <w:r w:rsidDel="00000000" w:rsidR="00000000" w:rsidRPr="00000000">
        <w:rPr>
          <w:rFonts w:ascii="Times New Roman" w:cs="Times New Roman" w:eastAsia="Times New Roman" w:hAnsi="Times New Roman"/>
          <w:b w:val="1"/>
          <w:sz w:val="20"/>
          <w:szCs w:val="20"/>
          <w:rtl w:val="0"/>
        </w:rPr>
        <w:t xml:space="preserve">54 Gy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25">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R2</w:t>
      </w:r>
      <w:r w:rsidDel="00000000" w:rsidR="00000000" w:rsidRPr="00000000">
        <w:rPr>
          <w:rFonts w:ascii="Times New Roman" w:cs="Times New Roman" w:eastAsia="Times New Roman" w:hAnsi="Times New Roman"/>
          <w:sz w:val="20"/>
          <w:szCs w:val="20"/>
          <w:rtl w:val="0"/>
        </w:rPr>
        <w:t xml:space="preserve">: Adj RT </w:t>
      </w:r>
      <w:r w:rsidDel="00000000" w:rsidR="00000000" w:rsidRPr="00000000">
        <w:rPr>
          <w:rFonts w:ascii="Times New Roman" w:cs="Times New Roman" w:eastAsia="Times New Roman" w:hAnsi="Times New Roman"/>
          <w:b w:val="1"/>
          <w:sz w:val="20"/>
          <w:szCs w:val="20"/>
          <w:rtl w:val="0"/>
        </w:rPr>
        <w:t xml:space="preserve">60 Gy</w:t>
      </w:r>
      <w:r w:rsidDel="00000000" w:rsidR="00000000" w:rsidRPr="00000000">
        <w:rPr>
          <w:rFonts w:ascii="Times New Roman" w:cs="Times New Roman" w:eastAsia="Times New Roman" w:hAnsi="Times New Roman"/>
          <w:sz w:val="20"/>
          <w:szCs w:val="20"/>
          <w:rtl w:val="0"/>
        </w:rPr>
        <w:t xml:space="preserve"> ± chemo.</w:t>
      </w:r>
    </w:p>
    <w:p w:rsidR="00000000" w:rsidDel="00000000" w:rsidP="00000000" w:rsidRDefault="00000000" w:rsidRPr="00000000" w14:paraId="00000C26">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Unresectable: CAP chemotherapy alone acceptable.</w:t>
      </w:r>
    </w:p>
    <w:p w:rsidR="00000000" w:rsidDel="00000000" w:rsidP="00000000" w:rsidRDefault="00000000" w:rsidRPr="00000000" w14:paraId="00000C27">
      <w:pPr>
        <w:numPr>
          <w:ilvl w:val="0"/>
          <w:numId w:val="73"/>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Thymic carcinoma</w:t>
      </w:r>
    </w:p>
    <w:p w:rsidR="00000000" w:rsidDel="00000000" w:rsidP="00000000" w:rsidRDefault="00000000" w:rsidRPr="00000000" w14:paraId="00000C28">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R0 all stages</w:t>
      </w:r>
      <w:r w:rsidDel="00000000" w:rsidR="00000000" w:rsidRPr="00000000">
        <w:rPr>
          <w:rFonts w:ascii="Cardo" w:cs="Cardo" w:eastAsia="Cardo" w:hAnsi="Cardo"/>
          <w:sz w:val="20"/>
          <w:szCs w:val="20"/>
          <w:rtl w:val="0"/>
        </w:rPr>
        <w:t xml:space="preserve">→ adj RT.</w:t>
      </w:r>
    </w:p>
    <w:p w:rsidR="00000000" w:rsidDel="00000000" w:rsidP="00000000" w:rsidRDefault="00000000" w:rsidRPr="00000000" w14:paraId="00000C29">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R1</w:t>
      </w:r>
      <w:r w:rsidDel="00000000" w:rsidR="00000000" w:rsidRPr="00000000">
        <w:rPr>
          <w:rFonts w:ascii="Cardo" w:cs="Cardo" w:eastAsia="Cardo" w:hAnsi="Cardo"/>
          <w:sz w:val="20"/>
          <w:szCs w:val="20"/>
          <w:rtl w:val="0"/>
        </w:rPr>
        <w:t xml:space="preserve">→ adj RT ± chemo.</w:t>
      </w:r>
    </w:p>
    <w:p w:rsidR="00000000" w:rsidDel="00000000" w:rsidP="00000000" w:rsidRDefault="00000000" w:rsidRPr="00000000" w14:paraId="00000C2A">
      <w:pPr>
        <w:numPr>
          <w:ilvl w:val="1"/>
          <w:numId w:val="73"/>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R2</w:t>
      </w:r>
      <w:r w:rsidDel="00000000" w:rsidR="00000000" w:rsidRPr="00000000">
        <w:rPr>
          <w:rFonts w:ascii="Cardo" w:cs="Cardo" w:eastAsia="Cardo" w:hAnsi="Cardo"/>
          <w:sz w:val="20"/>
          <w:szCs w:val="20"/>
          <w:rtl w:val="0"/>
        </w:rPr>
        <w:t xml:space="preserve">→ adj RT and chemo. </w:t>
      </w:r>
    </w:p>
    <w:p w:rsidR="00000000" w:rsidDel="00000000" w:rsidP="00000000" w:rsidRDefault="00000000" w:rsidRPr="00000000" w14:paraId="00000C2B">
      <w:pPr>
        <w:numPr>
          <w:ilvl w:val="0"/>
          <w:numId w:val="7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boost up to </w:t>
      </w:r>
      <w:r w:rsidDel="00000000" w:rsidR="00000000" w:rsidRPr="00000000">
        <w:rPr>
          <w:rFonts w:ascii="Times New Roman" w:cs="Times New Roman" w:eastAsia="Times New Roman" w:hAnsi="Times New Roman"/>
          <w:b w:val="1"/>
          <w:sz w:val="20"/>
          <w:szCs w:val="20"/>
          <w:rtl w:val="0"/>
        </w:rPr>
        <w:t xml:space="preserve">70 Gy</w:t>
      </w:r>
      <w:r w:rsidDel="00000000" w:rsidR="00000000" w:rsidRPr="00000000">
        <w:rPr>
          <w:rFonts w:ascii="Times New Roman" w:cs="Times New Roman" w:eastAsia="Times New Roman" w:hAnsi="Times New Roman"/>
          <w:sz w:val="20"/>
          <w:szCs w:val="20"/>
          <w:rtl w:val="0"/>
        </w:rPr>
        <w:t xml:space="preserve"> for unresectable.</w:t>
      </w:r>
    </w:p>
    <w:p w:rsidR="00000000" w:rsidDel="00000000" w:rsidP="00000000" w:rsidRDefault="00000000" w:rsidRPr="00000000" w14:paraId="00000C2C">
      <w:pPr>
        <w:pStyle w:val="Heading2"/>
        <w:rPr/>
      </w:pPr>
      <w:bookmarkStart w:colFirst="0" w:colLast="0" w:name="_2o6yepuivfcf" w:id="193"/>
      <w:bookmarkEnd w:id="193"/>
      <w:hyperlink w:anchor="_smffiejkpron">
        <w:r w:rsidDel="00000000" w:rsidR="00000000" w:rsidRPr="00000000">
          <w:rPr>
            <w:rtl w:val="0"/>
          </w:rPr>
          <w:t xml:space="preserve">Follow up</w:t>
        </w:r>
      </w:hyperlink>
      <w:r w:rsidDel="00000000" w:rsidR="00000000" w:rsidRPr="00000000">
        <w:rPr>
          <w:rtl w:val="0"/>
        </w:rPr>
      </w:r>
    </w:p>
    <w:p w:rsidR="00000000" w:rsidDel="00000000" w:rsidP="00000000" w:rsidRDefault="00000000" w:rsidRPr="00000000" w14:paraId="00000C2D">
      <w:pPr>
        <w:numPr>
          <w:ilvl w:val="0"/>
          <w:numId w:val="30"/>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5y OS for I/II/III/IV of 95→ 85→ 70→ 50%.</w:t>
      </w:r>
    </w:p>
    <w:p w:rsidR="00000000" w:rsidDel="00000000" w:rsidP="00000000" w:rsidRDefault="00000000" w:rsidRPr="00000000" w14:paraId="00000C2E">
      <w:pPr>
        <w:numPr>
          <w:ilvl w:val="0"/>
          <w:numId w:val="3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 q6m x2 years, then annually.</w:t>
      </w:r>
    </w:p>
    <w:p w:rsidR="00000000" w:rsidDel="00000000" w:rsidP="00000000" w:rsidRDefault="00000000" w:rsidRPr="00000000" w14:paraId="00000C2F">
      <w:pPr>
        <w:numPr>
          <w:ilvl w:val="0"/>
          <w:numId w:val="3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 for at least 5-10y for thymic carcinoma and 10y for thymoma. Late recurrences occur.</w:t>
      </w:r>
    </w:p>
    <w:p w:rsidR="00000000" w:rsidDel="00000000" w:rsidP="00000000" w:rsidRDefault="00000000" w:rsidRPr="00000000" w14:paraId="00000C30">
      <w:pPr>
        <w:pStyle w:val="Heading2"/>
        <w:spacing w:line="240" w:lineRule="auto"/>
        <w:rPr/>
      </w:pPr>
      <w:bookmarkStart w:colFirst="0" w:colLast="0" w:name="_us2b1krwiqc" w:id="194"/>
      <w:bookmarkEnd w:id="194"/>
      <w:r w:rsidDel="00000000" w:rsidR="00000000" w:rsidRPr="00000000">
        <w:rPr>
          <w:rtl w:val="0"/>
        </w:rPr>
      </w:r>
    </w:p>
    <w:p w:rsidR="00000000" w:rsidDel="00000000" w:rsidP="00000000" w:rsidRDefault="00000000" w:rsidRPr="00000000" w14:paraId="00000C31">
      <w:pPr>
        <w:pStyle w:val="Heading2"/>
        <w:spacing w:line="240" w:lineRule="auto"/>
        <w:rPr/>
      </w:pPr>
      <w:bookmarkStart w:colFirst="0" w:colLast="0" w:name="_wx3ni5l3fmen" w:id="195"/>
      <w:bookmarkEnd w:id="195"/>
      <w:r w:rsidDel="00000000" w:rsidR="00000000" w:rsidRPr="00000000">
        <w:rPr>
          <w:rtl w:val="0"/>
        </w:rPr>
        <w:t xml:space="preserve">Future Directions</w:t>
      </w:r>
    </w:p>
    <w:p w:rsidR="00000000" w:rsidDel="00000000" w:rsidP="00000000" w:rsidRDefault="00000000" w:rsidRPr="00000000" w14:paraId="00000C32">
      <w:pPr>
        <w:spacing w:line="240" w:lineRule="auto"/>
        <w:rPr/>
      </w:pPr>
      <w:r w:rsidDel="00000000" w:rsidR="00000000" w:rsidRPr="00000000">
        <w:rPr>
          <w:rtl w:val="0"/>
        </w:rPr>
        <w:t xml:space="preserve">See NCTN Trial Portfolios by Disease Site: [</w:t>
      </w:r>
      <w:hyperlink r:id="rId749">
        <w:r w:rsidDel="00000000" w:rsidR="00000000" w:rsidRPr="00000000">
          <w:rPr>
            <w:rtl w:val="0"/>
          </w:rPr>
          <w:t xml:space="preserve">Thorax</w:t>
        </w:r>
      </w:hyperlink>
      <w:r w:rsidDel="00000000" w:rsidR="00000000" w:rsidRPr="00000000">
        <w:rPr>
          <w:rtl w:val="0"/>
        </w:rPr>
        <w:t xml:space="preserve">]. </w:t>
      </w:r>
    </w:p>
    <w:p w:rsidR="00000000" w:rsidDel="00000000" w:rsidP="00000000" w:rsidRDefault="00000000" w:rsidRPr="00000000" w14:paraId="00000C33">
      <w:pPr>
        <w:numPr>
          <w:ilvl w:val="0"/>
          <w:numId w:val="51"/>
        </w:numPr>
        <w:spacing w:line="240" w:lineRule="auto"/>
        <w:ind w:left="720" w:hanging="360"/>
        <w:rPr>
          <w:u w:val="none"/>
        </w:rPr>
      </w:pPr>
      <w:r w:rsidDel="00000000" w:rsidR="00000000" w:rsidRPr="00000000">
        <w:rPr>
          <w:b w:val="1"/>
          <w:rtl w:val="0"/>
        </w:rPr>
        <w:t xml:space="preserve">S1701 </w:t>
      </w:r>
      <w:r w:rsidDel="00000000" w:rsidR="00000000" w:rsidRPr="00000000">
        <w:rPr>
          <w:rtl w:val="0"/>
        </w:rPr>
        <w:t xml:space="preserve">[</w:t>
      </w:r>
      <w:hyperlink r:id="rId750">
        <w:r w:rsidDel="00000000" w:rsidR="00000000" w:rsidRPr="00000000">
          <w:rPr>
            <w:rtl w:val="0"/>
          </w:rPr>
          <w:t xml:space="preserve">NCT03694002</w:t>
        </w:r>
      </w:hyperlink>
      <w:r w:rsidDel="00000000" w:rsidR="00000000" w:rsidRPr="00000000">
        <w:rPr>
          <w:rtl w:val="0"/>
        </w:rPr>
        <w:t xml:space="preserve">]: Phase II. </w:t>
      </w:r>
      <w:r w:rsidDel="00000000" w:rsidR="00000000" w:rsidRPr="00000000">
        <w:rPr>
          <w:b w:val="1"/>
          <w:rtl w:val="0"/>
        </w:rPr>
        <w:t xml:space="preserve">CarboP ± Ramucirumab</w:t>
      </w:r>
      <w:r w:rsidDel="00000000" w:rsidR="00000000" w:rsidRPr="00000000">
        <w:rPr>
          <w:rtl w:val="0"/>
        </w:rPr>
        <w:t xml:space="preserve">.</w:t>
      </w:r>
    </w:p>
    <w:p w:rsidR="00000000" w:rsidDel="00000000" w:rsidP="00000000" w:rsidRDefault="00000000" w:rsidRPr="00000000" w14:paraId="00000C34">
      <w:pPr>
        <w:numPr>
          <w:ilvl w:val="1"/>
          <w:numId w:val="51"/>
        </w:numPr>
        <w:spacing w:line="240" w:lineRule="auto"/>
        <w:ind w:left="1440" w:hanging="360"/>
        <w:rPr>
          <w:u w:val="none"/>
        </w:rPr>
      </w:pPr>
      <w:r w:rsidDel="00000000" w:rsidR="00000000" w:rsidRPr="00000000">
        <w:rPr>
          <w:rtl w:val="0"/>
        </w:rPr>
        <w:t xml:space="preserve">Thymic carcinoma. Unresectable, locally advanced, recurrent, or metastatic.</w:t>
      </w:r>
    </w:p>
    <w:p w:rsidR="00000000" w:rsidDel="00000000" w:rsidP="00000000" w:rsidRDefault="00000000" w:rsidRPr="00000000" w14:paraId="00000C35">
      <w:pPr>
        <w:numPr>
          <w:ilvl w:val="1"/>
          <w:numId w:val="51"/>
        </w:numPr>
        <w:spacing w:line="240" w:lineRule="auto"/>
        <w:ind w:left="1440" w:hanging="360"/>
        <w:rPr>
          <w:u w:val="none"/>
        </w:rPr>
      </w:pPr>
      <w:r w:rsidDel="00000000" w:rsidR="00000000" w:rsidRPr="00000000">
        <w:rPr>
          <w:rtl w:val="0"/>
        </w:rPr>
        <w:t xml:space="preserve">Patients cannot be candidates for curative RT, but may have received palliative RT.</w:t>
      </w:r>
    </w:p>
    <w:p w:rsidR="00000000" w:rsidDel="00000000" w:rsidP="00000000" w:rsidRDefault="00000000" w:rsidRPr="00000000" w14:paraId="00000C36">
      <w:pPr>
        <w:spacing w:line="240" w:lineRule="auto"/>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C37">
      <w:pPr>
        <w:spacing w:line="240" w:lineRule="auto"/>
        <w:rPr/>
      </w:pPr>
      <w:r w:rsidDel="00000000" w:rsidR="00000000" w:rsidRPr="00000000">
        <w:rPr>
          <w:rtl w:val="0"/>
        </w:rPr>
      </w:r>
    </w:p>
    <w:p w:rsidR="00000000" w:rsidDel="00000000" w:rsidP="00000000" w:rsidRDefault="00000000" w:rsidRPr="00000000" w14:paraId="00000C38">
      <w:pPr>
        <w:pStyle w:val="Heading1"/>
        <w:jc w:val="center"/>
        <w:rPr>
          <w:color w:val="000000"/>
        </w:rPr>
      </w:pPr>
      <w:bookmarkStart w:colFirst="0" w:colLast="0" w:name="_5m4o063lxb43" w:id="196"/>
      <w:bookmarkEnd w:id="196"/>
      <w:hyperlink w:anchor="_6sfwza45y5km">
        <w:r w:rsidDel="00000000" w:rsidR="00000000" w:rsidRPr="00000000">
          <w:rPr>
            <w:color w:val="000000"/>
            <w:rtl w:val="0"/>
          </w:rPr>
          <w:t xml:space="preserve">Pleural Mesothelioma</w:t>
        </w:r>
      </w:hyperlink>
      <w:r w:rsidDel="00000000" w:rsidR="00000000" w:rsidRPr="00000000">
        <w:rPr>
          <w:rtl w:val="0"/>
        </w:rPr>
      </w:r>
    </w:p>
    <w:p w:rsidR="00000000" w:rsidDel="00000000" w:rsidP="00000000" w:rsidRDefault="00000000" w:rsidRPr="00000000" w14:paraId="00000C3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858000" cy="1371600"/>
            <wp:effectExtent b="0" l="0" r="0" t="0"/>
            <wp:docPr id="1" name="image1.png"/>
            <a:graphic>
              <a:graphicData uri="http://schemas.openxmlformats.org/drawingml/2006/picture">
                <pic:pic>
                  <pic:nvPicPr>
                    <pic:cNvPr id="0" name="image1.png"/>
                    <pic:cNvPicPr preferRelativeResize="0"/>
                  </pic:nvPicPr>
                  <pic:blipFill>
                    <a:blip r:embed="rId751"/>
                    <a:srcRect b="0" l="0" r="0" t="0"/>
                    <a:stretch>
                      <a:fillRect/>
                    </a:stretch>
                  </pic:blipFill>
                  <pic:spPr>
                    <a:xfrm>
                      <a:off x="0" y="0"/>
                      <a:ext cx="6858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C3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Regional nodes: IMN, intrathoracic, scalene, supraclav</w:t>
      </w:r>
    </w:p>
    <w:p w:rsidR="00000000" w:rsidDel="00000000" w:rsidP="00000000" w:rsidRDefault="00000000" w:rsidRPr="00000000" w14:paraId="00000C3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T2: Diaphragm or lung parenchyma (resectable with patch on diaphragm)</w:t>
      </w:r>
    </w:p>
    <w:p w:rsidR="00000000" w:rsidDel="00000000" w:rsidP="00000000" w:rsidRDefault="00000000" w:rsidRPr="00000000" w14:paraId="00000C3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T3: Mediastinal fat, CW, outer heart.</w:t>
      </w:r>
    </w:p>
    <w:p w:rsidR="00000000" w:rsidDel="00000000" w:rsidP="00000000" w:rsidRDefault="00000000" w:rsidRPr="00000000" w14:paraId="00000C3E">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T4: Multifocal, into peritoneum, spine, myocardium.</w:t>
      </w:r>
    </w:p>
    <w:p w:rsidR="00000000" w:rsidDel="00000000" w:rsidP="00000000" w:rsidRDefault="00000000" w:rsidRPr="00000000" w14:paraId="00000C3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4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40">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ASCO Guideline: </w:t>
            </w:r>
            <w:hyperlink r:id="rId752">
              <w:r w:rsidDel="00000000" w:rsidR="00000000" w:rsidRPr="00000000">
                <w:rPr>
                  <w:rFonts w:ascii="Times New Roman" w:cs="Times New Roman" w:eastAsia="Times New Roman" w:hAnsi="Times New Roman"/>
                  <w:b w:val="1"/>
                  <w:sz w:val="20"/>
                  <w:szCs w:val="20"/>
                  <w:rtl w:val="0"/>
                </w:rPr>
                <w:t xml:space="preserve">Treatment of Malignant Pleural Mesothelioma</w:t>
              </w:r>
            </w:hyperlink>
            <w:r w:rsidDel="00000000" w:rsidR="00000000" w:rsidRPr="00000000">
              <w:rPr>
                <w:rFonts w:ascii="Times New Roman" w:cs="Times New Roman" w:eastAsia="Times New Roman" w:hAnsi="Times New Roman"/>
                <w:i w:val="1"/>
                <w:sz w:val="20"/>
                <w:szCs w:val="20"/>
                <w:rtl w:val="0"/>
              </w:rPr>
              <w:t xml:space="preserve"> January 18, 2018</w:t>
            </w:r>
          </w:p>
          <w:p w:rsidR="00000000" w:rsidDel="00000000" w:rsidP="00000000" w:rsidRDefault="00000000" w:rsidRPr="00000000" w14:paraId="00000C41">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Prophylactic irradiation of intervention tracts generally not offered.</w:t>
            </w:r>
          </w:p>
          <w:p w:rsidR="00000000" w:rsidDel="00000000" w:rsidP="00000000" w:rsidRDefault="00000000" w:rsidRPr="00000000" w14:paraId="00000C42">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 RT to tract if histologically positive.</w:t>
            </w:r>
          </w:p>
          <w:p w:rsidR="00000000" w:rsidDel="00000000" w:rsidP="00000000" w:rsidRDefault="00000000" w:rsidRPr="00000000" w14:paraId="00000C43">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 20/5, and 30/10 are reasonable palliative regimens.</w:t>
            </w:r>
          </w:p>
          <w:p w:rsidR="00000000" w:rsidDel="00000000" w:rsidP="00000000" w:rsidRDefault="00000000" w:rsidRPr="00000000" w14:paraId="00000C44">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Hemithoracic RT after non-lung sparing surgery (e.g. EPP).</w:t>
            </w:r>
          </w:p>
          <w:p w:rsidR="00000000" w:rsidDel="00000000" w:rsidP="00000000" w:rsidRDefault="00000000" w:rsidRPr="00000000" w14:paraId="00000C45">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Hemithoracic IMRT after lung-sparing cytoreductive surgery (e.g. P/D or EPD), but toxic. Do on trial!</w:t>
            </w:r>
          </w:p>
          <w:p w:rsidR="00000000" w:rsidDel="00000000" w:rsidP="00000000" w:rsidRDefault="00000000" w:rsidRPr="00000000" w14:paraId="00000C46">
            <w:pPr>
              <w:numPr>
                <w:ilvl w:val="0"/>
                <w:numId w:val="6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 NOT offer NART if lung-sparing </w:t>
            </w:r>
            <w:r w:rsidDel="00000000" w:rsidR="00000000" w:rsidRPr="00000000">
              <w:rPr>
                <w:rtl w:val="0"/>
              </w:rPr>
              <w:t xml:space="preserve">surgery is planned</w:t>
            </w:r>
            <w:r w:rsidDel="00000000" w:rsidR="00000000" w:rsidRPr="00000000">
              <w:rPr>
                <w:rFonts w:ascii="Times New Roman" w:cs="Times New Roman" w:eastAsia="Times New Roman" w:hAnsi="Times New Roman"/>
                <w:sz w:val="20"/>
                <w:szCs w:val="20"/>
                <w:rtl w:val="0"/>
              </w:rPr>
              <w:t xml:space="preserve">, but may be done if EPP and on clinical trial.</w:t>
            </w:r>
            <w:r w:rsidDel="00000000" w:rsidR="00000000" w:rsidRPr="00000000">
              <w:rPr>
                <w:rtl w:val="0"/>
              </w:rPr>
            </w:r>
          </w:p>
        </w:tc>
      </w:tr>
    </w:tbl>
    <w:p w:rsidR="00000000" w:rsidDel="00000000" w:rsidP="00000000" w:rsidRDefault="00000000" w:rsidRPr="00000000" w14:paraId="00000C4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48">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2-3k cases per year in the US.</w:t>
      </w:r>
    </w:p>
    <w:p w:rsidR="00000000" w:rsidDel="00000000" w:rsidP="00000000" w:rsidRDefault="00000000" w:rsidRPr="00000000" w14:paraId="00000C49">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Asbestos exposure </w:t>
      </w:r>
      <w:r w:rsidDel="00000000" w:rsidR="00000000" w:rsidRPr="00000000">
        <w:rPr>
          <w:rFonts w:ascii="Times New Roman" w:cs="Times New Roman" w:eastAsia="Times New Roman" w:hAnsi="Times New Roman"/>
          <w:sz w:val="20"/>
          <w:szCs w:val="20"/>
          <w:rtl w:val="0"/>
        </w:rPr>
        <w:t xml:space="preserve">90% of the time. Lifetime risk of asbestos workers up to 10%. Latency of 20-40y.</w:t>
      </w:r>
    </w:p>
    <w:p w:rsidR="00000000" w:rsidDel="00000000" w:rsidP="00000000" w:rsidRDefault="00000000" w:rsidRPr="00000000" w14:paraId="00000C4A">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 seeding </w:t>
      </w:r>
      <w:r w:rsidDel="00000000" w:rsidR="00000000" w:rsidRPr="00000000">
        <w:rPr>
          <w:b w:val="1"/>
          <w:rtl w:val="0"/>
        </w:rPr>
        <w:t xml:space="preserve">of the biopsy</w:t>
      </w:r>
      <w:r w:rsidDel="00000000" w:rsidR="00000000" w:rsidRPr="00000000">
        <w:rPr>
          <w:rFonts w:ascii="Times New Roman" w:cs="Times New Roman" w:eastAsia="Times New Roman" w:hAnsi="Times New Roman"/>
          <w:b w:val="1"/>
          <w:sz w:val="20"/>
          <w:szCs w:val="20"/>
          <w:rtl w:val="0"/>
        </w:rPr>
        <w:t xml:space="preserve"> tract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and the tract</w:t>
      </w:r>
      <w:r w:rsidDel="00000000" w:rsidR="00000000" w:rsidRPr="00000000">
        <w:rPr>
          <w:rFonts w:ascii="Times New Roman" w:cs="Times New Roman" w:eastAsia="Times New Roman" w:hAnsi="Times New Roman"/>
          <w:sz w:val="20"/>
          <w:szCs w:val="20"/>
          <w:rtl w:val="0"/>
        </w:rPr>
        <w:t xml:space="preserve"> should be excised at the time of surgery.</w:t>
      </w:r>
    </w:p>
    <w:p w:rsidR="00000000" w:rsidDel="00000000" w:rsidP="00000000" w:rsidRDefault="00000000" w:rsidRPr="00000000" w14:paraId="00000C4B">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Prophylactic tract RT</w:t>
      </w:r>
      <w:r w:rsidDel="00000000" w:rsidR="00000000" w:rsidRPr="00000000">
        <w:rPr>
          <w:rFonts w:ascii="Times New Roman" w:cs="Times New Roman" w:eastAsia="Times New Roman" w:hAnsi="Times New Roman"/>
          <w:sz w:val="20"/>
          <w:szCs w:val="20"/>
          <w:rtl w:val="0"/>
        </w:rPr>
        <w:t xml:space="preserve">: usually </w:t>
      </w:r>
      <w:r w:rsidDel="00000000" w:rsidR="00000000" w:rsidRPr="00000000">
        <w:rPr>
          <w:rFonts w:ascii="Times New Roman" w:cs="Times New Roman" w:eastAsia="Times New Roman" w:hAnsi="Times New Roman"/>
          <w:b w:val="1"/>
          <w:sz w:val="20"/>
          <w:szCs w:val="20"/>
          <w:rtl w:val="0"/>
        </w:rPr>
        <w:t xml:space="preserve">7 Gy x 3</w:t>
      </w:r>
      <w:r w:rsidDel="00000000" w:rsidR="00000000" w:rsidRPr="00000000">
        <w:rPr>
          <w:rFonts w:ascii="Times New Roman" w:cs="Times New Roman" w:eastAsia="Times New Roman" w:hAnsi="Times New Roman"/>
          <w:sz w:val="20"/>
          <w:szCs w:val="20"/>
          <w:rtl w:val="0"/>
        </w:rPr>
        <w:t xml:space="preserve">, but </w:t>
      </w:r>
      <w:r w:rsidDel="00000000" w:rsidR="00000000" w:rsidRPr="00000000">
        <w:rPr>
          <w:rFonts w:ascii="Times New Roman" w:cs="Times New Roman" w:eastAsia="Times New Roman" w:hAnsi="Times New Roman"/>
          <w:b w:val="1"/>
          <w:sz w:val="20"/>
          <w:szCs w:val="20"/>
          <w:rtl w:val="0"/>
        </w:rPr>
        <w:t xml:space="preserve">no longer favored</w:t>
      </w:r>
      <w:r w:rsidDel="00000000" w:rsidR="00000000" w:rsidRPr="00000000">
        <w:rPr>
          <w:rFonts w:ascii="Times New Roman" w:cs="Times New Roman" w:eastAsia="Times New Roman" w:hAnsi="Times New Roman"/>
          <w:sz w:val="20"/>
          <w:szCs w:val="20"/>
          <w:rtl w:val="0"/>
        </w:rPr>
        <w:t xml:space="preserve"> [</w:t>
      </w:r>
      <w:hyperlink r:id="rId753">
        <w:r w:rsidDel="00000000" w:rsidR="00000000" w:rsidRPr="00000000">
          <w:rPr>
            <w:rFonts w:ascii="Times New Roman" w:cs="Times New Roman" w:eastAsia="Times New Roman" w:hAnsi="Times New Roman"/>
            <w:sz w:val="20"/>
            <w:szCs w:val="20"/>
            <w:rtl w:val="0"/>
          </w:rPr>
          <w:t xml:space="preserve">SMART trial: Clive Lanc Onc '16</w:t>
        </w:r>
      </w:hyperlink>
      <w:r w:rsidDel="00000000" w:rsidR="00000000" w:rsidRPr="00000000">
        <w:rPr>
          <w:rFonts w:ascii="Times New Roman" w:cs="Times New Roman" w:eastAsia="Times New Roman" w:hAnsi="Times New Roman"/>
          <w:sz w:val="20"/>
          <w:szCs w:val="20"/>
          <w:rtl w:val="0"/>
        </w:rPr>
        <w:t xml:space="preserve">]. Many institutions rely on </w:t>
      </w:r>
      <w:r w:rsidDel="00000000" w:rsidR="00000000" w:rsidRPr="00000000">
        <w:rPr>
          <w:rtl w:val="0"/>
        </w:rPr>
        <w:t xml:space="preserve">surgeons' clinical</w:t>
      </w:r>
      <w:r w:rsidDel="00000000" w:rsidR="00000000" w:rsidRPr="00000000">
        <w:rPr>
          <w:rFonts w:ascii="Times New Roman" w:cs="Times New Roman" w:eastAsia="Times New Roman" w:hAnsi="Times New Roman"/>
          <w:sz w:val="20"/>
          <w:szCs w:val="20"/>
          <w:rtl w:val="0"/>
        </w:rPr>
        <w:t xml:space="preserve"> concern or the length of time a drain has been in place to guide ppx </w:t>
      </w:r>
      <w:r w:rsidDel="00000000" w:rsidR="00000000" w:rsidRPr="00000000">
        <w:rPr>
          <w:rFonts w:ascii="Times New Roman" w:cs="Times New Roman" w:eastAsia="Times New Roman" w:hAnsi="Times New Roman"/>
          <w:sz w:val="20"/>
          <w:szCs w:val="20"/>
          <w:rtl w:val="0"/>
        </w:rPr>
        <w:t xml:space="preserve">tract</w:t>
      </w:r>
      <w:r w:rsidDel="00000000" w:rsidR="00000000" w:rsidRPr="00000000">
        <w:rPr>
          <w:rFonts w:ascii="Gungsuh" w:cs="Gungsuh" w:eastAsia="Gungsuh" w:hAnsi="Gungsuh"/>
          <w:sz w:val="20"/>
          <w:szCs w:val="20"/>
          <w:rtl w:val="0"/>
        </w:rPr>
        <w:t xml:space="preserve"> RT, or will consider for epithelioid histology or pts who did not receive chemo. Usually ≤ 15% will recur </w:t>
      </w:r>
      <w:r w:rsidDel="00000000" w:rsidR="00000000" w:rsidRPr="00000000">
        <w:rPr>
          <w:rtl w:val="0"/>
        </w:rPr>
        <w:t xml:space="preserve">in the biopsy</w:t>
      </w:r>
      <w:r w:rsidDel="00000000" w:rsidR="00000000" w:rsidRPr="00000000">
        <w:rPr>
          <w:rFonts w:ascii="Times New Roman" w:cs="Times New Roman" w:eastAsia="Times New Roman" w:hAnsi="Times New Roman"/>
          <w:sz w:val="20"/>
          <w:szCs w:val="20"/>
          <w:rtl w:val="0"/>
        </w:rPr>
        <w:t xml:space="preserve"> tract.</w:t>
      </w:r>
    </w:p>
    <w:p w:rsidR="00000000" w:rsidDel="00000000" w:rsidP="00000000" w:rsidRDefault="00000000" w:rsidRPr="00000000" w14:paraId="00000C4C">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Bayman [</w:t>
      </w:r>
      <w:hyperlink r:id="rId754">
        <w:r w:rsidDel="00000000" w:rsidR="00000000" w:rsidRPr="00000000">
          <w:rPr>
            <w:rFonts w:ascii="Times New Roman" w:cs="Times New Roman" w:eastAsia="Times New Roman" w:hAnsi="Times New Roman"/>
            <w:sz w:val="20"/>
            <w:szCs w:val="20"/>
            <w:rtl w:val="0"/>
          </w:rPr>
          <w:t xml:space="preserve">JCO '19</w:t>
        </w:r>
      </w:hyperlink>
      <w:r w:rsidDel="00000000" w:rsidR="00000000" w:rsidRPr="00000000">
        <w:rPr>
          <w:rFonts w:ascii="Times New Roman" w:cs="Times New Roman" w:eastAsia="Times New Roman" w:hAnsi="Times New Roman"/>
          <w:sz w:val="20"/>
          <w:szCs w:val="20"/>
          <w:rtl w:val="0"/>
        </w:rPr>
        <w:t xml:space="preserve">]: 6 mo CW mets for ± 21/3 ppx </w:t>
      </w:r>
      <w:r w:rsidDel="00000000" w:rsidR="00000000" w:rsidRPr="00000000">
        <w:rPr>
          <w:rFonts w:ascii="Times New Roman" w:cs="Times New Roman" w:eastAsia="Times New Roman" w:hAnsi="Times New Roman"/>
          <w:sz w:val="20"/>
          <w:szCs w:val="20"/>
          <w:rtl w:val="0"/>
        </w:rPr>
        <w:t xml:space="preserve">tract</w:t>
      </w:r>
      <w:r w:rsidDel="00000000" w:rsidR="00000000" w:rsidRPr="00000000">
        <w:rPr>
          <w:rFonts w:ascii="Cardo" w:cs="Cardo" w:eastAsia="Cardo" w:hAnsi="Cardo"/>
          <w:sz w:val="20"/>
          <w:szCs w:val="20"/>
          <w:rtl w:val="0"/>
        </w:rPr>
        <w:t xml:space="preserve"> RT of ~10→ 6% (p=0.44).</w:t>
      </w:r>
    </w:p>
    <w:p w:rsidR="00000000" w:rsidDel="00000000" w:rsidP="00000000" w:rsidRDefault="00000000" w:rsidRPr="00000000" w14:paraId="00000C4D">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MS 9-17 mo</w:t>
      </w:r>
      <w:r w:rsidDel="00000000" w:rsidR="00000000" w:rsidRPr="00000000">
        <w:rPr>
          <w:rFonts w:ascii="Times New Roman" w:cs="Times New Roman" w:eastAsia="Times New Roman" w:hAnsi="Times New Roman"/>
          <w:sz w:val="20"/>
          <w:szCs w:val="20"/>
          <w:rtl w:val="0"/>
        </w:rPr>
        <w:t xml:space="preserve">. May be up to </w:t>
      </w:r>
      <w:r w:rsidDel="00000000" w:rsidR="00000000" w:rsidRPr="00000000">
        <w:rPr>
          <w:rFonts w:ascii="Times New Roman" w:cs="Times New Roman" w:eastAsia="Times New Roman" w:hAnsi="Times New Roman"/>
          <w:b w:val="1"/>
          <w:sz w:val="20"/>
          <w:szCs w:val="20"/>
          <w:rtl w:val="0"/>
        </w:rPr>
        <w:t xml:space="preserve">34 mo</w:t>
      </w:r>
      <w:r w:rsidDel="00000000" w:rsidR="00000000" w:rsidRPr="00000000">
        <w:rPr>
          <w:rFonts w:ascii="Cardo" w:cs="Cardo" w:eastAsia="Cardo" w:hAnsi="Cardo"/>
          <w:sz w:val="20"/>
          <w:szCs w:val="20"/>
          <w:rtl w:val="0"/>
        </w:rPr>
        <w:t xml:space="preserve"> for stage I/II for surgery of choice (most EPP)→ 54 Gy hemithoracic PORT [</w:t>
      </w:r>
      <w:hyperlink r:id="rId755">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4E">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Same study with 10 mo OS for stage III/IV disease.</w:t>
      </w:r>
    </w:p>
    <w:p w:rsidR="00000000" w:rsidDel="00000000" w:rsidP="00000000" w:rsidRDefault="00000000" w:rsidRPr="00000000" w14:paraId="00000C4F">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those who undergo EPP and adjuvant RT, DM is predominant site of progression (not LRF).</w:t>
      </w:r>
    </w:p>
    <w:p w:rsidR="00000000" w:rsidDel="00000000" w:rsidP="00000000" w:rsidRDefault="00000000" w:rsidRPr="00000000" w14:paraId="00000C50">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Trimodality therapy for epithelioid, R0/N0 with 5y OS as high as 50%.</w:t>
      </w:r>
    </w:p>
    <w:p w:rsidR="00000000" w:rsidDel="00000000" w:rsidP="00000000" w:rsidRDefault="00000000" w:rsidRPr="00000000" w14:paraId="00000C51">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arise from the pleura (80%), peritoneum, pericardium and tunica vaginalis (outpouching of peritoneum).</w:t>
      </w:r>
    </w:p>
    <w:p w:rsidR="00000000" w:rsidDel="00000000" w:rsidP="00000000" w:rsidRDefault="00000000" w:rsidRPr="00000000" w14:paraId="00000C52">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Histology </w:t>
      </w:r>
      <w:r w:rsidDel="00000000" w:rsidR="00000000" w:rsidRPr="00000000">
        <w:rPr>
          <w:rFonts w:ascii="Times New Roman" w:cs="Times New Roman" w:eastAsia="Times New Roman" w:hAnsi="Times New Roman"/>
          <w:sz w:val="20"/>
          <w:szCs w:val="20"/>
          <w:rtl w:val="0"/>
        </w:rPr>
        <w:t xml:space="preserve">is important! </w:t>
      </w:r>
    </w:p>
    <w:p w:rsidR="00000000" w:rsidDel="00000000" w:rsidP="00000000" w:rsidRDefault="00000000" w:rsidRPr="00000000" w14:paraId="00000C53">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Epithelioid (60%) does best. Biphasic middle ground, Sarcomatoid does worst (don't even try surgery).</w:t>
      </w:r>
    </w:p>
    <w:p w:rsidR="00000000" w:rsidDel="00000000" w:rsidP="00000000" w:rsidRDefault="00000000" w:rsidRPr="00000000" w14:paraId="00000C54">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NCCN: </w:t>
      </w:r>
      <w:r w:rsidDel="00000000" w:rsidR="00000000" w:rsidRPr="00000000">
        <w:rPr>
          <w:rFonts w:ascii="Times New Roman" w:cs="Times New Roman" w:eastAsia="Times New Roman" w:hAnsi="Times New Roman"/>
          <w:b w:val="1"/>
          <w:sz w:val="20"/>
          <w:szCs w:val="20"/>
          <w:rtl w:val="0"/>
        </w:rPr>
        <w:t xml:space="preserve">Only operable if stage I-III epithelial histology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55">
      <w:pPr>
        <w:numPr>
          <w:ilvl w:val="1"/>
          <w:numId w:val="75"/>
        </w:numPr>
        <w:spacing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Often confused with adenocarcinoma.</w:t>
      </w:r>
    </w:p>
    <w:p w:rsidR="00000000" w:rsidDel="00000000" w:rsidP="00000000" w:rsidRDefault="00000000" w:rsidRPr="00000000" w14:paraId="00000C56">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Pleural mesothelioma + for calretinin and WT1, while AC is CEA and TTF-1 positive.</w:t>
      </w:r>
    </w:p>
    <w:p w:rsidR="00000000" w:rsidDel="00000000" w:rsidP="00000000" w:rsidRDefault="00000000" w:rsidRPr="00000000" w14:paraId="00000C57">
      <w:pPr>
        <w:numPr>
          <w:ilvl w:val="0"/>
          <w:numId w:val="75"/>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Surgery</w:t>
      </w:r>
    </w:p>
    <w:p w:rsidR="00000000" w:rsidDel="00000000" w:rsidP="00000000" w:rsidRDefault="00000000" w:rsidRPr="00000000" w14:paraId="00000C58">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5% are surgically resectable at diagnosis.</w:t>
      </w:r>
    </w:p>
    <w:p w:rsidR="00000000" w:rsidDel="00000000" w:rsidP="00000000" w:rsidRDefault="00000000" w:rsidRPr="00000000" w14:paraId="00000C59">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 </w:t>
      </w:r>
      <w:r w:rsidDel="00000000" w:rsidR="00000000" w:rsidRPr="00000000">
        <w:rPr>
          <w:rtl w:val="0"/>
        </w:rPr>
        <w:t xml:space="preserve">post op</w:t>
      </w:r>
      <w:r w:rsidDel="00000000" w:rsidR="00000000" w:rsidRPr="00000000">
        <w:rPr>
          <w:rFonts w:ascii="Times New Roman" w:cs="Times New Roman" w:eastAsia="Times New Roman" w:hAnsi="Times New Roman"/>
          <w:sz w:val="20"/>
          <w:szCs w:val="20"/>
          <w:rtl w:val="0"/>
        </w:rPr>
        <w:t xml:space="preserve"> FEV &gt; 30%, 1L.</w:t>
      </w:r>
    </w:p>
    <w:p w:rsidR="00000000" w:rsidDel="00000000" w:rsidP="00000000" w:rsidRDefault="00000000" w:rsidRPr="00000000" w14:paraId="00000C5A">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Pleurectomy-decortication (P/D)</w:t>
      </w:r>
      <w:r w:rsidDel="00000000" w:rsidR="00000000" w:rsidRPr="00000000">
        <w:rPr>
          <w:rFonts w:ascii="Times New Roman" w:cs="Times New Roman" w:eastAsia="Times New Roman" w:hAnsi="Times New Roman"/>
          <w:sz w:val="20"/>
          <w:szCs w:val="20"/>
          <w:rtl w:val="0"/>
        </w:rPr>
        <w:t xml:space="preserve">: Perioperative mortality of ~2%, but only for T1 tumors confined to the pleura.</w:t>
      </w:r>
    </w:p>
    <w:p w:rsidR="00000000" w:rsidDel="00000000" w:rsidP="00000000" w:rsidRDefault="00000000" w:rsidRPr="00000000" w14:paraId="00000C5B">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Radial pleurectomy is removal of pleura and gross tumor (note: decortication is palliative).</w:t>
      </w:r>
    </w:p>
    <w:p w:rsidR="00000000" w:rsidDel="00000000" w:rsidP="00000000" w:rsidRDefault="00000000" w:rsidRPr="00000000" w14:paraId="00000C5C">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w:t>
      </w:r>
      <w:r w:rsidDel="00000000" w:rsidR="00000000" w:rsidRPr="00000000">
        <w:rPr>
          <w:b w:val="1"/>
          <w:rtl w:val="0"/>
        </w:rPr>
        <w:t xml:space="preserve">IMRT after</w:t>
      </w:r>
      <w:r w:rsidDel="00000000" w:rsidR="00000000" w:rsidRPr="00000000">
        <w:rPr>
          <w:rFonts w:ascii="Times New Roman" w:cs="Times New Roman" w:eastAsia="Times New Roman" w:hAnsi="Times New Roman"/>
          <w:b w:val="1"/>
          <w:sz w:val="20"/>
          <w:szCs w:val="20"/>
          <w:rtl w:val="0"/>
        </w:rPr>
        <w:t xml:space="preserve"> P/D due to high reported toxicity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5D">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Extrapleural pneumonectomy (EPP)</w:t>
      </w:r>
      <w:r w:rsidDel="00000000" w:rsidR="00000000" w:rsidRPr="00000000">
        <w:rPr>
          <w:rFonts w:ascii="Times New Roman" w:cs="Times New Roman" w:eastAsia="Times New Roman" w:hAnsi="Times New Roman"/>
          <w:sz w:val="20"/>
          <w:szCs w:val="20"/>
          <w:rtl w:val="0"/>
        </w:rPr>
        <w:t xml:space="preserve">: Perioperative mortality 4-30%.</w:t>
      </w:r>
    </w:p>
    <w:p w:rsidR="00000000" w:rsidDel="00000000" w:rsidP="00000000" w:rsidRDefault="00000000" w:rsidRPr="00000000" w14:paraId="00000C5E">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bloc resection of entire pleura, lung, diaphragm, pericardium.</w:t>
      </w:r>
    </w:p>
    <w:p w:rsidR="00000000" w:rsidDel="00000000" w:rsidP="00000000" w:rsidRDefault="00000000" w:rsidRPr="00000000" w14:paraId="00000C5F">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 randomized data to support adjuvant RT after EPP</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0">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Radical pleurectomy</w:t>
      </w:r>
      <w:r w:rsidDel="00000000" w:rsidR="00000000" w:rsidRPr="00000000">
        <w:rPr>
          <w:rFonts w:ascii="Times New Roman" w:cs="Times New Roman" w:eastAsia="Times New Roman" w:hAnsi="Times New Roman"/>
          <w:sz w:val="20"/>
          <w:szCs w:val="20"/>
          <w:rtl w:val="0"/>
        </w:rPr>
        <w:t xml:space="preserve">: Becoming more common. Adjuvant RT should be offered only in clinical trial setting.</w:t>
      </w:r>
    </w:p>
    <w:p w:rsidR="00000000" w:rsidDel="00000000" w:rsidP="00000000" w:rsidRDefault="00000000" w:rsidRPr="00000000" w14:paraId="00000C61">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Unresectable disease</w:t>
      </w:r>
      <w:r w:rsidDel="00000000" w:rsidR="00000000" w:rsidRPr="00000000">
        <w:rPr>
          <w:rFonts w:ascii="Times New Roman" w:cs="Times New Roman" w:eastAsia="Times New Roman" w:hAnsi="Times New Roman"/>
          <w:sz w:val="20"/>
          <w:szCs w:val="20"/>
          <w:rtl w:val="0"/>
        </w:rPr>
        <w:t xml:space="preserve">: Typically systemic chemotherapy alone.</w:t>
      </w:r>
    </w:p>
    <w:p w:rsidR="00000000" w:rsidDel="00000000" w:rsidP="00000000" w:rsidRDefault="00000000" w:rsidRPr="00000000" w14:paraId="00000C62">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addition of </w:t>
      </w:r>
      <w:r w:rsidDel="00000000" w:rsidR="00000000" w:rsidRPr="00000000">
        <w:rPr>
          <w:rFonts w:ascii="Times New Roman" w:cs="Times New Roman" w:eastAsia="Times New Roman" w:hAnsi="Times New Roman"/>
          <w:b w:val="1"/>
          <w:sz w:val="20"/>
          <w:szCs w:val="20"/>
          <w:rtl w:val="0"/>
        </w:rPr>
        <w:t xml:space="preserve">pemetrexed to cisplatin </w:t>
      </w:r>
      <w:r w:rsidDel="00000000" w:rsidR="00000000" w:rsidRPr="00000000">
        <w:rPr>
          <w:rFonts w:ascii="Times New Roman" w:cs="Times New Roman" w:eastAsia="Times New Roman" w:hAnsi="Times New Roman"/>
          <w:sz w:val="20"/>
          <w:szCs w:val="20"/>
          <w:rtl w:val="0"/>
        </w:rPr>
        <w:t xml:space="preserve">improved OS for malignant pleural effusion.</w:t>
      </w:r>
    </w:p>
    <w:p w:rsidR="00000000" w:rsidDel="00000000" w:rsidP="00000000" w:rsidRDefault="00000000" w:rsidRPr="00000000" w14:paraId="00000C63">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Adding bevacizumab may add 3 months of survival.</w:t>
      </w:r>
    </w:p>
    <w:p w:rsidR="00000000" w:rsidDel="00000000" w:rsidP="00000000" w:rsidRDefault="00000000" w:rsidRPr="00000000" w14:paraId="00000C64">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Workup</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5">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 chest with contrast, thoracentesis, pleural biopsy (</w:t>
      </w:r>
      <w:r w:rsidDel="00000000" w:rsidR="00000000" w:rsidRPr="00000000">
        <w:rPr>
          <w:rFonts w:ascii="Times New Roman" w:cs="Times New Roman" w:eastAsia="Times New Roman" w:hAnsi="Times New Roman"/>
          <w:b w:val="1"/>
          <w:sz w:val="20"/>
          <w:szCs w:val="20"/>
          <w:rtl w:val="0"/>
        </w:rPr>
        <w:t xml:space="preserve">thoracoscopic biopsy </w:t>
      </w:r>
      <w:r w:rsidDel="00000000" w:rsidR="00000000" w:rsidRPr="00000000">
        <w:rPr>
          <w:rFonts w:ascii="Times New Roman" w:cs="Times New Roman" w:eastAsia="Times New Roman" w:hAnsi="Times New Roman"/>
          <w:sz w:val="20"/>
          <w:szCs w:val="20"/>
          <w:rtl w:val="0"/>
        </w:rPr>
        <w:t xml:space="preserve">preferred over open).</w:t>
      </w:r>
    </w:p>
    <w:p w:rsidR="00000000" w:rsidDel="00000000" w:rsidP="00000000" w:rsidRDefault="00000000" w:rsidRPr="00000000" w14:paraId="00000C66">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Cytology from pleural effusion low yield for dx (only ~25%). If symptomatic, perform thoracentesis.</w:t>
      </w:r>
    </w:p>
    <w:p w:rsidR="00000000" w:rsidDel="00000000" w:rsidP="00000000" w:rsidRDefault="00000000" w:rsidRPr="00000000" w14:paraId="00000C67">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 sure to </w:t>
      </w:r>
      <w:r w:rsidDel="00000000" w:rsidR="00000000" w:rsidRPr="00000000">
        <w:rPr>
          <w:rtl w:val="0"/>
        </w:rPr>
        <w:t xml:space="preserve">biopsy the contralateral</w:t>
      </w:r>
      <w:r w:rsidDel="00000000" w:rsidR="00000000" w:rsidRPr="00000000">
        <w:rPr>
          <w:rFonts w:ascii="Times New Roman" w:cs="Times New Roman" w:eastAsia="Times New Roman" w:hAnsi="Times New Roman"/>
          <w:sz w:val="20"/>
          <w:szCs w:val="20"/>
          <w:rtl w:val="0"/>
        </w:rPr>
        <w:t xml:space="preserve"> side if imaging </w:t>
      </w:r>
      <w:r w:rsidDel="00000000" w:rsidR="00000000" w:rsidRPr="00000000">
        <w:rPr>
          <w:rtl w:val="0"/>
        </w:rPr>
        <w:t xml:space="preserve">findings are suspicious</w:t>
      </w:r>
      <w:r w:rsidDel="00000000" w:rsidR="00000000" w:rsidRPr="00000000">
        <w:rPr>
          <w:rFonts w:ascii="Times New Roman" w:cs="Times New Roman" w:eastAsia="Times New Roman" w:hAnsi="Times New Roman"/>
          <w:sz w:val="20"/>
          <w:szCs w:val="20"/>
          <w:rtl w:val="0"/>
        </w:rPr>
        <w:t xml:space="preserve"> (not operable candidate).</w:t>
      </w:r>
    </w:p>
    <w:p w:rsidR="00000000" w:rsidDel="00000000" w:rsidP="00000000" w:rsidRDefault="00000000" w:rsidRPr="00000000" w14:paraId="00000C68">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thoracoscopic or open biopsy cannot be done, then core needle biopsy.</w:t>
      </w:r>
    </w:p>
    <w:p w:rsidR="00000000" w:rsidDel="00000000" w:rsidP="00000000" w:rsidRDefault="00000000" w:rsidRPr="00000000" w14:paraId="00000C69">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Pleural mesothelioma + for calretinin, keratins 5/6, WT1. </w:t>
      </w:r>
      <w:r w:rsidDel="00000000" w:rsidR="00000000" w:rsidRPr="00000000">
        <w:rPr>
          <w:rFonts w:ascii="Times New Roman" w:cs="Times New Roman" w:eastAsia="Times New Roman" w:hAnsi="Times New Roman"/>
          <w:i w:val="1"/>
          <w:sz w:val="20"/>
          <w:szCs w:val="20"/>
          <w:rtl w:val="0"/>
        </w:rPr>
        <w:t xml:space="preserve">While AC is CEA and TTF-1 positive.</w:t>
      </w:r>
      <w:r w:rsidDel="00000000" w:rsidR="00000000" w:rsidRPr="00000000">
        <w:rPr>
          <w:rtl w:val="0"/>
        </w:rPr>
      </w:r>
    </w:p>
    <w:p w:rsidR="00000000" w:rsidDel="00000000" w:rsidP="00000000" w:rsidRDefault="00000000" w:rsidRPr="00000000" w14:paraId="00000C6A">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MRI C/A to look into diaphragm invasion.</w:t>
      </w:r>
    </w:p>
    <w:p w:rsidR="00000000" w:rsidDel="00000000" w:rsidP="00000000" w:rsidRDefault="00000000" w:rsidRPr="00000000" w14:paraId="00000C6B">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Consider VATS and/or laparoscopy if suspicion of contralateral or peritoneal disease.</w:t>
      </w:r>
    </w:p>
    <w:p w:rsidR="00000000" w:rsidDel="00000000" w:rsidP="00000000" w:rsidRDefault="00000000" w:rsidRPr="00000000" w14:paraId="00000C6C">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Renal scan: Check contralateral renal function in case RT port encompasses the kidney.</w:t>
      </w:r>
    </w:p>
    <w:p w:rsidR="00000000" w:rsidDel="00000000" w:rsidP="00000000" w:rsidRDefault="00000000" w:rsidRPr="00000000" w14:paraId="00000C6D">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MDACC </w:t>
      </w:r>
      <w:r w:rsidDel="00000000" w:rsidR="00000000" w:rsidRPr="00000000">
        <w:rPr>
          <w:rFonts w:ascii="Times New Roman" w:cs="Times New Roman" w:eastAsia="Times New Roman" w:hAnsi="Times New Roman"/>
          <w:sz w:val="20"/>
          <w:szCs w:val="20"/>
          <w:rtl w:val="0"/>
        </w:rPr>
        <w:t xml:space="preserve">[</w:t>
      </w:r>
      <w:hyperlink r:id="rId756">
        <w:r w:rsidDel="00000000" w:rsidR="00000000" w:rsidRPr="00000000">
          <w:rPr>
            <w:rFonts w:ascii="Times New Roman" w:cs="Times New Roman" w:eastAsia="Times New Roman" w:hAnsi="Times New Roman"/>
            <w:sz w:val="20"/>
            <w:szCs w:val="20"/>
            <w:rtl w:val="0"/>
          </w:rPr>
          <w:t xml:space="preserve">Rice IJROBP '07]</w:t>
        </w:r>
      </w:hyperlink>
      <w:r w:rsidDel="00000000" w:rsidR="00000000" w:rsidRPr="00000000">
        <w:rPr>
          <w:rFonts w:ascii="Times New Roman" w:cs="Times New Roman" w:eastAsia="Times New Roman" w:hAnsi="Times New Roman"/>
          <w:sz w:val="20"/>
          <w:szCs w:val="20"/>
          <w:rtl w:val="0"/>
        </w:rPr>
        <w:t xml:space="preserve">: Retro. 63 pts. </w:t>
      </w:r>
      <w:r w:rsidDel="00000000" w:rsidR="00000000" w:rsidRPr="00000000">
        <w:rPr>
          <w:rFonts w:ascii="Times New Roman" w:cs="Times New Roman" w:eastAsia="Times New Roman" w:hAnsi="Times New Roman"/>
          <w:b w:val="1"/>
          <w:sz w:val="20"/>
          <w:szCs w:val="20"/>
          <w:rtl w:val="0"/>
        </w:rPr>
        <w:t xml:space="preserve">EPP and IMRT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E">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Pulmonary related death (PRD) and non-cancer related death within 6 mo of IMRT.</w:t>
      </w:r>
    </w:p>
    <w:p w:rsidR="00000000" w:rsidDel="00000000" w:rsidP="00000000" w:rsidRDefault="00000000" w:rsidRPr="00000000" w14:paraId="00000C6F">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PRD 9.5%.</w:t>
      </w:r>
    </w:p>
    <w:p w:rsidR="00000000" w:rsidDel="00000000" w:rsidP="00000000" w:rsidRDefault="00000000" w:rsidRPr="00000000" w14:paraId="00000C70">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MVA: </w:t>
      </w:r>
      <w:r w:rsidDel="00000000" w:rsidR="00000000" w:rsidRPr="00000000">
        <w:rPr>
          <w:rFonts w:ascii="Times New Roman" w:cs="Times New Roman" w:eastAsia="Times New Roman" w:hAnsi="Times New Roman"/>
          <w:b w:val="1"/>
          <w:sz w:val="20"/>
          <w:szCs w:val="20"/>
          <w:rtl w:val="0"/>
        </w:rPr>
        <w:t xml:space="preserve">Lung V20 ± 7% </w:t>
      </w:r>
      <w:r w:rsidDel="00000000" w:rsidR="00000000" w:rsidRPr="00000000">
        <w:rPr>
          <w:rFonts w:ascii="Times New Roman" w:cs="Times New Roman" w:eastAsia="Times New Roman" w:hAnsi="Times New Roman"/>
          <w:sz w:val="20"/>
          <w:szCs w:val="20"/>
          <w:rtl w:val="0"/>
        </w:rPr>
        <w:t xml:space="preserve">with 42x increased risk of PRD than those with lower V20.</w:t>
      </w:r>
    </w:p>
    <w:p w:rsidR="00000000" w:rsidDel="00000000" w:rsidP="00000000" w:rsidRDefault="00000000" w:rsidRPr="00000000" w14:paraId="00000C71">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EPP, V20 &lt; 20% still w 50% chance of fatal pneumonitis. </w:t>
      </w:r>
      <w:r w:rsidDel="00000000" w:rsidR="00000000" w:rsidRPr="00000000">
        <w:rPr>
          <w:rFonts w:ascii="Times New Roman" w:cs="Times New Roman" w:eastAsia="Times New Roman" w:hAnsi="Times New Roman"/>
          <w:i w:val="1"/>
          <w:sz w:val="20"/>
          <w:szCs w:val="20"/>
          <w:rtl w:val="0"/>
        </w:rPr>
        <w:t xml:space="preserve">Goal V20 &lt; 7%.</w:t>
      </w:r>
    </w:p>
    <w:p w:rsidR="00000000" w:rsidDel="00000000" w:rsidP="00000000" w:rsidRDefault="00000000" w:rsidRPr="00000000" w14:paraId="00000C72">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MLD 8.5 Gy w no RP.</w:t>
      </w:r>
    </w:p>
    <w:p w:rsidR="00000000" w:rsidDel="00000000" w:rsidP="00000000" w:rsidRDefault="00000000" w:rsidRPr="00000000" w14:paraId="00000C73">
      <w:pPr>
        <w:numPr>
          <w:ilvl w:val="0"/>
          <w:numId w:val="75"/>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SAKK 17/04</w:t>
      </w:r>
      <w:r w:rsidDel="00000000" w:rsidR="00000000" w:rsidRPr="00000000">
        <w:rPr>
          <w:rFonts w:ascii="Times New Roman" w:cs="Times New Roman" w:eastAsia="Times New Roman" w:hAnsi="Times New Roman"/>
          <w:sz w:val="20"/>
          <w:szCs w:val="20"/>
          <w:rtl w:val="0"/>
        </w:rPr>
        <w:t xml:space="preserve"> (Methods) [</w:t>
      </w:r>
      <w:hyperlink r:id="rId757">
        <w:r w:rsidDel="00000000" w:rsidR="00000000" w:rsidRPr="00000000">
          <w:rPr>
            <w:rFonts w:ascii="Times New Roman" w:cs="Times New Roman" w:eastAsia="Times New Roman" w:hAnsi="Times New Roman"/>
            <w:sz w:val="20"/>
            <w:szCs w:val="20"/>
            <w:rtl w:val="0"/>
          </w:rPr>
          <w:t xml:space="preserve">Stahel Lancet Onc '15]</w:t>
        </w:r>
      </w:hyperlink>
      <w:r w:rsidDel="00000000" w:rsidR="00000000" w:rsidRPr="00000000">
        <w:rPr>
          <w:rFonts w:ascii="Times New Roman" w:cs="Times New Roman" w:eastAsia="Times New Roman" w:hAnsi="Times New Roman"/>
          <w:sz w:val="20"/>
          <w:szCs w:val="20"/>
          <w:rtl w:val="0"/>
        </w:rPr>
        <w:t xml:space="preserve">: Phase II. </w:t>
      </w:r>
      <w:r w:rsidDel="00000000" w:rsidR="00000000" w:rsidRPr="00000000">
        <w:rPr>
          <w:rFonts w:ascii="Cardo" w:cs="Cardo" w:eastAsia="Cardo" w:hAnsi="Cardo"/>
          <w:b w:val="1"/>
          <w:sz w:val="20"/>
          <w:szCs w:val="20"/>
          <w:rtl w:val="0"/>
        </w:rPr>
        <w:t xml:space="preserve">NAC→ EPP ± 55.9 Gy </w:t>
      </w:r>
      <w:r w:rsidDel="00000000" w:rsidR="00000000" w:rsidRPr="00000000">
        <w:rPr>
          <w:rFonts w:ascii="Times New Roman" w:cs="Times New Roman" w:eastAsia="Times New Roman" w:hAnsi="Times New Roman"/>
          <w:sz w:val="20"/>
          <w:szCs w:val="20"/>
          <w:rtl w:val="0"/>
        </w:rPr>
        <w:t xml:space="preserve">(for R0). </w:t>
        <w:br w:type="textWrapping"/>
      </w:r>
      <w:r w:rsidDel="00000000" w:rsidR="00000000" w:rsidRPr="00000000">
        <w:rPr>
          <w:rFonts w:ascii="Times New Roman" w:cs="Times New Roman" w:eastAsia="Times New Roman" w:hAnsi="Times New Roman"/>
          <w:sz w:val="20"/>
          <w:szCs w:val="20"/>
          <w:rtl w:val="0"/>
        </w:rPr>
        <w:t xml:space="preserve">No routine role for hemithoracic RT after EPP.</w:t>
      </w:r>
    </w:p>
    <w:p w:rsidR="00000000" w:rsidDel="00000000" w:rsidP="00000000" w:rsidRDefault="00000000" w:rsidRPr="00000000" w14:paraId="00000C74">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 pts with CR (34%) of 151 pts (75% had EPP). T1-3, N0-2 M0. </w:t>
      </w:r>
    </w:p>
    <w:p w:rsidR="00000000" w:rsidDel="00000000" w:rsidP="00000000" w:rsidRDefault="00000000" w:rsidRPr="00000000" w14:paraId="00000C75">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NAC: CDDP 75 and pemetrexed 500 q3w x3c.</w:t>
      </w:r>
    </w:p>
    <w:p w:rsidR="00000000" w:rsidDel="00000000" w:rsidP="00000000" w:rsidRDefault="00000000" w:rsidRPr="00000000" w14:paraId="00000C76">
      <w:pPr>
        <w:numPr>
          <w:ilvl w:val="2"/>
          <w:numId w:val="75"/>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RT: entire hemithorax, thoracotomy channel, and mediastinal LNs if positive or violated surgically.</w:t>
      </w:r>
    </w:p>
    <w:p w:rsidR="00000000" w:rsidDel="00000000" w:rsidP="00000000" w:rsidRDefault="00000000" w:rsidRPr="00000000" w14:paraId="00000C77">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R0 resection in 64% of patients</w:t>
      </w:r>
    </w:p>
    <w:p w:rsidR="00000000" w:rsidDel="00000000" w:rsidP="00000000" w:rsidRDefault="00000000" w:rsidRPr="00000000" w14:paraId="00000C78">
      <w:pPr>
        <w:numPr>
          <w:ilvl w:val="1"/>
          <w:numId w:val="75"/>
        </w:numPr>
        <w:spacing w:line="240" w:lineRule="auto"/>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MLRRFS ~7.6→ 9.4 mo.</w:t>
      </w:r>
    </w:p>
    <w:bookmarkStart w:colFirst="0" w:colLast="0" w:name="9u9p6gsewhdn" w:id="197"/>
    <w:bookmarkEnd w:id="197"/>
    <w:p w:rsidR="00000000" w:rsidDel="00000000" w:rsidP="00000000" w:rsidRDefault="00000000" w:rsidRPr="00000000" w14:paraId="00000C79">
      <w:pPr>
        <w:numPr>
          <w:ilvl w:val="0"/>
          <w:numId w:val="75"/>
        </w:numPr>
        <w:spacing w:line="240" w:lineRule="auto"/>
        <w:ind w:left="720" w:hanging="360"/>
        <w:rPr>
          <w:u w:val="none"/>
        </w:rPr>
      </w:pPr>
      <w:r w:rsidDel="00000000" w:rsidR="00000000" w:rsidRPr="00000000">
        <w:rPr>
          <w:b w:val="1"/>
          <w:rtl w:val="0"/>
        </w:rPr>
        <w:t xml:space="preserve">IMPRINT </w:t>
      </w:r>
      <w:r w:rsidDel="00000000" w:rsidR="00000000" w:rsidRPr="00000000">
        <w:rPr>
          <w:rtl w:val="0"/>
        </w:rPr>
        <w:t xml:space="preserve">(Methods)</w:t>
      </w:r>
      <w:r w:rsidDel="00000000" w:rsidR="00000000" w:rsidRPr="00000000">
        <w:rPr>
          <w:rtl w:val="0"/>
        </w:rPr>
        <w:t xml:space="preserve"> [</w:t>
      </w:r>
      <w:hyperlink r:id="rId758">
        <w:r w:rsidDel="00000000" w:rsidR="00000000" w:rsidRPr="00000000">
          <w:rPr>
            <w:rtl w:val="0"/>
          </w:rPr>
          <w:t xml:space="preserve">Rimner JCO '16</w:t>
        </w:r>
      </w:hyperlink>
      <w:r w:rsidDel="00000000" w:rsidR="00000000" w:rsidRPr="00000000">
        <w:rPr>
          <w:rtl w:val="0"/>
        </w:rPr>
        <w:t xml:space="preserve">]: Phase II. </w:t>
      </w:r>
      <w:r w:rsidDel="00000000" w:rsidR="00000000" w:rsidRPr="00000000">
        <w:rPr>
          <w:rFonts w:ascii="Cardo" w:cs="Cardo" w:eastAsia="Cardo" w:hAnsi="Cardo"/>
          <w:b w:val="1"/>
          <w:rtl w:val="0"/>
        </w:rPr>
        <w:t xml:space="preserve">NAC→ P/D→ 50.4/28</w:t>
      </w:r>
      <w:r w:rsidDel="00000000" w:rsidR="00000000" w:rsidRPr="00000000">
        <w:rPr>
          <w:rtl w:val="0"/>
        </w:rPr>
        <w:t xml:space="preserve">.</w:t>
      </w:r>
    </w:p>
    <w:p w:rsidR="00000000" w:rsidDel="00000000" w:rsidP="00000000" w:rsidRDefault="00000000" w:rsidRPr="00000000" w14:paraId="00000C7A">
      <w:pPr>
        <w:spacing w:line="240" w:lineRule="auto"/>
        <w:ind w:left="720" w:firstLine="0"/>
        <w:rPr/>
      </w:pPr>
      <w:r w:rsidDel="00000000" w:rsidR="00000000" w:rsidRPr="00000000">
        <w:rPr>
          <w:rtl w:val="0"/>
        </w:rPr>
        <w:t xml:space="preserve">Hemithoracic IMRT is safe and has an acceptable rate of RP. Impetus for [</w:t>
      </w:r>
      <w:hyperlink w:anchor="_cpbqoifbflcb">
        <w:r w:rsidDel="00000000" w:rsidR="00000000" w:rsidRPr="00000000">
          <w:rPr>
            <w:rtl w:val="0"/>
          </w:rPr>
          <w:t xml:space="preserve">NRG-LU006</w:t>
        </w:r>
      </w:hyperlink>
      <w:r w:rsidDel="00000000" w:rsidR="00000000" w:rsidRPr="00000000">
        <w:rPr>
          <w:rtl w:val="0"/>
        </w:rPr>
        <w:t xml:space="preserve">].</w:t>
      </w:r>
    </w:p>
    <w:p w:rsidR="00000000" w:rsidDel="00000000" w:rsidP="00000000" w:rsidRDefault="00000000" w:rsidRPr="00000000" w14:paraId="00000C7B">
      <w:pPr>
        <w:numPr>
          <w:ilvl w:val="1"/>
          <w:numId w:val="75"/>
        </w:numPr>
        <w:spacing w:line="240" w:lineRule="auto"/>
        <w:ind w:left="1440" w:hanging="360"/>
        <w:rPr>
          <w:u w:val="none"/>
        </w:rPr>
      </w:pPr>
      <w:r w:rsidDel="00000000" w:rsidR="00000000" w:rsidRPr="00000000">
        <w:rPr>
          <w:rtl w:val="0"/>
        </w:rPr>
        <w:t xml:space="preserve">45 pts enrolled. 18 not evaluable, 9 of whom progressed prior to RT. MFU nearly 2y.  </w:t>
      </w:r>
    </w:p>
    <w:p w:rsidR="00000000" w:rsidDel="00000000" w:rsidP="00000000" w:rsidRDefault="00000000" w:rsidRPr="00000000" w14:paraId="00000C7C">
      <w:pPr>
        <w:numPr>
          <w:ilvl w:val="2"/>
          <w:numId w:val="75"/>
        </w:numPr>
        <w:spacing w:line="240" w:lineRule="auto"/>
        <w:ind w:left="2160" w:hanging="360"/>
        <w:rPr>
          <w:u w:val="none"/>
        </w:rPr>
      </w:pPr>
      <w:r w:rsidDel="00000000" w:rsidR="00000000" w:rsidRPr="00000000">
        <w:rPr>
          <w:rtl w:val="0"/>
        </w:rPr>
        <w:t xml:space="preserve">Pemetrexed + cisplatin or carboplatin.</w:t>
      </w:r>
    </w:p>
    <w:p w:rsidR="00000000" w:rsidDel="00000000" w:rsidP="00000000" w:rsidRDefault="00000000" w:rsidRPr="00000000" w14:paraId="00000C7D">
      <w:pPr>
        <w:numPr>
          <w:ilvl w:val="2"/>
          <w:numId w:val="75"/>
        </w:numPr>
        <w:spacing w:line="240" w:lineRule="auto"/>
        <w:ind w:left="2160" w:hanging="360"/>
        <w:rPr>
          <w:u w:val="none"/>
        </w:rPr>
      </w:pPr>
      <w:r w:rsidDel="00000000" w:rsidR="00000000" w:rsidRPr="00000000">
        <w:rPr>
          <w:rtl w:val="0"/>
        </w:rPr>
        <w:t xml:space="preserve">Lung V20 &lt; 37-40%. Contra lung V20 &lt; 7%. </w:t>
      </w:r>
    </w:p>
    <w:p w:rsidR="00000000" w:rsidDel="00000000" w:rsidP="00000000" w:rsidRDefault="00000000" w:rsidRPr="00000000" w14:paraId="00000C7E">
      <w:pPr>
        <w:numPr>
          <w:ilvl w:val="1"/>
          <w:numId w:val="75"/>
        </w:numPr>
        <w:spacing w:line="240" w:lineRule="auto"/>
        <w:ind w:left="1440" w:hanging="360"/>
        <w:rPr>
          <w:u w:val="none"/>
        </w:rPr>
      </w:pPr>
      <w:r w:rsidDel="00000000" w:rsidR="00000000" w:rsidRPr="00000000">
        <w:rPr>
          <w:rtl w:val="0"/>
        </w:rPr>
        <w:t xml:space="preserve">8 patients underwent P/D or extended P/D. 13 underwent partial P/D. </w:t>
      </w:r>
    </w:p>
    <w:p w:rsidR="00000000" w:rsidDel="00000000" w:rsidP="00000000" w:rsidRDefault="00000000" w:rsidRPr="00000000" w14:paraId="00000C7F">
      <w:pPr>
        <w:numPr>
          <w:ilvl w:val="1"/>
          <w:numId w:val="75"/>
        </w:numPr>
        <w:spacing w:line="240" w:lineRule="auto"/>
        <w:ind w:left="1440" w:hanging="360"/>
        <w:rPr>
          <w:u w:val="none"/>
        </w:rPr>
      </w:pPr>
      <w:r w:rsidDel="00000000" w:rsidR="00000000" w:rsidRPr="00000000">
        <w:rPr>
          <w:rtl w:val="0"/>
        </w:rPr>
        <w:t xml:space="preserve">27 patients started IMPRINT. Median 46.8 Gy. </w:t>
      </w:r>
    </w:p>
    <w:p w:rsidR="00000000" w:rsidDel="00000000" w:rsidP="00000000" w:rsidRDefault="00000000" w:rsidRPr="00000000" w14:paraId="00000C80">
      <w:pPr>
        <w:numPr>
          <w:ilvl w:val="1"/>
          <w:numId w:val="75"/>
        </w:numPr>
        <w:spacing w:line="240" w:lineRule="auto"/>
        <w:ind w:left="1440" w:hanging="360"/>
        <w:rPr>
          <w:u w:val="none"/>
        </w:rPr>
      </w:pPr>
      <w:r w:rsidDel="00000000" w:rsidR="00000000" w:rsidRPr="00000000">
        <w:rPr>
          <w:rtl w:val="0"/>
        </w:rPr>
        <w:t xml:space="preserve">G2-3 RP in 30% (n=8), all recovered after corticosteroids. </w:t>
      </w:r>
    </w:p>
    <w:p w:rsidR="00000000" w:rsidDel="00000000" w:rsidP="00000000" w:rsidRDefault="00000000" w:rsidRPr="00000000" w14:paraId="00000C81">
      <w:pPr>
        <w:numPr>
          <w:ilvl w:val="1"/>
          <w:numId w:val="75"/>
        </w:numPr>
        <w:spacing w:line="240" w:lineRule="auto"/>
        <w:ind w:left="1440" w:hanging="360"/>
        <w:rPr>
          <w:u w:val="none"/>
        </w:rPr>
      </w:pPr>
      <w:r w:rsidDel="00000000" w:rsidR="00000000" w:rsidRPr="00000000">
        <w:rPr>
          <w:rtl w:val="0"/>
        </w:rPr>
        <w:t xml:space="preserve">MPFS 12 mo. MS 24 mo. </w:t>
      </w:r>
    </w:p>
    <w:p w:rsidR="00000000" w:rsidDel="00000000" w:rsidP="00000000" w:rsidRDefault="00000000" w:rsidRPr="00000000" w14:paraId="00000C82">
      <w:pPr>
        <w:numPr>
          <w:ilvl w:val="1"/>
          <w:numId w:val="75"/>
        </w:numPr>
        <w:spacing w:line="240" w:lineRule="auto"/>
        <w:ind w:left="1440" w:hanging="360"/>
        <w:rPr>
          <w:u w:val="none"/>
        </w:rPr>
      </w:pPr>
      <w:r w:rsidDel="00000000" w:rsidR="00000000" w:rsidRPr="00000000">
        <w:rPr>
          <w:rFonts w:ascii="Cardo" w:cs="Cardo" w:eastAsia="Cardo" w:hAnsi="Cardo"/>
          <w:rtl w:val="0"/>
        </w:rPr>
        <w:t xml:space="preserve">2y OS for unresectable / resectable of 25→ 59%. </w:t>
      </w:r>
    </w:p>
    <w:p w:rsidR="00000000" w:rsidDel="00000000" w:rsidP="00000000" w:rsidRDefault="00000000" w:rsidRPr="00000000" w14:paraId="00000C83">
      <w:pPr>
        <w:pStyle w:val="Heading2"/>
        <w:rPr/>
      </w:pPr>
      <w:bookmarkStart w:colFirst="0" w:colLast="0" w:name="_81dz6yp57mff" w:id="198"/>
      <w:bookmarkEnd w:id="198"/>
      <w:hyperlink w:anchor="_5m4o063lxb43">
        <w:r w:rsidDel="00000000" w:rsidR="00000000" w:rsidRPr="00000000">
          <w:rPr>
            <w:rtl w:val="0"/>
          </w:rPr>
          <w:t xml:space="preserve">Toxicity</w:t>
        </w:r>
      </w:hyperlink>
      <w:r w:rsidDel="00000000" w:rsidR="00000000" w:rsidRPr="00000000">
        <w:rPr>
          <w:rtl w:val="0"/>
        </w:rPr>
      </w:r>
    </w:p>
    <w:p w:rsidR="00000000" w:rsidDel="00000000" w:rsidP="00000000" w:rsidRDefault="00000000" w:rsidRPr="00000000" w14:paraId="00000C84">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b w:val="1"/>
          <w:rtl w:val="0"/>
        </w:rPr>
        <w:t xml:space="preserve">Contra L</w:t>
      </w:r>
      <w:r w:rsidDel="00000000" w:rsidR="00000000" w:rsidRPr="00000000">
        <w:rPr>
          <w:rFonts w:ascii="Times New Roman" w:cs="Times New Roman" w:eastAsia="Times New Roman" w:hAnsi="Times New Roman"/>
          <w:b w:val="1"/>
          <w:sz w:val="20"/>
          <w:szCs w:val="20"/>
          <w:rtl w:val="0"/>
        </w:rPr>
        <w:t xml:space="preserve">ung V20 ± 7% </w:t>
      </w:r>
      <w:r w:rsidDel="00000000" w:rsidR="00000000" w:rsidRPr="00000000">
        <w:rPr>
          <w:rFonts w:ascii="Times New Roman" w:cs="Times New Roman" w:eastAsia="Times New Roman" w:hAnsi="Times New Roman"/>
          <w:sz w:val="20"/>
          <w:szCs w:val="20"/>
          <w:rtl w:val="0"/>
        </w:rPr>
        <w:t xml:space="preserve">with 42x increased risk of PRD than those with lower V20 [</w:t>
      </w:r>
      <w:hyperlink r:id="rId759">
        <w:r w:rsidDel="00000000" w:rsidR="00000000" w:rsidRPr="00000000">
          <w:rPr>
            <w:rFonts w:ascii="Times New Roman" w:cs="Times New Roman" w:eastAsia="Times New Roman" w:hAnsi="Times New Roman"/>
            <w:sz w:val="20"/>
            <w:szCs w:val="20"/>
            <w:rtl w:val="0"/>
          </w:rPr>
          <w:t xml:space="preserve">Rice IJROBP '07]</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85">
      <w:pPr>
        <w:numPr>
          <w:ilvl w:val="1"/>
          <w:numId w:val="1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EPP, V20 &lt; 20% still with 50% chance of fatal pneumonitis. </w:t>
      </w:r>
      <w:r w:rsidDel="00000000" w:rsidR="00000000" w:rsidRPr="00000000">
        <w:rPr>
          <w:rFonts w:ascii="Times New Roman" w:cs="Times New Roman" w:eastAsia="Times New Roman" w:hAnsi="Times New Roman"/>
          <w:i w:val="1"/>
          <w:sz w:val="20"/>
          <w:szCs w:val="20"/>
          <w:rtl w:val="0"/>
        </w:rPr>
        <w:t xml:space="preserve">Goal V20 &lt; 7%.</w:t>
      </w:r>
    </w:p>
    <w:p w:rsidR="00000000" w:rsidDel="00000000" w:rsidP="00000000" w:rsidRDefault="00000000" w:rsidRPr="00000000" w14:paraId="00000C86">
      <w:pPr>
        <w:numPr>
          <w:ilvl w:val="1"/>
          <w:numId w:val="14"/>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 lung V20 &lt; 7%.</w:t>
      </w:r>
    </w:p>
    <w:p w:rsidR="00000000" w:rsidDel="00000000" w:rsidP="00000000" w:rsidRDefault="00000000" w:rsidRPr="00000000" w14:paraId="00000C87">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Kidney V18 &lt; 50%, V15 &lt; 15%, V20 &lt; 30%.</w:t>
      </w:r>
    </w:p>
    <w:p w:rsidR="00000000" w:rsidDel="00000000" w:rsidP="00000000" w:rsidRDefault="00000000" w:rsidRPr="00000000" w14:paraId="00000C88">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V45 &lt; 30%, V50 &lt; 20%.</w:t>
      </w:r>
      <w:r w:rsidDel="00000000" w:rsidR="00000000" w:rsidRPr="00000000">
        <w:rPr>
          <w:rtl w:val="0"/>
        </w:rPr>
      </w:r>
    </w:p>
    <w:p w:rsidR="00000000" w:rsidDel="00000000" w:rsidP="00000000" w:rsidRDefault="00000000" w:rsidRPr="00000000" w14:paraId="00000C89">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Pleurectomy-decortication (P/D)</w:t>
      </w:r>
      <w:r w:rsidDel="00000000" w:rsidR="00000000" w:rsidRPr="00000000">
        <w:rPr>
          <w:rFonts w:ascii="Times New Roman" w:cs="Times New Roman" w:eastAsia="Times New Roman" w:hAnsi="Times New Roman"/>
          <w:sz w:val="20"/>
          <w:szCs w:val="20"/>
          <w:rtl w:val="0"/>
        </w:rPr>
        <w:t xml:space="preserve">: Perioperative mortality of ~2%, but only for T1 tumors confined to the pleura.</w:t>
      </w:r>
    </w:p>
    <w:p w:rsidR="00000000" w:rsidDel="00000000" w:rsidP="00000000" w:rsidRDefault="00000000" w:rsidRPr="00000000" w14:paraId="00000C8A">
      <w:pPr>
        <w:numPr>
          <w:ilvl w:val="0"/>
          <w:numId w:val="1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Extrapleural pneumonectomy (EPP)</w:t>
      </w:r>
      <w:r w:rsidDel="00000000" w:rsidR="00000000" w:rsidRPr="00000000">
        <w:rPr>
          <w:rFonts w:ascii="Times New Roman" w:cs="Times New Roman" w:eastAsia="Times New Roman" w:hAnsi="Times New Roman"/>
          <w:sz w:val="20"/>
          <w:szCs w:val="20"/>
          <w:rtl w:val="0"/>
        </w:rPr>
        <w:t xml:space="preserve">: Perioperative mortality 4-30%.</w:t>
      </w:r>
    </w:p>
    <w:p w:rsidR="00000000" w:rsidDel="00000000" w:rsidP="00000000" w:rsidRDefault="00000000" w:rsidRPr="00000000" w14:paraId="00000C8B">
      <w:pPr>
        <w:pStyle w:val="Heading2"/>
        <w:jc w:val="left"/>
        <w:rPr/>
      </w:pPr>
      <w:bookmarkStart w:colFirst="0" w:colLast="0" w:name="_yzar5ntoozla" w:id="199"/>
      <w:bookmarkEnd w:id="199"/>
      <w:r w:rsidDel="00000000" w:rsidR="00000000" w:rsidRPr="00000000">
        <w:rPr>
          <w:rtl w:val="0"/>
        </w:rPr>
      </w:r>
    </w:p>
    <w:tbl>
      <w:tblPr>
        <w:tblStyle w:val="Table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tcMar>
              <w:top w:w="100.0" w:type="dxa"/>
              <w:left w:w="100.0" w:type="dxa"/>
              <w:bottom w:w="100.0" w:type="dxa"/>
              <w:right w:w="100.0" w:type="dxa"/>
            </w:tcMar>
            <w:vAlign w:val="top"/>
          </w:tcPr>
          <w:p w:rsidR="00000000" w:rsidDel="00000000" w:rsidP="00000000" w:rsidRDefault="00000000" w:rsidRPr="00000000" w14:paraId="00000C8C">
            <w:pPr>
              <w:spacing w:line="240" w:lineRule="auto"/>
              <w:ind w:right="200"/>
              <w:jc w:val="center"/>
              <w:rPr>
                <w:b w:val="1"/>
              </w:rPr>
            </w:pPr>
            <w:r w:rsidDel="00000000" w:rsidR="00000000" w:rsidRPr="00000000">
              <w:rPr>
                <w:b w:val="1"/>
                <w:rtl w:val="0"/>
              </w:rPr>
              <w:t xml:space="preserve">This Summary Box was made possible by the ACRO Resident Committee. </w:t>
            </w:r>
          </w:p>
          <w:p w:rsidR="00000000" w:rsidDel="00000000" w:rsidP="00000000" w:rsidRDefault="00000000" w:rsidRPr="00000000" w14:paraId="00000C8D">
            <w:pPr>
              <w:spacing w:line="240" w:lineRule="auto"/>
              <w:ind w:right="200"/>
              <w:jc w:val="center"/>
              <w:rPr>
                <w:b w:val="1"/>
              </w:rPr>
            </w:pPr>
            <w:r w:rsidDel="00000000" w:rsidR="00000000" w:rsidRPr="00000000">
              <w:rPr>
                <w:b w:val="1"/>
                <w:rtl w:val="0"/>
              </w:rPr>
              <w:t xml:space="preserve">A more comprehensive collection of resources for all disease sites may be found at </w:t>
            </w:r>
            <w:hyperlink r:id="rId760">
              <w:r w:rsidDel="00000000" w:rsidR="00000000" w:rsidRPr="00000000">
                <w:rPr>
                  <w:b w:val="1"/>
                  <w:color w:val="1155cc"/>
                  <w:u w:val="single"/>
                  <w:rtl w:val="0"/>
                </w:rPr>
                <w:t xml:space="preserve">http://www.acro.org/</w:t>
              </w:r>
            </w:hyperlink>
            <w:r w:rsidDel="00000000" w:rsidR="00000000" w:rsidRPr="00000000">
              <w:rPr>
                <w:rtl w:val="0"/>
              </w:rPr>
            </w:r>
          </w:p>
          <w:p w:rsidR="00000000" w:rsidDel="00000000" w:rsidP="00000000" w:rsidRDefault="00000000" w:rsidRPr="00000000" w14:paraId="00000C8E">
            <w:pPr>
              <w:spacing w:line="240" w:lineRule="auto"/>
              <w:rPr>
                <w:sz w:val="18"/>
                <w:szCs w:val="18"/>
              </w:rPr>
            </w:pPr>
            <w:r w:rsidDel="00000000" w:rsidR="00000000" w:rsidRPr="00000000">
              <w:rPr>
                <w:sz w:val="18"/>
                <w:szCs w:val="18"/>
                <w:rtl w:val="0"/>
              </w:rPr>
              <w:t xml:space="preserve">AVARO [</w:t>
            </w:r>
            <w:hyperlink r:id="rId761">
              <w:r w:rsidDel="00000000" w:rsidR="00000000" w:rsidRPr="00000000">
                <w:rPr>
                  <w:sz w:val="18"/>
                  <w:szCs w:val="18"/>
                  <w:rtl w:val="0"/>
                </w:rPr>
                <w:t xml:space="preserve">Normal Thorax Anatomy</w:t>
              </w:r>
            </w:hyperlink>
            <w:r w:rsidDel="00000000" w:rsidR="00000000" w:rsidRPr="00000000">
              <w:rPr>
                <w:sz w:val="18"/>
                <w:szCs w:val="18"/>
                <w:rtl w:val="0"/>
              </w:rPr>
              <w:t xml:space="preserve">], [</w:t>
            </w:r>
            <w:hyperlink r:id="rId762">
              <w:r w:rsidDel="00000000" w:rsidR="00000000" w:rsidRPr="00000000">
                <w:rPr>
                  <w:sz w:val="18"/>
                  <w:szCs w:val="18"/>
                  <w:rtl w:val="0"/>
                </w:rPr>
                <w:t xml:space="preserve">Thoracic nodal levels</w:t>
              </w:r>
            </w:hyperlink>
            <w:r w:rsidDel="00000000" w:rsidR="00000000" w:rsidRPr="00000000">
              <w:rPr>
                <w:sz w:val="18"/>
                <w:szCs w:val="18"/>
                <w:rtl w:val="0"/>
              </w:rPr>
              <w:t xml:space="preserve">]</w:t>
            </w:r>
          </w:p>
          <w:p w:rsidR="00000000" w:rsidDel="00000000" w:rsidP="00000000" w:rsidRDefault="00000000" w:rsidRPr="00000000" w14:paraId="00000C8F">
            <w:pPr>
              <w:spacing w:line="240" w:lineRule="auto"/>
              <w:rPr>
                <w:sz w:val="18"/>
                <w:szCs w:val="18"/>
              </w:rPr>
            </w:pPr>
            <w:r w:rsidDel="00000000" w:rsidR="00000000" w:rsidRPr="00000000">
              <w:rPr>
                <w:sz w:val="18"/>
                <w:szCs w:val="18"/>
                <w:rtl w:val="0"/>
              </w:rPr>
              <w:t xml:space="preserve">Society Guidelines</w:t>
            </w:r>
          </w:p>
          <w:p w:rsidR="00000000" w:rsidDel="00000000" w:rsidP="00000000" w:rsidRDefault="00000000" w:rsidRPr="00000000" w14:paraId="00000C90">
            <w:pPr>
              <w:numPr>
                <w:ilvl w:val="0"/>
                <w:numId w:val="47"/>
              </w:numPr>
              <w:spacing w:line="240" w:lineRule="auto"/>
              <w:ind w:left="720" w:hanging="360"/>
              <w:rPr>
                <w:sz w:val="18"/>
                <w:szCs w:val="18"/>
              </w:rPr>
            </w:pPr>
            <w:r w:rsidDel="00000000" w:rsidR="00000000" w:rsidRPr="00000000">
              <w:rPr>
                <w:sz w:val="18"/>
                <w:szCs w:val="18"/>
                <w:rtl w:val="0"/>
              </w:rPr>
              <w:t xml:space="preserve">ASCO Guideline: </w:t>
            </w:r>
            <w:hyperlink r:id="rId763">
              <w:r w:rsidDel="00000000" w:rsidR="00000000" w:rsidRPr="00000000">
                <w:rPr>
                  <w:sz w:val="18"/>
                  <w:szCs w:val="18"/>
                  <w:rtl w:val="0"/>
                </w:rPr>
                <w:t xml:space="preserve">Treatment of Malignant Pleural Mesothelioma</w:t>
              </w:r>
            </w:hyperlink>
            <w:r w:rsidDel="00000000" w:rsidR="00000000" w:rsidRPr="00000000">
              <w:rPr>
                <w:i w:val="1"/>
                <w:sz w:val="18"/>
                <w:szCs w:val="18"/>
                <w:rtl w:val="0"/>
              </w:rPr>
              <w:t xml:space="preserve"> January 18, 2018</w:t>
            </w:r>
            <w:r w:rsidDel="00000000" w:rsidR="00000000" w:rsidRPr="00000000">
              <w:rPr>
                <w:rtl w:val="0"/>
              </w:rPr>
            </w:r>
          </w:p>
          <w:p w:rsidR="00000000" w:rsidDel="00000000" w:rsidP="00000000" w:rsidRDefault="00000000" w:rsidRPr="00000000" w14:paraId="00000C91">
            <w:pPr>
              <w:spacing w:line="240" w:lineRule="auto"/>
              <w:ind w:right="60"/>
              <w:rPr>
                <w:sz w:val="18"/>
                <w:szCs w:val="18"/>
              </w:rPr>
            </w:pPr>
            <w:r w:rsidDel="00000000" w:rsidR="00000000" w:rsidRPr="00000000">
              <w:rPr>
                <w:sz w:val="18"/>
                <w:szCs w:val="18"/>
                <w:rtl w:val="0"/>
              </w:rPr>
              <w:t xml:space="preserve">Relevant Accessible Protocols</w:t>
            </w:r>
          </w:p>
          <w:p w:rsidR="00000000" w:rsidDel="00000000" w:rsidP="00000000" w:rsidRDefault="00000000" w:rsidRPr="00000000" w14:paraId="00000C92">
            <w:pPr>
              <w:numPr>
                <w:ilvl w:val="0"/>
                <w:numId w:val="47"/>
              </w:numPr>
              <w:spacing w:line="240" w:lineRule="auto"/>
              <w:ind w:left="720" w:hanging="360"/>
              <w:rPr>
                <w:sz w:val="18"/>
                <w:szCs w:val="18"/>
              </w:rPr>
            </w:pPr>
            <w:r w:rsidDel="00000000" w:rsidR="00000000" w:rsidRPr="00000000">
              <w:rPr>
                <w:sz w:val="18"/>
                <w:szCs w:val="18"/>
                <w:rtl w:val="0"/>
              </w:rPr>
              <w:t xml:space="preserve">SAKK 17/04 (Methods) [</w:t>
            </w:r>
            <w:hyperlink r:id="rId764">
              <w:r w:rsidDel="00000000" w:rsidR="00000000" w:rsidRPr="00000000">
                <w:rPr>
                  <w:sz w:val="18"/>
                  <w:szCs w:val="18"/>
                  <w:rtl w:val="0"/>
                </w:rPr>
                <w:t xml:space="preserve">Stahel Lancet Onc '15]</w:t>
              </w:r>
            </w:hyperlink>
            <w:r w:rsidDel="00000000" w:rsidR="00000000" w:rsidRPr="00000000">
              <w:rPr>
                <w:rFonts w:ascii="Cardo" w:cs="Cardo" w:eastAsia="Cardo" w:hAnsi="Cardo"/>
                <w:sz w:val="18"/>
                <w:szCs w:val="18"/>
                <w:rtl w:val="0"/>
              </w:rPr>
              <w:t xml:space="preserve">: Phase II. Mesothelioma. NAC→ EPP ± 55.9 Gy (for R0).</w:t>
            </w:r>
          </w:p>
          <w:p w:rsidR="00000000" w:rsidDel="00000000" w:rsidP="00000000" w:rsidRDefault="00000000" w:rsidRPr="00000000" w14:paraId="00000C93">
            <w:pPr>
              <w:numPr>
                <w:ilvl w:val="0"/>
                <w:numId w:val="47"/>
              </w:numPr>
              <w:spacing w:line="240" w:lineRule="auto"/>
              <w:ind w:left="720" w:hanging="360"/>
              <w:rPr>
                <w:sz w:val="18"/>
                <w:szCs w:val="18"/>
              </w:rPr>
            </w:pPr>
            <w:r w:rsidDel="00000000" w:rsidR="00000000" w:rsidRPr="00000000">
              <w:rPr>
                <w:sz w:val="18"/>
                <w:szCs w:val="18"/>
                <w:rtl w:val="0"/>
              </w:rPr>
              <w:t xml:space="preserve">IMPRINT (Methods) [</w:t>
            </w:r>
            <w:hyperlink r:id="rId765">
              <w:r w:rsidDel="00000000" w:rsidR="00000000" w:rsidRPr="00000000">
                <w:rPr>
                  <w:sz w:val="18"/>
                  <w:szCs w:val="18"/>
                  <w:rtl w:val="0"/>
                </w:rPr>
                <w:t xml:space="preserve">Rimner JCO '16</w:t>
              </w:r>
            </w:hyperlink>
            <w:r w:rsidDel="00000000" w:rsidR="00000000" w:rsidRPr="00000000">
              <w:rPr>
                <w:rFonts w:ascii="Cardo" w:cs="Cardo" w:eastAsia="Cardo" w:hAnsi="Cardo"/>
                <w:sz w:val="18"/>
                <w:szCs w:val="18"/>
                <w:rtl w:val="0"/>
              </w:rPr>
              <w:t xml:space="preserve">]: Phase II. Mesothelioma. NAC→ P/D→ 50.4/28.</w:t>
            </w:r>
          </w:p>
          <w:p w:rsidR="00000000" w:rsidDel="00000000" w:rsidP="00000000" w:rsidRDefault="00000000" w:rsidRPr="00000000" w14:paraId="00000C94">
            <w:pPr>
              <w:spacing w:line="240" w:lineRule="auto"/>
              <w:rPr>
                <w:sz w:val="18"/>
                <w:szCs w:val="18"/>
              </w:rPr>
            </w:pPr>
            <w:r w:rsidDel="00000000" w:rsidR="00000000" w:rsidRPr="00000000">
              <w:rPr>
                <w:sz w:val="18"/>
                <w:szCs w:val="18"/>
                <w:rtl w:val="0"/>
              </w:rPr>
              <w:t xml:space="preserve">Quality of Life/Toxicity</w:t>
            </w:r>
          </w:p>
          <w:p w:rsidR="00000000" w:rsidDel="00000000" w:rsidP="00000000" w:rsidRDefault="00000000" w:rsidRPr="00000000" w14:paraId="00000C95">
            <w:pPr>
              <w:numPr>
                <w:ilvl w:val="0"/>
                <w:numId w:val="53"/>
              </w:numPr>
              <w:spacing w:line="240" w:lineRule="auto"/>
              <w:ind w:left="720" w:hanging="360"/>
              <w:rPr>
                <w:sz w:val="18"/>
                <w:szCs w:val="18"/>
              </w:rPr>
            </w:pPr>
            <w:r w:rsidDel="00000000" w:rsidR="00000000" w:rsidRPr="00000000">
              <w:rPr>
                <w:sz w:val="18"/>
                <w:szCs w:val="18"/>
                <w:rtl w:val="0"/>
              </w:rPr>
              <w:t xml:space="preserve">Mesothelioma. Contra Lung V20 ± 7%</w:t>
            </w:r>
            <w:r w:rsidDel="00000000" w:rsidR="00000000" w:rsidRPr="00000000">
              <w:rPr>
                <w:b w:val="1"/>
                <w:sz w:val="18"/>
                <w:szCs w:val="18"/>
                <w:rtl w:val="0"/>
              </w:rPr>
              <w:t xml:space="preserve"> </w:t>
            </w:r>
            <w:r w:rsidDel="00000000" w:rsidR="00000000" w:rsidRPr="00000000">
              <w:rPr>
                <w:sz w:val="18"/>
                <w:szCs w:val="18"/>
                <w:rtl w:val="0"/>
              </w:rPr>
              <w:t xml:space="preserve">with 42x increased risk of PRD than those with lower V20 [</w:t>
            </w:r>
            <w:hyperlink r:id="rId766">
              <w:r w:rsidDel="00000000" w:rsidR="00000000" w:rsidRPr="00000000">
                <w:rPr>
                  <w:sz w:val="18"/>
                  <w:szCs w:val="18"/>
                  <w:rtl w:val="0"/>
                </w:rPr>
                <w:t xml:space="preserve">Rice IJROBP '07]</w:t>
              </w:r>
            </w:hyperlink>
            <w:r w:rsidDel="00000000" w:rsidR="00000000" w:rsidRPr="00000000">
              <w:rPr>
                <w:sz w:val="18"/>
                <w:szCs w:val="18"/>
                <w:rtl w:val="0"/>
              </w:rPr>
              <w:t xml:space="preserve">.</w:t>
            </w:r>
          </w:p>
        </w:tc>
      </w:tr>
    </w:tbl>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pStyle w:val="Heading2"/>
        <w:rPr/>
      </w:pPr>
      <w:bookmarkStart w:colFirst="0" w:colLast="0" w:name="_nsfzu5bs88w7" w:id="200"/>
      <w:bookmarkEnd w:id="200"/>
      <w:hyperlink w:anchor="_5m4o063lxb43">
        <w:r w:rsidDel="00000000" w:rsidR="00000000" w:rsidRPr="00000000">
          <w:rPr>
            <w:rtl w:val="0"/>
          </w:rPr>
          <w:t xml:space="preserve">Treatment planning</w:t>
        </w:r>
      </w:hyperlink>
      <w:r w:rsidDel="00000000" w:rsidR="00000000" w:rsidRPr="00000000">
        <w:rPr>
          <w:rtl w:val="0"/>
        </w:rPr>
      </w:r>
    </w:p>
    <w:p w:rsidR="00000000" w:rsidDel="00000000" w:rsidP="00000000" w:rsidRDefault="00000000" w:rsidRPr="00000000" w14:paraId="00000C98">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Induction chemo (pemetrexed and CDDP or carboplatin)→ restage→ surgical exploration.</w:t>
      </w:r>
    </w:p>
    <w:p w:rsidR="00000000" w:rsidDel="00000000" w:rsidP="00000000" w:rsidRDefault="00000000" w:rsidRPr="00000000" w14:paraId="00000C99">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If resectable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9A">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EPP→ hemithoracic</w:t>
      </w:r>
      <w:r w:rsidDel="00000000" w:rsidR="00000000" w:rsidRPr="00000000">
        <w:rPr>
          <w:rFonts w:ascii="Times New Roman" w:cs="Times New Roman" w:eastAsia="Times New Roman" w:hAnsi="Times New Roman"/>
          <w:sz w:val="20"/>
          <w:szCs w:val="20"/>
          <w:rtl w:val="0"/>
        </w:rPr>
        <w:t xml:space="preserve"> RT</w:t>
      </w:r>
    </w:p>
    <w:p w:rsidR="00000000" w:rsidDel="00000000" w:rsidP="00000000" w:rsidRDefault="00000000" w:rsidRPr="00000000" w14:paraId="00000C9B">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Cardo" w:cs="Cardo" w:eastAsia="Cardo" w:hAnsi="Cardo"/>
          <w:b w:val="1"/>
          <w:sz w:val="20"/>
          <w:szCs w:val="20"/>
          <w:rtl w:val="0"/>
        </w:rPr>
        <w:t xml:space="preserve">P/D→ Observe</w:t>
      </w:r>
      <w:r w:rsidDel="00000000" w:rsidR="00000000" w:rsidRPr="00000000">
        <w:rPr>
          <w:rFonts w:ascii="Times New Roman" w:cs="Times New Roman" w:eastAsia="Times New Roman" w:hAnsi="Times New Roman"/>
          <w:sz w:val="20"/>
          <w:szCs w:val="20"/>
          <w:rtl w:val="0"/>
        </w:rPr>
        <w:t xml:space="preserve"> vs. RT.</w:t>
      </w:r>
    </w:p>
    <w:p w:rsidR="00000000" w:rsidDel="00000000" w:rsidP="00000000" w:rsidRDefault="00000000" w:rsidRPr="00000000" w14:paraId="00000C9C">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If unresectable</w:t>
      </w:r>
      <w:r w:rsidDel="00000000" w:rsidR="00000000" w:rsidRPr="00000000">
        <w:rPr>
          <w:rFonts w:ascii="Times New Roman" w:cs="Times New Roman" w:eastAsia="Times New Roman" w:hAnsi="Times New Roman"/>
          <w:sz w:val="20"/>
          <w:szCs w:val="20"/>
          <w:rtl w:val="0"/>
        </w:rPr>
        <w:t xml:space="preserve">: Chemotherapy alone.</w:t>
      </w:r>
    </w:p>
    <w:p w:rsidR="00000000" w:rsidDel="00000000" w:rsidP="00000000" w:rsidRDefault="00000000" w:rsidRPr="00000000" w14:paraId="00000C9D">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Sarcomatoid or mixed or stage IV</w:t>
      </w:r>
      <w:r w:rsidDel="00000000" w:rsidR="00000000" w:rsidRPr="00000000">
        <w:rPr>
          <w:rFonts w:ascii="Times New Roman" w:cs="Times New Roman" w:eastAsia="Times New Roman" w:hAnsi="Times New Roman"/>
          <w:sz w:val="20"/>
          <w:szCs w:val="20"/>
          <w:rtl w:val="0"/>
        </w:rPr>
        <w:t xml:space="preserve">: Obs vs. chemo vs. best supportive care. </w:t>
      </w:r>
      <w:r w:rsidDel="00000000" w:rsidR="00000000" w:rsidRPr="00000000">
        <w:rPr>
          <w:rFonts w:ascii="Times New Roman" w:cs="Times New Roman" w:eastAsia="Times New Roman" w:hAnsi="Times New Roman"/>
          <w:i w:val="1"/>
          <w:sz w:val="20"/>
          <w:szCs w:val="20"/>
          <w:rtl w:val="0"/>
        </w:rPr>
        <w:t xml:space="preserve">Never surgery for sarcomatoid.</w:t>
      </w:r>
    </w:p>
    <w:p w:rsidR="00000000" w:rsidDel="00000000" w:rsidP="00000000" w:rsidRDefault="00000000" w:rsidRPr="00000000" w14:paraId="00000C9E">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NCCN: RT only for PS 0-1, good pulmonary fxn (no supplemental O2), good contra renal function, absence of DM.</w:t>
      </w:r>
    </w:p>
    <w:p w:rsidR="00000000" w:rsidDel="00000000" w:rsidP="00000000" w:rsidRDefault="00000000" w:rsidRPr="00000000" w14:paraId="00000C9F">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NCCN: Only operable if stage I-III epithelial histology.</w:t>
      </w:r>
    </w:p>
    <w:p w:rsidR="00000000" w:rsidDel="00000000" w:rsidP="00000000" w:rsidRDefault="00000000" w:rsidRPr="00000000" w14:paraId="00000CA0">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 randomized data to support adjuvant RT after EPP</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Use </w:t>
      </w:r>
      <w:r w:rsidDel="00000000" w:rsidR="00000000" w:rsidRPr="00000000">
        <w:rPr>
          <w:b w:val="1"/>
          <w:rtl w:val="0"/>
        </w:rPr>
        <w:t xml:space="preserve">IMRT after</w:t>
      </w:r>
      <w:r w:rsidDel="00000000" w:rsidR="00000000" w:rsidRPr="00000000">
        <w:rPr>
          <w:rFonts w:ascii="Times New Roman" w:cs="Times New Roman" w:eastAsia="Times New Roman" w:hAnsi="Times New Roman"/>
          <w:b w:val="1"/>
          <w:sz w:val="20"/>
          <w:szCs w:val="20"/>
          <w:rtl w:val="0"/>
        </w:rPr>
        <w:t xml:space="preserve"> P/D due to high reported toxicity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A1">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EPP, contralateral lung dose constraints:</w:t>
      </w:r>
    </w:p>
    <w:p w:rsidR="00000000" w:rsidDel="00000000" w:rsidP="00000000" w:rsidRDefault="00000000" w:rsidRPr="00000000" w14:paraId="00000CA2">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V20 &lt; 20% still with 50% chance of fatal pneumonitis. </w:t>
      </w:r>
      <w:r w:rsidDel="00000000" w:rsidR="00000000" w:rsidRPr="00000000">
        <w:rPr>
          <w:rFonts w:ascii="Times New Roman" w:cs="Times New Roman" w:eastAsia="Times New Roman" w:hAnsi="Times New Roman"/>
          <w:i w:val="1"/>
          <w:sz w:val="20"/>
          <w:szCs w:val="20"/>
          <w:rtl w:val="0"/>
        </w:rPr>
        <w:t xml:space="preserve">Goal V20 &lt; 7%.</w:t>
      </w:r>
    </w:p>
    <w:p w:rsidR="00000000" w:rsidDel="00000000" w:rsidP="00000000" w:rsidRDefault="00000000" w:rsidRPr="00000000" w14:paraId="00000CA3">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MLD 8.5 </w:t>
      </w:r>
      <w:r w:rsidDel="00000000" w:rsidR="00000000" w:rsidRPr="00000000">
        <w:rPr>
          <w:rFonts w:ascii="Times New Roman" w:cs="Times New Roman" w:eastAsia="Times New Roman" w:hAnsi="Times New Roman"/>
          <w:sz w:val="20"/>
          <w:szCs w:val="20"/>
          <w:rtl w:val="0"/>
        </w:rPr>
        <w:t xml:space="preserve">Gy with</w:t>
      </w:r>
      <w:r w:rsidDel="00000000" w:rsidR="00000000" w:rsidRPr="00000000">
        <w:rPr>
          <w:rFonts w:ascii="Times New Roman" w:cs="Times New Roman" w:eastAsia="Times New Roman" w:hAnsi="Times New Roman"/>
          <w:sz w:val="20"/>
          <w:szCs w:val="20"/>
          <w:rtl w:val="0"/>
        </w:rPr>
        <w:t xml:space="preserve"> no RP.</w:t>
      </w:r>
    </w:p>
    <w:p w:rsidR="00000000" w:rsidDel="00000000" w:rsidP="00000000" w:rsidRDefault="00000000" w:rsidRPr="00000000" w14:paraId="00000CA4">
      <w:pPr>
        <w:numPr>
          <w:ilvl w:val="0"/>
          <w:numId w:val="42"/>
        </w:num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3D technique</w:t>
      </w:r>
    </w:p>
    <w:p w:rsidR="00000000" w:rsidDel="00000000" w:rsidP="00000000" w:rsidRDefault="00000000" w:rsidRPr="00000000" w14:paraId="00000CA5">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Supine with arms akimbo.</w:t>
      </w:r>
    </w:p>
    <w:p w:rsidR="00000000" w:rsidDel="00000000" w:rsidP="00000000" w:rsidRDefault="00000000" w:rsidRPr="00000000" w14:paraId="00000CA6">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AP/PA </w:t>
      </w:r>
      <w:r w:rsidDel="00000000" w:rsidR="00000000" w:rsidRPr="00000000">
        <w:rPr>
          <w:rtl w:val="0"/>
        </w:rPr>
        <w:t xml:space="preserve">covers the entire</w:t>
      </w:r>
      <w:r w:rsidDel="00000000" w:rsidR="00000000" w:rsidRPr="00000000">
        <w:rPr>
          <w:rFonts w:ascii="Cardo" w:cs="Cardo" w:eastAsia="Cardo" w:hAnsi="Cardo"/>
          <w:sz w:val="20"/>
          <w:szCs w:val="20"/>
          <w:rtl w:val="0"/>
        </w:rPr>
        <w:t xml:space="preserve"> hemithorax T1→ L2. </w:t>
      </w:r>
    </w:p>
    <w:p w:rsidR="00000000" w:rsidDel="00000000" w:rsidP="00000000" w:rsidRDefault="00000000" w:rsidRPr="00000000" w14:paraId="00000CA7">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Medial = contra VB, add 1.5 cm beyond contra VB if </w:t>
      </w:r>
      <w:r w:rsidDel="00000000" w:rsidR="00000000" w:rsidRPr="00000000">
        <w:rPr>
          <w:rtl w:val="0"/>
        </w:rPr>
        <w:t xml:space="preserve">mediastinum is involved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A8">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1: Block liver, stomach and kidney. </w:t>
      </w:r>
    </w:p>
    <w:p w:rsidR="00000000" w:rsidDel="00000000" w:rsidP="00000000" w:rsidRDefault="00000000" w:rsidRPr="00000000" w14:paraId="00000CA9">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 heart/humerus after </w:t>
      </w:r>
      <w:r w:rsidDel="00000000" w:rsidR="00000000" w:rsidRPr="00000000">
        <w:rPr>
          <w:rFonts w:ascii="Times New Roman" w:cs="Times New Roman" w:eastAsia="Times New Roman" w:hAnsi="Times New Roman"/>
          <w:b w:val="1"/>
          <w:sz w:val="20"/>
          <w:szCs w:val="20"/>
          <w:rtl w:val="0"/>
        </w:rPr>
        <w:t xml:space="preserve">19.8 Gy</w:t>
      </w:r>
      <w:r w:rsidDel="00000000" w:rsidR="00000000" w:rsidRPr="00000000">
        <w:rPr>
          <w:rFonts w:ascii="Times New Roman" w:cs="Times New Roman" w:eastAsia="Times New Roman" w:hAnsi="Times New Roman"/>
          <w:sz w:val="20"/>
          <w:szCs w:val="20"/>
          <w:rtl w:val="0"/>
        </w:rPr>
        <w:t xml:space="preserve"> and cord after </w:t>
      </w:r>
      <w:r w:rsidDel="00000000" w:rsidR="00000000" w:rsidRPr="00000000">
        <w:rPr>
          <w:rFonts w:ascii="Times New Roman" w:cs="Times New Roman" w:eastAsia="Times New Roman" w:hAnsi="Times New Roman"/>
          <w:b w:val="1"/>
          <w:sz w:val="20"/>
          <w:szCs w:val="20"/>
          <w:rtl w:val="0"/>
        </w:rPr>
        <w:t xml:space="preserve">41.4 Gy</w:t>
      </w:r>
      <w:r w:rsidDel="00000000" w:rsidR="00000000" w:rsidRPr="00000000">
        <w:rPr>
          <w:rFonts w:ascii="Times New Roman" w:cs="Times New Roman" w:eastAsia="Times New Roman" w:hAnsi="Times New Roman"/>
          <w:sz w:val="20"/>
          <w:szCs w:val="20"/>
          <w:rtl w:val="0"/>
        </w:rPr>
        <w:t xml:space="preserve"> by moving medial border to ipsi side of VB.</w:t>
      </w:r>
    </w:p>
    <w:p w:rsidR="00000000" w:rsidDel="00000000" w:rsidP="00000000" w:rsidRDefault="00000000" w:rsidRPr="00000000" w14:paraId="00000CAA">
      <w:pPr>
        <w:numPr>
          <w:ilvl w:val="2"/>
          <w:numId w:val="42"/>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Electron field patch </w:t>
      </w:r>
      <w:r w:rsidDel="00000000" w:rsidR="00000000" w:rsidRPr="00000000">
        <w:rPr>
          <w:rFonts w:ascii="Times New Roman" w:cs="Times New Roman" w:eastAsia="Times New Roman" w:hAnsi="Times New Roman"/>
          <w:sz w:val="20"/>
          <w:szCs w:val="20"/>
          <w:rtl w:val="0"/>
        </w:rPr>
        <w:t xml:space="preserve">to supplement dose to pleural space under block (usually 153 cGy per day, as it is assumed ~15% of photon field dose is delivered through scatter).</w:t>
      </w:r>
    </w:p>
    <w:p w:rsidR="00000000" w:rsidDel="00000000" w:rsidP="00000000" w:rsidRDefault="00000000" w:rsidRPr="00000000" w14:paraId="00000CAB">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Bolus scars, biopsy, and drain sites. </w:t>
      </w:r>
    </w:p>
    <w:p w:rsidR="00000000" w:rsidDel="00000000" w:rsidP="00000000" w:rsidRDefault="00000000" w:rsidRPr="00000000" w14:paraId="00000CAC">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IMRT technique after EPP </w:t>
      </w:r>
      <w:r w:rsidDel="00000000" w:rsidR="00000000" w:rsidRPr="00000000">
        <w:rPr>
          <w:rFonts w:ascii="Times New Roman" w:cs="Times New Roman" w:eastAsia="Times New Roman" w:hAnsi="Times New Roman"/>
          <w:sz w:val="20"/>
          <w:szCs w:val="20"/>
          <w:rtl w:val="0"/>
        </w:rPr>
        <w:t xml:space="preserve">(50-54 R0 EPP, 54-60 SM+).</w:t>
      </w:r>
    </w:p>
    <w:p w:rsidR="00000000" w:rsidDel="00000000" w:rsidP="00000000" w:rsidRDefault="00000000" w:rsidRPr="00000000" w14:paraId="00000CAD">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CTV: Sup border 5 mm sup to most sup surgically violated space</w:t>
      </w:r>
    </w:p>
    <w:p w:rsidR="00000000" w:rsidDel="00000000" w:rsidP="00000000" w:rsidRDefault="00000000" w:rsidRPr="00000000" w14:paraId="00000CAE">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Ant, post, lat margins 5 mm beyond the inside of the thorax or skin if near a surgically violated space.</w:t>
      </w:r>
    </w:p>
    <w:p w:rsidR="00000000" w:rsidDel="00000000" w:rsidP="00000000" w:rsidRDefault="00000000" w:rsidRPr="00000000" w14:paraId="00000CAF">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Posteromedial margin is ipsi mediastinum and the subcarinal areas 5 mm medial to the most medial surgical clips.</w:t>
      </w:r>
    </w:p>
    <w:p w:rsidR="00000000" w:rsidDel="00000000" w:rsidP="00000000" w:rsidRDefault="00000000" w:rsidRPr="00000000" w14:paraId="00000CB0">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 margin is 5 mm inferior to the most inferior surgical clips if left, or per </w:t>
      </w:r>
      <w:r w:rsidDel="00000000" w:rsidR="00000000" w:rsidRPr="00000000">
        <w:rPr>
          <w:rtl w:val="0"/>
        </w:rPr>
        <w:t xml:space="preserve">pre op</w:t>
      </w:r>
      <w:r w:rsidDel="00000000" w:rsidR="00000000" w:rsidRPr="00000000">
        <w:rPr>
          <w:rFonts w:ascii="Times New Roman" w:cs="Times New Roman" w:eastAsia="Times New Roman" w:hAnsi="Times New Roman"/>
          <w:sz w:val="20"/>
          <w:szCs w:val="20"/>
          <w:rtl w:val="0"/>
        </w:rPr>
        <w:t xml:space="preserve"> imaging.</w:t>
      </w:r>
    </w:p>
    <w:p w:rsidR="00000000" w:rsidDel="00000000" w:rsidP="00000000" w:rsidRDefault="00000000" w:rsidRPr="00000000" w14:paraId="00000CB1">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bCTV: Areas at very high risk for residual disease or positive margins.</w:t>
      </w:r>
    </w:p>
    <w:p w:rsidR="00000000" w:rsidDel="00000000" w:rsidP="00000000" w:rsidRDefault="00000000" w:rsidRPr="00000000" w14:paraId="00000CB2">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PTV = CTV + 0.5-1 cm (except into heart).</w:t>
      </w:r>
    </w:p>
    <w:p w:rsidR="00000000" w:rsidDel="00000000" w:rsidP="00000000" w:rsidRDefault="00000000" w:rsidRPr="00000000" w14:paraId="00000CB3">
      <w:pPr>
        <w:numPr>
          <w:ilvl w:val="0"/>
          <w:numId w:val="4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PORT to 54 Gy</w:t>
      </w:r>
      <w:r w:rsidDel="00000000" w:rsidR="00000000" w:rsidRPr="00000000">
        <w:rPr>
          <w:rFonts w:ascii="Times New Roman" w:cs="Times New Roman" w:eastAsia="Times New Roman" w:hAnsi="Times New Roman"/>
          <w:sz w:val="20"/>
          <w:szCs w:val="20"/>
          <w:rtl w:val="0"/>
        </w:rPr>
        <w:t xml:space="preserve">. Can boost R2 to 60 Gy if OARs can tolerate.</w:t>
      </w:r>
    </w:p>
    <w:p w:rsidR="00000000" w:rsidDel="00000000" w:rsidP="00000000" w:rsidRDefault="00000000" w:rsidRPr="00000000" w14:paraId="00000CB4">
      <w:pPr>
        <w:numPr>
          <w:ilvl w:val="1"/>
          <w:numId w:val="42"/>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reduce dose to spare toxicity: must </w:t>
      </w:r>
      <w:r w:rsidDel="00000000" w:rsidR="00000000" w:rsidRPr="00000000">
        <w:rPr>
          <w:rtl w:val="0"/>
        </w:rPr>
        <w:t xml:space="preserve">use a minimum</w:t>
      </w:r>
      <w:r w:rsidDel="00000000" w:rsidR="00000000" w:rsidRPr="00000000">
        <w:rPr>
          <w:rFonts w:ascii="Times New Roman" w:cs="Times New Roman" w:eastAsia="Times New Roman" w:hAnsi="Times New Roman"/>
          <w:sz w:val="20"/>
          <w:szCs w:val="20"/>
          <w:rtl w:val="0"/>
        </w:rPr>
        <w:t xml:space="preserve"> of 40 Gy per NCCN.</w:t>
      </w:r>
    </w:p>
    <w:p w:rsidR="00000000" w:rsidDel="00000000" w:rsidP="00000000" w:rsidRDefault="00000000" w:rsidRPr="00000000" w14:paraId="00000CB5">
      <w:pPr>
        <w:spacing w:line="240" w:lineRule="auto"/>
        <w:rPr/>
      </w:pPr>
      <w:r w:rsidDel="00000000" w:rsidR="00000000" w:rsidRPr="00000000">
        <w:rPr>
          <w:rtl w:val="0"/>
        </w:rPr>
      </w:r>
    </w:p>
    <w:p w:rsidR="00000000" w:rsidDel="00000000" w:rsidP="00000000" w:rsidRDefault="00000000" w:rsidRPr="00000000" w14:paraId="00000CB6">
      <w:pPr>
        <w:pStyle w:val="Heading2"/>
        <w:spacing w:line="240" w:lineRule="auto"/>
        <w:rPr/>
      </w:pPr>
      <w:bookmarkStart w:colFirst="0" w:colLast="0" w:name="_cpbqoifbflcb" w:id="201"/>
      <w:bookmarkEnd w:id="201"/>
      <w:hyperlink w:anchor="_5m4o063lxb43">
        <w:r w:rsidDel="00000000" w:rsidR="00000000" w:rsidRPr="00000000">
          <w:rPr>
            <w:rtl w:val="0"/>
          </w:rPr>
          <w:t xml:space="preserve">Future Directions</w:t>
        </w:r>
      </w:hyperlink>
      <w:r w:rsidDel="00000000" w:rsidR="00000000" w:rsidRPr="00000000">
        <w:rPr>
          <w:rtl w:val="0"/>
        </w:rPr>
      </w:r>
    </w:p>
    <w:p w:rsidR="00000000" w:rsidDel="00000000" w:rsidP="00000000" w:rsidRDefault="00000000" w:rsidRPr="00000000" w14:paraId="00000CB7">
      <w:pPr>
        <w:spacing w:line="240" w:lineRule="auto"/>
        <w:rPr/>
      </w:pPr>
      <w:r w:rsidDel="00000000" w:rsidR="00000000" w:rsidRPr="00000000">
        <w:rPr>
          <w:rtl w:val="0"/>
        </w:rPr>
        <w:t xml:space="preserve">See NCTN Trial Portfolios by Disease Site: [</w:t>
      </w:r>
      <w:hyperlink r:id="rId767">
        <w:r w:rsidDel="00000000" w:rsidR="00000000" w:rsidRPr="00000000">
          <w:rPr>
            <w:rtl w:val="0"/>
          </w:rPr>
          <w:t xml:space="preserve">Thorax</w:t>
        </w:r>
      </w:hyperlink>
      <w:r w:rsidDel="00000000" w:rsidR="00000000" w:rsidRPr="00000000">
        <w:rPr>
          <w:rtl w:val="0"/>
        </w:rPr>
        <w:t xml:space="preserve">]. </w:t>
      </w:r>
    </w:p>
    <w:p w:rsidR="00000000" w:rsidDel="00000000" w:rsidP="00000000" w:rsidRDefault="00000000" w:rsidRPr="00000000" w14:paraId="00000CB8">
      <w:pPr>
        <w:numPr>
          <w:ilvl w:val="0"/>
          <w:numId w:val="37"/>
        </w:numPr>
        <w:spacing w:line="240" w:lineRule="auto"/>
        <w:ind w:left="720" w:hanging="360"/>
        <w:rPr>
          <w:u w:val="none"/>
        </w:rPr>
      </w:pPr>
      <w:r w:rsidDel="00000000" w:rsidR="00000000" w:rsidRPr="00000000">
        <w:rPr>
          <w:b w:val="1"/>
          <w:rtl w:val="0"/>
        </w:rPr>
        <w:t xml:space="preserve">S1619 </w:t>
      </w:r>
      <w:r w:rsidDel="00000000" w:rsidR="00000000" w:rsidRPr="00000000">
        <w:rPr>
          <w:rtl w:val="0"/>
        </w:rPr>
        <w:t xml:space="preserve">[</w:t>
      </w:r>
      <w:hyperlink r:id="rId768">
        <w:r w:rsidDel="00000000" w:rsidR="00000000" w:rsidRPr="00000000">
          <w:rPr>
            <w:rtl w:val="0"/>
          </w:rPr>
          <w:t xml:space="preserve">NCT03228537</w:t>
        </w:r>
      </w:hyperlink>
      <w:r w:rsidDel="00000000" w:rsidR="00000000" w:rsidRPr="00000000">
        <w:rPr>
          <w:rtl w:val="0"/>
        </w:rPr>
        <w:t xml:space="preserve">]: Phase I. </w:t>
      </w:r>
      <w:r w:rsidDel="00000000" w:rsidR="00000000" w:rsidRPr="00000000">
        <w:rPr>
          <w:rFonts w:ascii="Cardo" w:cs="Cardo" w:eastAsia="Cardo" w:hAnsi="Cardo"/>
          <w:b w:val="1"/>
          <w:rtl w:val="0"/>
        </w:rPr>
        <w:t xml:space="preserve">Neoadjuvant CDDP/Pemetrexed + Atez→ Surgery→ Maintenance Atezolizumab</w:t>
      </w:r>
      <w:r w:rsidDel="00000000" w:rsidR="00000000" w:rsidRPr="00000000">
        <w:rPr>
          <w:rtl w:val="0"/>
        </w:rPr>
        <w:t xml:space="preserve">.</w:t>
      </w:r>
    </w:p>
    <w:p w:rsidR="00000000" w:rsidDel="00000000" w:rsidP="00000000" w:rsidRDefault="00000000" w:rsidRPr="00000000" w14:paraId="00000CB9">
      <w:pPr>
        <w:numPr>
          <w:ilvl w:val="1"/>
          <w:numId w:val="37"/>
        </w:numPr>
        <w:spacing w:line="240" w:lineRule="auto"/>
        <w:ind w:left="1440" w:hanging="360"/>
        <w:rPr>
          <w:u w:val="none"/>
        </w:rPr>
      </w:pPr>
      <w:r w:rsidDel="00000000" w:rsidR="00000000" w:rsidRPr="00000000">
        <w:rPr>
          <w:rtl w:val="0"/>
        </w:rPr>
        <w:t xml:space="preserve">Newly diagnosed, stage I-III, resectable (sarcomatoid excluded).</w:t>
      </w:r>
    </w:p>
    <w:p w:rsidR="00000000" w:rsidDel="00000000" w:rsidP="00000000" w:rsidRDefault="00000000" w:rsidRPr="00000000" w14:paraId="00000CBA">
      <w:pPr>
        <w:numPr>
          <w:ilvl w:val="1"/>
          <w:numId w:val="37"/>
        </w:numPr>
        <w:spacing w:line="240" w:lineRule="auto"/>
        <w:ind w:left="1440" w:hanging="360"/>
        <w:rPr>
          <w:u w:val="none"/>
        </w:rPr>
      </w:pPr>
      <w:r w:rsidDel="00000000" w:rsidR="00000000" w:rsidRPr="00000000">
        <w:rPr>
          <w:rtl w:val="0"/>
        </w:rPr>
        <w:t xml:space="preserve">PORT mandated for EPP, while not allowed for P/D.</w:t>
      </w:r>
    </w:p>
    <w:p w:rsidR="00000000" w:rsidDel="00000000" w:rsidP="00000000" w:rsidRDefault="00000000" w:rsidRPr="00000000" w14:paraId="00000CBB">
      <w:pPr>
        <w:numPr>
          <w:ilvl w:val="0"/>
          <w:numId w:val="37"/>
        </w:numPr>
        <w:spacing w:line="240" w:lineRule="auto"/>
        <w:ind w:left="720" w:hanging="360"/>
        <w:rPr>
          <w:u w:val="none"/>
        </w:rPr>
      </w:pPr>
      <w:r w:rsidDel="00000000" w:rsidR="00000000" w:rsidRPr="00000000">
        <w:rPr>
          <w:b w:val="1"/>
          <w:rtl w:val="0"/>
        </w:rPr>
        <w:t xml:space="preserve">NRG-LU006 </w:t>
      </w:r>
      <w:r w:rsidDel="00000000" w:rsidR="00000000" w:rsidRPr="00000000">
        <w:rPr>
          <w:rtl w:val="0"/>
        </w:rPr>
        <w:t xml:space="preserve">[</w:t>
      </w:r>
      <w:hyperlink r:id="rId769">
        <w:r w:rsidDel="00000000" w:rsidR="00000000" w:rsidRPr="00000000">
          <w:rPr>
            <w:rtl w:val="0"/>
          </w:rPr>
          <w:t xml:space="preserve">NCT04158141</w:t>
        </w:r>
      </w:hyperlink>
      <w:r w:rsidDel="00000000" w:rsidR="00000000" w:rsidRPr="00000000">
        <w:rPr>
          <w:rtl w:val="0"/>
        </w:rPr>
        <w:t xml:space="preserve">]: Phase III. </w:t>
      </w:r>
      <w:r w:rsidDel="00000000" w:rsidR="00000000" w:rsidRPr="00000000">
        <w:rPr>
          <w:b w:val="1"/>
          <w:rtl w:val="0"/>
        </w:rPr>
        <w:t xml:space="preserve">P/D + Chemotherapy ± adjuvant hemithoracic IMRT</w:t>
      </w:r>
      <w:r w:rsidDel="00000000" w:rsidR="00000000" w:rsidRPr="00000000">
        <w:rPr>
          <w:rtl w:val="0"/>
        </w:rPr>
        <w:t xml:space="preserve"> [</w:t>
      </w:r>
      <w:hyperlink w:anchor="9u9p6gsewhdn">
        <w:r w:rsidDel="00000000" w:rsidR="00000000" w:rsidRPr="00000000">
          <w:rPr>
            <w:rtl w:val="0"/>
          </w:rPr>
          <w:t xml:space="preserve">IMPRINT</w:t>
        </w:r>
      </w:hyperlink>
      <w:r w:rsidDel="00000000" w:rsidR="00000000" w:rsidRPr="00000000">
        <w:rPr>
          <w:rtl w:val="0"/>
        </w:rPr>
        <w:t xml:space="preserve">].</w:t>
      </w:r>
    </w:p>
    <w:p w:rsidR="00000000" w:rsidDel="00000000" w:rsidP="00000000" w:rsidRDefault="00000000" w:rsidRPr="00000000" w14:paraId="00000CBC">
      <w:pPr>
        <w:numPr>
          <w:ilvl w:val="1"/>
          <w:numId w:val="37"/>
        </w:numPr>
        <w:spacing w:line="240" w:lineRule="auto"/>
        <w:ind w:left="1440" w:hanging="360"/>
        <w:rPr>
          <w:u w:val="none"/>
        </w:rPr>
      </w:pPr>
      <w:r w:rsidDel="00000000" w:rsidR="00000000" w:rsidRPr="00000000">
        <w:rPr>
          <w:rtl w:val="0"/>
        </w:rPr>
        <w:t xml:space="preserve">Stage I-IIIA, resectable (sarcomatoid excluded). </w:t>
      </w:r>
    </w:p>
    <w:p w:rsidR="00000000" w:rsidDel="00000000" w:rsidP="00000000" w:rsidRDefault="00000000" w:rsidRPr="00000000" w14:paraId="00000CBD">
      <w:pPr>
        <w:rPr/>
      </w:pPr>
      <w:r w:rsidDel="00000000" w:rsidR="00000000" w:rsidRPr="00000000">
        <w:rPr>
          <w:rtl w:val="0"/>
        </w:rPr>
      </w:r>
    </w:p>
    <w:p w:rsidR="00000000" w:rsidDel="00000000" w:rsidP="00000000" w:rsidRDefault="00000000" w:rsidRPr="00000000" w14:paraId="00000CBE">
      <w:pPr>
        <w:rPr/>
        <w:sectPr>
          <w:type w:val="nextPage"/>
          <w:pgSz w:h="15840" w:w="12240"/>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CBF">
      <w:pPr>
        <w:pStyle w:val="Heading1"/>
        <w:rPr/>
      </w:pPr>
      <w:bookmarkStart w:colFirst="0" w:colLast="0" w:name="_jpfa84tktu44" w:id="202"/>
      <w:bookmarkEnd w:id="202"/>
      <w:r w:rsidDel="00000000" w:rsidR="00000000" w:rsidRPr="00000000">
        <w:rPr>
          <w:rtl w:val="0"/>
        </w:rPr>
        <w:t xml:space="preserve">Benign</w:t>
      </w:r>
    </w:p>
    <w:p w:rsidR="00000000" w:rsidDel="00000000" w:rsidP="00000000" w:rsidRDefault="00000000" w:rsidRPr="00000000" w14:paraId="00000CC0">
      <w:pPr>
        <w:pStyle w:val="Heading2"/>
        <w:keepNext w:val="0"/>
        <w:keepLines w:val="0"/>
        <w:rPr/>
      </w:pPr>
      <w:bookmarkStart w:colFirst="0" w:colLast="0" w:name="_xvtpgq20iha1" w:id="203"/>
      <w:bookmarkEnd w:id="203"/>
      <w:r w:rsidDel="00000000" w:rsidR="00000000" w:rsidRPr="00000000">
        <w:rPr>
          <w:rtl w:val="0"/>
        </w:rPr>
        <w:t xml:space="preserve">Ventricular Tachycardia</w:t>
      </w:r>
    </w:p>
    <w:p w:rsidR="00000000" w:rsidDel="00000000" w:rsidP="00000000" w:rsidRDefault="00000000" w:rsidRPr="00000000" w14:paraId="00000CC1">
      <w:pPr>
        <w:numPr>
          <w:ilvl w:val="0"/>
          <w:numId w:val="62"/>
        </w:numPr>
        <w:ind w:left="720" w:hanging="360"/>
      </w:pPr>
      <w:r w:rsidDel="00000000" w:rsidR="00000000" w:rsidRPr="00000000">
        <w:rPr>
          <w:b w:val="1"/>
          <w:rtl w:val="0"/>
        </w:rPr>
        <w:t xml:space="preserve">Noninvasive Cardiac RT for Ablation of Ventricular Tachycardia </w:t>
      </w:r>
      <w:r w:rsidDel="00000000" w:rsidR="00000000" w:rsidRPr="00000000">
        <w:rPr>
          <w:rtl w:val="0"/>
        </w:rPr>
        <w:t xml:space="preserve">[</w:t>
      </w:r>
      <w:hyperlink r:id="rId770">
        <w:r w:rsidDel="00000000" w:rsidR="00000000" w:rsidRPr="00000000">
          <w:rPr>
            <w:rtl w:val="0"/>
          </w:rPr>
          <w:t xml:space="preserve">Cuculich NEJM '17</w:t>
        </w:r>
      </w:hyperlink>
      <w:r w:rsidDel="00000000" w:rsidR="00000000" w:rsidRPr="00000000">
        <w:rPr>
          <w:rtl w:val="0"/>
        </w:rPr>
        <w:t xml:space="preserve">,</w:t>
      </w:r>
      <w:hyperlink r:id="rId771">
        <w:r w:rsidDel="00000000" w:rsidR="00000000" w:rsidRPr="00000000">
          <w:rPr>
            <w:rtl w:val="0"/>
          </w:rPr>
          <w:t xml:space="preserve"> Robinson IJROBP '19</w:t>
        </w:r>
      </w:hyperlink>
      <w:r w:rsidDel="00000000" w:rsidR="00000000" w:rsidRPr="00000000">
        <w:rPr>
          <w:rtl w:val="0"/>
        </w:rPr>
        <w:t xml:space="preserve">]: </w:t>
      </w:r>
      <w:r w:rsidDel="00000000" w:rsidR="00000000" w:rsidRPr="00000000">
        <w:rPr>
          <w:b w:val="1"/>
          <w:rtl w:val="0"/>
        </w:rPr>
        <w:t xml:space="preserve">24/1</w:t>
      </w:r>
      <w:r w:rsidDel="00000000" w:rsidR="00000000" w:rsidRPr="00000000">
        <w:rPr>
          <w:rtl w:val="0"/>
        </w:rPr>
        <w:t xml:space="preserve">.</w:t>
        <w:br w:type="textWrapping"/>
        <w:t xml:space="preserve"> EPS guided cardiac radioablation is highly effective.</w:t>
      </w:r>
    </w:p>
    <w:p w:rsidR="00000000" w:rsidDel="00000000" w:rsidP="00000000" w:rsidRDefault="00000000" w:rsidRPr="00000000" w14:paraId="00000CC2">
      <w:pPr>
        <w:numPr>
          <w:ilvl w:val="1"/>
          <w:numId w:val="62"/>
        </w:numPr>
        <w:ind w:left="1440" w:hanging="360"/>
      </w:pPr>
      <w:r w:rsidDel="00000000" w:rsidR="00000000" w:rsidRPr="00000000">
        <w:rPr>
          <w:rtl w:val="0"/>
        </w:rPr>
        <w:t xml:space="preserve">5 pts w HR, refractory VTac. Rx to arrhythmogenic scar region.</w:t>
      </w:r>
    </w:p>
    <w:p w:rsidR="00000000" w:rsidDel="00000000" w:rsidP="00000000" w:rsidRDefault="00000000" w:rsidRPr="00000000" w14:paraId="00000CC3">
      <w:pPr>
        <w:numPr>
          <w:ilvl w:val="2"/>
          <w:numId w:val="62"/>
        </w:numPr>
        <w:ind w:left="2160" w:hanging="360"/>
      </w:pPr>
      <w:r w:rsidDel="00000000" w:rsidR="00000000" w:rsidRPr="00000000">
        <w:rPr>
          <w:rtl w:val="0"/>
        </w:rPr>
        <w:t xml:space="preserve">MRI and SPECT used to ID the arrhythmogenic area.</w:t>
      </w:r>
    </w:p>
    <w:p w:rsidR="00000000" w:rsidDel="00000000" w:rsidP="00000000" w:rsidRDefault="00000000" w:rsidRPr="00000000" w14:paraId="00000CC4">
      <w:pPr>
        <w:numPr>
          <w:ilvl w:val="1"/>
          <w:numId w:val="62"/>
        </w:numPr>
        <w:ind w:left="1440" w:hanging="360"/>
      </w:pPr>
      <w:r w:rsidDel="00000000" w:rsidR="00000000" w:rsidRPr="00000000">
        <w:rPr>
          <w:rtl w:val="0"/>
        </w:rPr>
        <w:t xml:space="preserve">After 6 weeks, the number of VT events dropped by 99.9% with minimal acute toxicity. </w:t>
      </w:r>
    </w:p>
    <w:p w:rsidR="00000000" w:rsidDel="00000000" w:rsidP="00000000" w:rsidRDefault="00000000" w:rsidRPr="00000000" w14:paraId="00000CC5">
      <w:pPr>
        <w:numPr>
          <w:ilvl w:val="1"/>
          <w:numId w:val="62"/>
        </w:numPr>
        <w:ind w:left="1440" w:hanging="360"/>
      </w:pPr>
      <w:r w:rsidDel="00000000" w:rsidR="00000000" w:rsidRPr="00000000">
        <w:rPr>
          <w:rtl w:val="0"/>
        </w:rPr>
        <w:t xml:space="preserve">[</w:t>
      </w:r>
      <w:hyperlink r:id="rId772">
        <w:r w:rsidDel="00000000" w:rsidR="00000000" w:rsidRPr="00000000">
          <w:rPr>
            <w:rtl w:val="0"/>
          </w:rPr>
          <w:t xml:space="preserve">Robinson IJROBP '19</w:t>
        </w:r>
      </w:hyperlink>
      <w:r w:rsidDel="00000000" w:rsidR="00000000" w:rsidRPr="00000000">
        <w:rPr>
          <w:rtl w:val="0"/>
        </w:rPr>
        <w:t xml:space="preserve">]: Phase I/II. </w:t>
      </w:r>
      <w:r w:rsidDel="00000000" w:rsidR="00000000" w:rsidRPr="00000000">
        <w:rPr>
          <w:b w:val="1"/>
          <w:rtl w:val="0"/>
        </w:rPr>
        <w:t xml:space="preserve">25/1</w:t>
      </w:r>
      <w:r w:rsidDel="00000000" w:rsidR="00000000" w:rsidRPr="00000000">
        <w:rPr>
          <w:rtl w:val="0"/>
        </w:rPr>
        <w:t xml:space="preserve">. </w:t>
      </w:r>
    </w:p>
    <w:p w:rsidR="00000000" w:rsidDel="00000000" w:rsidP="00000000" w:rsidRDefault="00000000" w:rsidRPr="00000000" w14:paraId="00000CC6">
      <w:pPr>
        <w:numPr>
          <w:ilvl w:val="2"/>
          <w:numId w:val="62"/>
        </w:numPr>
        <w:ind w:left="2160" w:hanging="360"/>
      </w:pPr>
      <w:r w:rsidDel="00000000" w:rsidR="00000000" w:rsidRPr="00000000">
        <w:rPr>
          <w:rtl w:val="0"/>
        </w:rPr>
        <w:t xml:space="preserve">19 patients. MFU 2y. </w:t>
      </w:r>
    </w:p>
    <w:p w:rsidR="00000000" w:rsidDel="00000000" w:rsidP="00000000" w:rsidRDefault="00000000" w:rsidRPr="00000000" w14:paraId="00000CC7">
      <w:pPr>
        <w:numPr>
          <w:ilvl w:val="2"/>
          <w:numId w:val="62"/>
        </w:numPr>
        <w:ind w:left="2160" w:hanging="360"/>
      </w:pPr>
      <w:r w:rsidDel="00000000" w:rsidR="00000000" w:rsidRPr="00000000">
        <w:rPr>
          <w:rtl w:val="0"/>
        </w:rPr>
        <w:t xml:space="preserve">6 mo safety profile with 11% serious adverse events. </w:t>
      </w:r>
    </w:p>
    <w:p w:rsidR="00000000" w:rsidDel="00000000" w:rsidP="00000000" w:rsidRDefault="00000000" w:rsidRPr="00000000" w14:paraId="00000CC8">
      <w:pPr>
        <w:numPr>
          <w:ilvl w:val="2"/>
          <w:numId w:val="62"/>
        </w:numPr>
        <w:ind w:left="2160" w:hanging="360"/>
      </w:pPr>
      <w:r w:rsidDel="00000000" w:rsidR="00000000" w:rsidRPr="00000000">
        <w:rPr>
          <w:rFonts w:ascii="Cardo" w:cs="Cardo" w:eastAsia="Cardo" w:hAnsi="Cardo"/>
          <w:rtl w:val="0"/>
        </w:rPr>
        <w:t xml:space="preserve">OS at 6 mo / 1y / 2y of 89→ 72→ 58%. </w:t>
      </w:r>
    </w:p>
    <w:p w:rsidR="00000000" w:rsidDel="00000000" w:rsidP="00000000" w:rsidRDefault="00000000" w:rsidRPr="00000000" w14:paraId="00000CC9">
      <w:pPr>
        <w:numPr>
          <w:ilvl w:val="2"/>
          <w:numId w:val="62"/>
        </w:numPr>
        <w:ind w:left="2160" w:hanging="360"/>
      </w:pPr>
      <w:r w:rsidDel="00000000" w:rsidR="00000000" w:rsidRPr="00000000">
        <w:rPr>
          <w:rtl w:val="0"/>
        </w:rPr>
        <w:t xml:space="preserve">94% reduction in VT episodes.</w:t>
      </w:r>
    </w:p>
    <w:p w:rsidR="00000000" w:rsidDel="00000000" w:rsidP="00000000" w:rsidRDefault="00000000" w:rsidRPr="00000000" w14:paraId="00000CCA">
      <w:pPr>
        <w:numPr>
          <w:ilvl w:val="2"/>
          <w:numId w:val="62"/>
        </w:numPr>
        <w:ind w:left="2160" w:hanging="360"/>
      </w:pPr>
      <w:r w:rsidDel="00000000" w:rsidR="00000000" w:rsidRPr="00000000">
        <w:rPr>
          <w:rtl w:val="0"/>
        </w:rPr>
        <w:t xml:space="preserve">Toxicity: 1 pericarditis and 1 gastropericardial fistula.</w:t>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pStyle w:val="Heading2"/>
        <w:keepNext w:val="0"/>
        <w:keepLines w:val="0"/>
        <w:spacing w:line="288" w:lineRule="auto"/>
        <w:rPr/>
      </w:pPr>
      <w:bookmarkStart w:colFirst="0" w:colLast="0" w:name="_hy4g0ffp4b5w" w:id="204"/>
      <w:bookmarkEnd w:id="204"/>
      <w:r w:rsidDel="00000000" w:rsidR="00000000" w:rsidRPr="00000000">
        <w:rPr>
          <w:rtl w:val="0"/>
        </w:rPr>
        <w:t xml:space="preserve">Coronary Restenosis</w:t>
      </w:r>
    </w:p>
    <w:p w:rsidR="00000000" w:rsidDel="00000000" w:rsidP="00000000" w:rsidRDefault="00000000" w:rsidRPr="00000000" w14:paraId="00000CCD">
      <w:pPr>
        <w:numPr>
          <w:ilvl w:val="0"/>
          <w:numId w:val="23"/>
        </w:numPr>
        <w:ind w:left="720" w:hanging="360"/>
        <w:rPr>
          <w:b w:val="1"/>
        </w:rPr>
      </w:pPr>
      <w:r w:rsidDel="00000000" w:rsidR="00000000" w:rsidRPr="00000000">
        <w:rPr>
          <w:b w:val="1"/>
          <w:rtl w:val="0"/>
        </w:rPr>
        <w:t xml:space="preserve">Meta</w:t>
      </w:r>
      <w:r w:rsidDel="00000000" w:rsidR="00000000" w:rsidRPr="00000000">
        <w:rPr>
          <w:rtl w:val="0"/>
        </w:rPr>
        <w:t xml:space="preserve"> [</w:t>
      </w:r>
      <w:hyperlink r:id="rId773">
        <w:r w:rsidDel="00000000" w:rsidR="00000000" w:rsidRPr="00000000">
          <w:rPr>
            <w:rtl w:val="0"/>
          </w:rPr>
          <w:t xml:space="preserve">Benjo '15</w:t>
        </w:r>
      </w:hyperlink>
      <w:r w:rsidDel="00000000" w:rsidR="00000000" w:rsidRPr="00000000">
        <w:rPr>
          <w:rtl w:val="0"/>
        </w:rPr>
        <w:t xml:space="preserve">]: </w:t>
      </w:r>
      <w:r w:rsidDel="00000000" w:rsidR="00000000" w:rsidRPr="00000000">
        <w:rPr>
          <w:b w:val="1"/>
          <w:rtl w:val="0"/>
        </w:rPr>
        <w:t xml:space="preserve">Vascular BT vs. DES in treatment of in-stent restenosis</w:t>
      </w:r>
      <w:r w:rsidDel="00000000" w:rsidR="00000000" w:rsidRPr="00000000">
        <w:rPr>
          <w:rtl w:val="0"/>
        </w:rPr>
        <w:t xml:space="preserve">.</w:t>
      </w:r>
    </w:p>
    <w:p w:rsidR="00000000" w:rsidDel="00000000" w:rsidP="00000000" w:rsidRDefault="00000000" w:rsidRPr="00000000" w14:paraId="00000CCE">
      <w:pPr>
        <w:numPr>
          <w:ilvl w:val="0"/>
          <w:numId w:val="23"/>
        </w:numPr>
        <w:ind w:left="720" w:hanging="360"/>
      </w:pPr>
      <w:r w:rsidDel="00000000" w:rsidR="00000000" w:rsidRPr="00000000">
        <w:rPr>
          <w:rtl w:val="0"/>
        </w:rPr>
        <w:t xml:space="preserve">Intravascular BT. Sr-90 common (pure β-), also I-125, P-32, Ir-192.</w:t>
      </w:r>
    </w:p>
    <w:p w:rsidR="00000000" w:rsidDel="00000000" w:rsidP="00000000" w:rsidRDefault="00000000" w:rsidRPr="00000000" w14:paraId="00000CCF">
      <w:pPr>
        <w:numPr>
          <w:ilvl w:val="0"/>
          <w:numId w:val="23"/>
        </w:numPr>
        <w:ind w:left="720" w:hanging="360"/>
      </w:pPr>
      <w:r w:rsidDel="00000000" w:rsidR="00000000" w:rsidRPr="00000000">
        <w:rPr>
          <w:rtl w:val="0"/>
        </w:rPr>
        <w:t xml:space="preserve">Rx 15-20/1 to 2 mm depth, 5 cm active length.</w:t>
      </w:r>
    </w:p>
    <w:p w:rsidR="00000000" w:rsidDel="00000000" w:rsidP="00000000" w:rsidRDefault="00000000" w:rsidRPr="00000000" w14:paraId="00000CD0">
      <w:pPr>
        <w:numPr>
          <w:ilvl w:val="0"/>
          <w:numId w:val="23"/>
        </w:numPr>
        <w:ind w:left="720" w:hanging="360"/>
      </w:pPr>
      <w:r w:rsidDel="00000000" w:rsidR="00000000" w:rsidRPr="00000000">
        <w:rPr>
          <w:rFonts w:ascii="Cardo" w:cs="Cardo" w:eastAsia="Cardo" w:hAnsi="Cardo"/>
          <w:rtl w:val="0"/>
        </w:rPr>
        <w:t xml:space="preserve">Restenosis ± RT 50→ 15-20%.</w:t>
      </w:r>
    </w:p>
    <w:p w:rsidR="00000000" w:rsidDel="00000000" w:rsidP="00000000" w:rsidRDefault="00000000" w:rsidRPr="00000000" w14:paraId="00000CD1">
      <w:pPr>
        <w:numPr>
          <w:ilvl w:val="0"/>
          <w:numId w:val="23"/>
        </w:numPr>
        <w:ind w:left="720" w:hanging="360"/>
      </w:pPr>
      <w:r w:rsidDel="00000000" w:rsidR="00000000" w:rsidRPr="00000000">
        <w:rPr>
          <w:rtl w:val="0"/>
        </w:rPr>
        <w:t xml:space="preserve">DES (paclitaxel, sirolimus) have better outcomes, but intravascular BT may be an option after failure of DES</w:t>
      </w:r>
    </w:p>
    <w:p w:rsidR="00000000" w:rsidDel="00000000" w:rsidP="00000000" w:rsidRDefault="00000000" w:rsidRPr="00000000" w14:paraId="00000CD2">
      <w:pPr>
        <w:rPr/>
      </w:pPr>
      <w:ins w:author="Anonymous" w:id="0" w:date="2020-06-13T15:46:14Z">
        <w:r w:rsidDel="00000000" w:rsidR="00000000" w:rsidRPr="00000000">
          <w:rPr>
            <w:rtl w:val="0"/>
          </w:rPr>
          <w:t xml:space="preserve">1</w:t>
        </w:r>
      </w:ins>
      <w:r w:rsidDel="00000000" w:rsidR="00000000" w:rsidRPr="00000000">
        <w:rPr>
          <w:rtl w:val="0"/>
        </w:rPr>
      </w:r>
    </w:p>
    <w:sectPr>
      <w:type w:val="nextPage"/>
      <w:pgSz w:h="15840" w:w="12240"/>
      <w:pgMar w:bottom="720" w:top="720" w:left="720" w:right="72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ff Ryckman" w:id="0" w:date="2020-06-11T12:34:52Z">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link</w:t>
      </w:r>
    </w:p>
  </w:comment>
  <w:comment w:author="Jeff Ryckman" w:id="2" w:date="2020-03-25T12:35:10Z">
    <w:p w:rsidR="00000000" w:rsidDel="00000000" w:rsidP="00000000" w:rsidRDefault="00000000" w:rsidRPr="00000000" w14:paraId="00000C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source</w:t>
      </w:r>
    </w:p>
  </w:comment>
  <w:comment w:author="Jeff Ryckman" w:id="3" w:date="2020-06-11T12:36:44Z">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link</w:t>
      </w:r>
    </w:p>
  </w:comment>
  <w:comment w:author="Jeff Ryckman" w:id="1" w:date="2020-06-09T13:19:19Z">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 w:line="240" w:lineRule="auto"/>
      <w:ind w:left="10"/>
      <w:jc w:val="center"/>
    </w:pPr>
    <w:rPr>
      <w:b w:val="1"/>
      <w:sz w:val="24"/>
      <w:szCs w:val="24"/>
    </w:rPr>
  </w:style>
  <w:style w:type="paragraph" w:styleId="Heading2">
    <w:name w:val="heading 2"/>
    <w:basedOn w:val="Normal"/>
    <w:next w:val="Normal"/>
    <w:pPr>
      <w:keepNext w:val="1"/>
      <w:keepLines w:val="1"/>
      <w:spacing w:line="240" w:lineRule="auto"/>
    </w:pPr>
    <w:rPr>
      <w:b w:val="1"/>
    </w:rPr>
  </w:style>
  <w:style w:type="paragraph" w:styleId="Heading3">
    <w:name w:val="heading 3"/>
    <w:basedOn w:val="Normal"/>
    <w:next w:val="Normal"/>
    <w:pPr>
      <w:keepNext w:val="1"/>
      <w:keepLines w:val="1"/>
      <w:spacing w:before="40" w:line="240" w:lineRule="auto"/>
    </w:pPr>
    <w:rPr>
      <w:rFonts w:ascii="Times New Roman" w:cs="Times New Roman" w:eastAsia="Times New Roman" w:hAnsi="Times New Roman"/>
      <w:sz w:val="20"/>
      <w:szCs w:val="20"/>
      <w:u w:val="single"/>
    </w:rPr>
  </w:style>
  <w:style w:type="paragraph" w:styleId="Heading4">
    <w:name w:val="heading 4"/>
    <w:basedOn w:val="Normal"/>
    <w:next w:val="Normal"/>
    <w:pPr>
      <w:keepNext w:val="1"/>
      <w:keepLines w:val="1"/>
      <w:spacing w:line="240" w:lineRule="auto"/>
    </w:pPr>
    <w:rPr>
      <w:rFonts w:ascii="Times New Roman" w:cs="Times New Roman" w:eastAsia="Times New Roman" w:hAnsi="Times New Roman"/>
      <w:b w:val="1"/>
      <w:sz w:val="20"/>
      <w:szCs w:val="2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thegreenjournal.com/article/S0167-8140(18)33380-2/abstract" TargetMode="External"/><Relationship Id="rId194" Type="http://schemas.openxmlformats.org/officeDocument/2006/relationships/hyperlink" Target="https://www.ncbi.nlm.nih.gov/pmc/articles/PMC5918762/" TargetMode="External"/><Relationship Id="rId193" Type="http://schemas.openxmlformats.org/officeDocument/2006/relationships/hyperlink" Target="https://www.ncbi.nlm.nih.gov/pmc/articles/PMC5918762/" TargetMode="External"/><Relationship Id="rId192" Type="http://schemas.openxmlformats.org/officeDocument/2006/relationships/hyperlink" Target="https://www.ncbi.nlm.nih.gov/pmc/articles/PMC5918762/" TargetMode="External"/><Relationship Id="rId191" Type="http://schemas.openxmlformats.org/officeDocument/2006/relationships/hyperlink" Target="https://www.ncbi.nlm.nih.gov/pmc/articles/PMC5918762/" TargetMode="External"/><Relationship Id="rId187" Type="http://schemas.openxmlformats.org/officeDocument/2006/relationships/hyperlink" Target="http://www.brainmetgpa.com" TargetMode="External"/><Relationship Id="rId186" Type="http://schemas.openxmlformats.org/officeDocument/2006/relationships/hyperlink" Target="https://ascopubs.org/doi/full/10.1200/JCO.18.00622" TargetMode="External"/><Relationship Id="rId185" Type="http://schemas.openxmlformats.org/officeDocument/2006/relationships/hyperlink" Target="https://www.redjournal.org/article/S0360-3016(16)30361-3/fulltext" TargetMode="External"/><Relationship Id="rId184" Type="http://schemas.openxmlformats.org/officeDocument/2006/relationships/hyperlink" Target="https://www.rtog.org/clinicaltrials/protocoltable/studydetails.aspx?action=openFile&amp;FileID=9067" TargetMode="External"/><Relationship Id="rId189" Type="http://schemas.openxmlformats.org/officeDocument/2006/relationships/hyperlink" Target="https://www.sciencedirect.com/science/article/pii/S0360301614000960?via%3Dihub" TargetMode="External"/><Relationship Id="rId188" Type="http://schemas.openxmlformats.org/officeDocument/2006/relationships/hyperlink" Target="https://www.redjournal.org/article/S0360-3016(18)31118-0/fulltext" TargetMode="External"/><Relationship Id="rId183" Type="http://schemas.openxmlformats.org/officeDocument/2006/relationships/hyperlink" Target="https://www.ncbi.nlm.nih.gov/pubmed/25997421" TargetMode="External"/><Relationship Id="rId182" Type="http://schemas.openxmlformats.org/officeDocument/2006/relationships/hyperlink" Target="https://www.jto.org/article/S1556-0864(16)31610-0/pdf" TargetMode="External"/><Relationship Id="rId181" Type="http://schemas.openxmlformats.org/officeDocument/2006/relationships/hyperlink" Target="http://ascopubs.org/doi/abs/10.1200/JCO.2006.07.5937?url_ver=Z39.88-2003&amp;rfr_id=ori:rid:crossref.org&amp;rfr_dat=cr_pub%3dpubmed" TargetMode="External"/><Relationship Id="rId180" Type="http://schemas.openxmlformats.org/officeDocument/2006/relationships/hyperlink" Target="https://docs.google.com/document/d/1DnTzXxvgAsnW9eR7Br-W7ajBAFXL2IIZhvoRNcLYTK0/edit#heading=h.32fci3qg0zf" TargetMode="External"/><Relationship Id="rId176" Type="http://schemas.openxmlformats.org/officeDocument/2006/relationships/hyperlink" Target="https://www.birpublications.org/doi/10.1259/bjr.20150036" TargetMode="External"/><Relationship Id="rId175" Type="http://schemas.openxmlformats.org/officeDocument/2006/relationships/hyperlink" Target="https://www.birpublications.org/doi/10.1259/bjr.20150036" TargetMode="External"/><Relationship Id="rId174" Type="http://schemas.openxmlformats.org/officeDocument/2006/relationships/hyperlink" Target="https://www.birpublications.org/doi/10.1259/bjr.20150036" TargetMode="External"/><Relationship Id="rId173" Type="http://schemas.openxmlformats.org/officeDocument/2006/relationships/hyperlink" Target="https://www.sciencedirect.com/science/article/pii/S093665551730434X" TargetMode="External"/><Relationship Id="rId179" Type="http://schemas.openxmlformats.org/officeDocument/2006/relationships/hyperlink" Target="https://docs.google.com/document/d/1DnTzXxvgAsnW9eR7Br-W7ajBAFXL2IIZhvoRNcLYTK0/edit#" TargetMode="External"/><Relationship Id="rId178" Type="http://schemas.openxmlformats.org/officeDocument/2006/relationships/hyperlink" Target="https://www.ncbi.nlm.nih.gov/pubmed/29759332" TargetMode="External"/><Relationship Id="rId177" Type="http://schemas.openxmlformats.org/officeDocument/2006/relationships/hyperlink" Target="https://clinicaltrials.gov/ct2/show/NCT03306680" TargetMode="External"/><Relationship Id="rId198" Type="http://schemas.openxmlformats.org/officeDocument/2006/relationships/hyperlink" Target="https://www.sciencedirect.com/science/article/pii/S0167814015005101?via%3Dihub" TargetMode="External"/><Relationship Id="rId197" Type="http://schemas.openxmlformats.org/officeDocument/2006/relationships/hyperlink" Target="https://www.sciencedirect.com/science/article/pii/S0167814015005101?via%3Dihub" TargetMode="External"/><Relationship Id="rId196" Type="http://schemas.openxmlformats.org/officeDocument/2006/relationships/hyperlink" Target="https://academic.oup.com/jnci/article/106/8/dju164/910382" TargetMode="External"/><Relationship Id="rId195" Type="http://schemas.openxmlformats.org/officeDocument/2006/relationships/hyperlink" Target="https://www.ncbi.nlm.nih.gov/pmc/articles/PMC5918762/" TargetMode="External"/><Relationship Id="rId199" Type="http://schemas.openxmlformats.org/officeDocument/2006/relationships/hyperlink" Target="http://www.quadshotnews.com/2018/10/not-so-fast.html" TargetMode="External"/><Relationship Id="rId150" Type="http://schemas.openxmlformats.org/officeDocument/2006/relationships/hyperlink" Target="http://www.quadshotnews.com/2019/08/one-shot-is-all-i-need.html#more" TargetMode="External"/><Relationship Id="rId392" Type="http://schemas.openxmlformats.org/officeDocument/2006/relationships/hyperlink" Target="https://www.sciencedirect.com/science/article/pii/S1525730412002513" TargetMode="External"/><Relationship Id="rId391" Type="http://schemas.openxmlformats.org/officeDocument/2006/relationships/hyperlink" Target="https://www.sciencedirect.com/science/article/pii/S1470204508701566" TargetMode="External"/><Relationship Id="rId390" Type="http://schemas.openxmlformats.org/officeDocument/2006/relationships/hyperlink" Target="https://www.sciencedirect.com/science/article/pii/S152573041200251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redjournal.org/article/S0360-3016(19)33653-3/abstract" TargetMode="External"/><Relationship Id="rId4" Type="http://schemas.openxmlformats.org/officeDocument/2006/relationships/fontTable" Target="fontTable.xml"/><Relationship Id="rId148" Type="http://schemas.openxmlformats.org/officeDocument/2006/relationships/hyperlink" Target="https://www.sciencedirect.com/science/article/pii/S0360301618340483?via%3Dihub" TargetMode="External"/><Relationship Id="rId9" Type="http://schemas.openxmlformats.org/officeDocument/2006/relationships/hyperlink" Target="http://bit.ly/CNSandPeds" TargetMode="External"/><Relationship Id="rId143" Type="http://schemas.openxmlformats.org/officeDocument/2006/relationships/hyperlink" Target="https://jamanetwork.com/journals/jamaoncology/fullarticle/2682582" TargetMode="External"/><Relationship Id="rId385" Type="http://schemas.openxmlformats.org/officeDocument/2006/relationships/hyperlink" Target="https://www.ncbi.nlm.nih.gov/pubmed/32386568" TargetMode="External"/><Relationship Id="rId142" Type="http://schemas.openxmlformats.org/officeDocument/2006/relationships/hyperlink" Target="http://ascopubs.org/doi/abs/10.1200/jco.2013.31.15_suppl.7523" TargetMode="External"/><Relationship Id="rId384" Type="http://schemas.openxmlformats.org/officeDocument/2006/relationships/hyperlink" Target="https://meetinglibrary.asco.org/record/173490/abstract" TargetMode="External"/><Relationship Id="rId141" Type="http://schemas.openxmlformats.org/officeDocument/2006/relationships/hyperlink" Target="http://www.rtog.org/ClinicalTrials/ProtocolTable/StudyDetails.aspx?action=openFile&amp;FileID=4650" TargetMode="External"/><Relationship Id="rId383" Type="http://schemas.openxmlformats.org/officeDocument/2006/relationships/hyperlink" Target="https://academic.oup.com/jnci/article/99/6/442/2522267" TargetMode="External"/><Relationship Id="rId140" Type="http://schemas.openxmlformats.org/officeDocument/2006/relationships/hyperlink" Target="https://www.ncbi.nlm.nih.gov/pmc/articles/PMC6117101/" TargetMode="External"/><Relationship Id="rId382" Type="http://schemas.openxmlformats.org/officeDocument/2006/relationships/hyperlink" Target="https://www.sciencedirect.com/science/article/pii/S1470204508701566?via%3Dihub" TargetMode="External"/><Relationship Id="rId5" Type="http://schemas.openxmlformats.org/officeDocument/2006/relationships/numbering" Target="numbering.xml"/><Relationship Id="rId147" Type="http://schemas.openxmlformats.org/officeDocument/2006/relationships/hyperlink" Target="https://www.redjournal.org/article/S0360-3016(17)31102-1/abstract" TargetMode="External"/><Relationship Id="rId389" Type="http://schemas.openxmlformats.org/officeDocument/2006/relationships/hyperlink" Target="https://www.sciencedirect.com/science/article/pii/S0360301618302505?via%3Dihub#fig1" TargetMode="External"/><Relationship Id="rId6" Type="http://schemas.openxmlformats.org/officeDocument/2006/relationships/styles" Target="styles.xml"/><Relationship Id="rId146" Type="http://schemas.openxmlformats.org/officeDocument/2006/relationships/hyperlink" Target="https://www.ncbi.nlm.nih.gov/pmc/articles/PMC4744654/" TargetMode="External"/><Relationship Id="rId388" Type="http://schemas.openxmlformats.org/officeDocument/2006/relationships/hyperlink" Target="http://ascopubs.org/doi/abs/10.1200/JCO.2006.08.2826?url_ver=Z39.88-2003&amp;rfr_id=ori:rid:crossref.org&amp;rfr_dat=cr_pub%3dpubmed" TargetMode="External"/><Relationship Id="rId7" Type="http://schemas.openxmlformats.org/officeDocument/2006/relationships/hyperlink" Target="https://bit.ly/PalliativeRoR" TargetMode="External"/><Relationship Id="rId145" Type="http://schemas.openxmlformats.org/officeDocument/2006/relationships/hyperlink" Target="https://www.rtog.org/clinicaltrials/protocoltable/studydetails.aspx?study=0915&amp;mode=bro%20adcasts&amp;ptid=387" TargetMode="External"/><Relationship Id="rId387" Type="http://schemas.openxmlformats.org/officeDocument/2006/relationships/hyperlink" Target="http://ascopubs.org/doi/abs/10.1200/JCO.2006.08.2826?url_ver=Z39.88-2003&amp;rfr_id=ori:rid:crossref.org&amp;rfr_dat=cr_pub%3dpubmed" TargetMode="External"/><Relationship Id="rId8" Type="http://schemas.openxmlformats.org/officeDocument/2006/relationships/hyperlink" Target="https://bit.ly/BreastRoR" TargetMode="External"/><Relationship Id="rId144" Type="http://schemas.openxmlformats.org/officeDocument/2006/relationships/hyperlink" Target="https://jamanetwork.com/journals/jamaoncology/article-abstract/2725402" TargetMode="External"/><Relationship Id="rId386" Type="http://schemas.openxmlformats.org/officeDocument/2006/relationships/hyperlink" Target="http://www.quadshotnews.com/2020/05/a-bit-of-atez.html" TargetMode="External"/><Relationship Id="rId381" Type="http://schemas.openxmlformats.org/officeDocument/2006/relationships/hyperlink" Target="https://www.sciencedirect.com/science/article/pii/S1470204508701566?via%3Dihub" TargetMode="External"/><Relationship Id="rId380" Type="http://schemas.openxmlformats.org/officeDocument/2006/relationships/hyperlink" Target="https://www.thelancet.com/journals/lancet/article/PIIS0140-6736(15)60294-X/abstract?code=lancet-site" TargetMode="External"/><Relationship Id="rId139" Type="http://schemas.openxmlformats.org/officeDocument/2006/relationships/hyperlink" Target="https://www.sciencedirect.com/science/article/pii/S036030161400786X?via%3Dihub" TargetMode="External"/><Relationship Id="rId138" Type="http://schemas.openxmlformats.org/officeDocument/2006/relationships/hyperlink" Target="https://jamanetwork.com/journals/jama/fullarticle/185547" TargetMode="External"/><Relationship Id="rId137" Type="http://schemas.openxmlformats.org/officeDocument/2006/relationships/hyperlink" Target="https://www.rtog.org/clinicaltrials/protocoltable/studydetails.aspx?study=0236" TargetMode="External"/><Relationship Id="rId379" Type="http://schemas.openxmlformats.org/officeDocument/2006/relationships/hyperlink" Target="http://ascopubs.org/doi/full/10.1200/JCO.2009.27.6204" TargetMode="External"/><Relationship Id="rId132" Type="http://schemas.openxmlformats.org/officeDocument/2006/relationships/hyperlink" Target="https://www.ncbi.nlm.nih.gov/pubmed/9452258" TargetMode="External"/><Relationship Id="rId374" Type="http://schemas.openxmlformats.org/officeDocument/2006/relationships/hyperlink" Target="https://www.ncbi.nlm.nih.gov/pmc/articles/PMC4348635/" TargetMode="External"/><Relationship Id="rId131" Type="http://schemas.openxmlformats.org/officeDocument/2006/relationships/hyperlink" Target="https://www.ncbi.nlm.nih.gov/pubmed/28687397" TargetMode="External"/><Relationship Id="rId373" Type="http://schemas.openxmlformats.org/officeDocument/2006/relationships/hyperlink" Target="https://www.ncbi.nlm.nih.gov/pmc/articles/PMC4348635/" TargetMode="External"/><Relationship Id="rId130" Type="http://schemas.openxmlformats.org/officeDocument/2006/relationships/hyperlink" Target="https://twitter.com/NicholasZaorsky/status/1211642313333772292" TargetMode="External"/><Relationship Id="rId372" Type="http://schemas.openxmlformats.org/officeDocument/2006/relationships/hyperlink" Target="https://www.sciencedirect.com/science/article/pii/S0360301608001946?via%3Dihub" TargetMode="External"/><Relationship Id="rId371" Type="http://schemas.openxmlformats.org/officeDocument/2006/relationships/hyperlink" Target="https://www.sciencedirect.com/science/article/pii/S0360301608001946?via%3Dihub" TargetMode="External"/><Relationship Id="rId136" Type="http://schemas.openxmlformats.org/officeDocument/2006/relationships/hyperlink" Target="https://www.ncbi.nlm.nih.gov/pubmed/31586665" TargetMode="External"/><Relationship Id="rId378" Type="http://schemas.openxmlformats.org/officeDocument/2006/relationships/hyperlink" Target="https://www.thelancet.com/journals/lancet/article/PIIS0140-6736(13)62159-5/abstract" TargetMode="External"/><Relationship Id="rId135" Type="http://schemas.openxmlformats.org/officeDocument/2006/relationships/hyperlink" Target="https://www.ncbi.nlm.nih.gov/pmc/articles/PMC2911132/" TargetMode="External"/><Relationship Id="rId377" Type="http://schemas.openxmlformats.org/officeDocument/2006/relationships/hyperlink" Target="https://www.sciencedirect.com/science/article/pii/S0360301609004714" TargetMode="External"/><Relationship Id="rId134" Type="http://schemas.openxmlformats.org/officeDocument/2006/relationships/hyperlink" Target="https://www.ncbi.nlm.nih.gov/pubmed/32044413" TargetMode="External"/><Relationship Id="rId376" Type="http://schemas.openxmlformats.org/officeDocument/2006/relationships/hyperlink" Target="http://www.ifct.fr/images/stories/Protocoles/DocsPratiques/IFCT-0503-LungArt/Protocole_LungART_v8.pdf" TargetMode="External"/><Relationship Id="rId133" Type="http://schemas.openxmlformats.org/officeDocument/2006/relationships/hyperlink" Target="https://www.ncbi.nlm.nih.gov/pmc/articles/PMC2815709/" TargetMode="External"/><Relationship Id="rId375" Type="http://schemas.openxmlformats.org/officeDocument/2006/relationships/hyperlink" Target="https://www.ncbi.nlm.nih.gov/pmc/articles/PMC4348635/" TargetMode="External"/><Relationship Id="rId172" Type="http://schemas.openxmlformats.org/officeDocument/2006/relationships/hyperlink" Target="https://www.nejm.org/doi/full/10.1056/NEJMc1203770" TargetMode="External"/><Relationship Id="rId171" Type="http://schemas.openxmlformats.org/officeDocument/2006/relationships/hyperlink" Target="https://www.birpublications.org/doi/10.1259/bjr.20150036" TargetMode="External"/><Relationship Id="rId170" Type="http://schemas.openxmlformats.org/officeDocument/2006/relationships/hyperlink" Target="https://docs.google.com/document/d/1DnTzXxvgAsnW9eR7Br-W7ajBAFXL2IIZhvoRNcLYTK0/edit#heading=h.32fci3qg0zf" TargetMode="External"/><Relationship Id="rId165" Type="http://schemas.openxmlformats.org/officeDocument/2006/relationships/hyperlink" Target="https://www.redjournal.org/article/S0360-3016(18)30178-0/abstract" TargetMode="External"/><Relationship Id="rId164" Type="http://schemas.openxmlformats.org/officeDocument/2006/relationships/hyperlink" Target="https://www.redjournal.org/article/S0360-3016(14)00706-8/abstract" TargetMode="External"/><Relationship Id="rId163" Type="http://schemas.openxmlformats.org/officeDocument/2006/relationships/hyperlink" Target="https://www.thelancet.com/journals/lanonc/article/PIIS1470-2045(15)70168-3/fulltext" TargetMode="External"/><Relationship Id="rId162" Type="http://schemas.openxmlformats.org/officeDocument/2006/relationships/hyperlink" Target="https://www.ncbi.nlm.nih.gov/pubmed/26492839" TargetMode="External"/><Relationship Id="rId169" Type="http://schemas.openxmlformats.org/officeDocument/2006/relationships/hyperlink" Target="https://clinicaltrials.gov/ct2/show/NCT01753414" TargetMode="External"/><Relationship Id="rId168" Type="http://schemas.openxmlformats.org/officeDocument/2006/relationships/hyperlink" Target="https://clinicaltrials.gov/ct2/show/NCT02984761" TargetMode="External"/><Relationship Id="rId167" Type="http://schemas.openxmlformats.org/officeDocument/2006/relationships/hyperlink" Target="https://clinicaltrials.gov/ct2/show/NCT02468024" TargetMode="External"/><Relationship Id="rId166" Type="http://schemas.openxmlformats.org/officeDocument/2006/relationships/hyperlink" Target="http://ascopubs.org/doi/abs/10.1200/JCO.2017.75.6536" TargetMode="External"/><Relationship Id="rId161" Type="http://schemas.openxmlformats.org/officeDocument/2006/relationships/hyperlink" Target="https://www.sciencedirect.com/science/article/pii/S1525730416302248?via%3Dihub" TargetMode="External"/><Relationship Id="rId160" Type="http://schemas.openxmlformats.org/officeDocument/2006/relationships/hyperlink" Target="http://www.quadshotnews.com/2019/02/chisel-ed.html" TargetMode="External"/><Relationship Id="rId159" Type="http://schemas.openxmlformats.org/officeDocument/2006/relationships/hyperlink" Target="https://www.thelancet.com/journals/lanonc/article/PIIS1470-2045(18)30896-9/fulltext" TargetMode="External"/><Relationship Id="rId154" Type="http://schemas.openxmlformats.org/officeDocument/2006/relationships/hyperlink" Target="http://tlcr.amegroups.com/article/view/26375/19723" TargetMode="External"/><Relationship Id="rId396" Type="http://schemas.openxmlformats.org/officeDocument/2006/relationships/hyperlink" Target="https://www.ncbi.nlm.nih.gov/pmc/articles/PMC4407808/" TargetMode="External"/><Relationship Id="rId153" Type="http://schemas.openxmlformats.org/officeDocument/2006/relationships/hyperlink" Target="https://www.sciencedirect.com/science/article/pii/S001236921550069X?via%3Dihub" TargetMode="External"/><Relationship Id="rId395" Type="http://schemas.openxmlformats.org/officeDocument/2006/relationships/hyperlink" Target="https://www.ncbi.nlm.nih.gov/pmc/articles/PMC4407808/" TargetMode="External"/><Relationship Id="rId152" Type="http://schemas.openxmlformats.org/officeDocument/2006/relationships/hyperlink" Target="https://reference.medscape.com/calculator/solitary-pulmonary-nodule-risk" TargetMode="External"/><Relationship Id="rId394" Type="http://schemas.openxmlformats.org/officeDocument/2006/relationships/hyperlink" Target="https://www.sciencedirect.com/science/article/pii/S0360301611036273?via%3Dihub" TargetMode="External"/><Relationship Id="rId151" Type="http://schemas.openxmlformats.org/officeDocument/2006/relationships/hyperlink" Target="http://spn.azurewebsites.net/Herder" TargetMode="External"/><Relationship Id="rId393" Type="http://schemas.openxmlformats.org/officeDocument/2006/relationships/hyperlink" Target="https://www.sciencedirect.com/science/article/pii/S0360301611036273?via%3Dihub" TargetMode="External"/><Relationship Id="rId158" Type="http://schemas.openxmlformats.org/officeDocument/2006/relationships/hyperlink" Target="https://www.thelancet.com/journals/lanonc/article/PIIS1470-2045(18)30896-9/fulltext" TargetMode="External"/><Relationship Id="rId157" Type="http://schemas.openxmlformats.org/officeDocument/2006/relationships/hyperlink" Target="https://www.thelancet.com/journals/lanonc/article/PIIS1470-2045(18)30896-9/fulltext" TargetMode="External"/><Relationship Id="rId399" Type="http://schemas.openxmlformats.org/officeDocument/2006/relationships/hyperlink" Target="https://www.sciencedirect.com/science/article/pii/S0003497513004736?via%3Dihub" TargetMode="External"/><Relationship Id="rId156" Type="http://schemas.openxmlformats.org/officeDocument/2006/relationships/hyperlink" Target="https://www.sciencedirect.com/science/article/pii/S0167814016342797?via%3Dihub" TargetMode="External"/><Relationship Id="rId398" Type="http://schemas.openxmlformats.org/officeDocument/2006/relationships/hyperlink" Target="https://insights.ovid.com/pubmed?pmid=17551302" TargetMode="External"/><Relationship Id="rId155" Type="http://schemas.openxmlformats.org/officeDocument/2006/relationships/hyperlink" Target="https://reference.medscape.com/calculator/solitary-pulmonary-nodule-risk" TargetMode="External"/><Relationship Id="rId397" Type="http://schemas.openxmlformats.org/officeDocument/2006/relationships/hyperlink" Target="http://ascopubs.org/doi/full/10.1200/JCO.2015.62.6812" TargetMode="External"/><Relationship Id="rId40" Type="http://schemas.openxmlformats.org/officeDocument/2006/relationships/hyperlink" Target="https://onlinelibrary.wiley.com/doi/full/10.3322/caac.21551" TargetMode="External"/><Relationship Id="rId42" Type="http://schemas.openxmlformats.org/officeDocument/2006/relationships/hyperlink" Target="http://www.quadshotnews.com/2017/10/battle-of-brains.html" TargetMode="External"/><Relationship Id="rId41" Type="http://schemas.openxmlformats.org/officeDocument/2006/relationships/hyperlink" Target="https://www.ncbi.nlm.nih.gov/pubmed/9747865" TargetMode="External"/><Relationship Id="rId44" Type="http://schemas.openxmlformats.org/officeDocument/2006/relationships/hyperlink" Target="https://www.ncbi.nlm.nih.gov/books/NBK507890/" TargetMode="External"/><Relationship Id="rId43" Type="http://schemas.openxmlformats.org/officeDocument/2006/relationships/hyperlink" Target="http://www.quadshotnews.com/2018/09/new-age-aura.html" TargetMode="External"/><Relationship Id="rId46" Type="http://schemas.openxmlformats.org/officeDocument/2006/relationships/hyperlink" Target="https://www.ncbi.nlm.nih.gov/books/NBK513281/" TargetMode="External"/><Relationship Id="rId45" Type="http://schemas.openxmlformats.org/officeDocument/2006/relationships/hyperlink" Target="https://www.sciencedirect.com/science/article/pii/S1092913406000530?via%3Dihub" TargetMode="External"/><Relationship Id="rId509" Type="http://schemas.openxmlformats.org/officeDocument/2006/relationships/hyperlink" Target="http://www.quadshotnews.com/2017/10/battle-of-brains.html" TargetMode="External"/><Relationship Id="rId508" Type="http://schemas.openxmlformats.org/officeDocument/2006/relationships/hyperlink" Target="http://www.quadshotnews.com/2018/09/new-age-aura.html" TargetMode="External"/><Relationship Id="rId503" Type="http://schemas.openxmlformats.org/officeDocument/2006/relationships/hyperlink" Target="https://www.ncbi.nlm.nih.gov/pubmed/32163097" TargetMode="External"/><Relationship Id="rId745" Type="http://schemas.openxmlformats.org/officeDocument/2006/relationships/hyperlink" Target="https://www.ncbi.nlm.nih.gov/pubmed/21847057" TargetMode="External"/><Relationship Id="rId502" Type="http://schemas.openxmlformats.org/officeDocument/2006/relationships/hyperlink" Target="https://www.asco.org/research-guidelines/quality-guidelines/guidelines/thoracic-cancer#/10201" TargetMode="External"/><Relationship Id="rId744" Type="http://schemas.openxmlformats.org/officeDocument/2006/relationships/hyperlink" Target="http://econtour.org/cases/88" TargetMode="External"/><Relationship Id="rId501" Type="http://schemas.openxmlformats.org/officeDocument/2006/relationships/hyperlink" Target="https://www.asco.org/research-guidelines/quality-guidelines/guidelines/thoracic-cancer#/10201" TargetMode="External"/><Relationship Id="rId743" Type="http://schemas.openxmlformats.org/officeDocument/2006/relationships/hyperlink" Target="http://econtour.org/cases/89" TargetMode="External"/><Relationship Id="rId500" Type="http://schemas.openxmlformats.org/officeDocument/2006/relationships/hyperlink" Target="https://ctep.cancer.gov/initiativesPrograms/docs/nctn_trials/NCTN_Thoracic_Trials.pdf" TargetMode="External"/><Relationship Id="rId742" Type="http://schemas.openxmlformats.org/officeDocument/2006/relationships/hyperlink" Target="https://www.astro.org/uploadedFiles/_MAIN_SITE/Affiliate/ARRO/Resident_Resources/Educational_Resources/Content_Pieces/Thymoma.pdf" TargetMode="External"/><Relationship Id="rId507" Type="http://schemas.openxmlformats.org/officeDocument/2006/relationships/hyperlink" Target="http://www.quadshotnews.com/2018/09/new-age-aura.html" TargetMode="External"/><Relationship Id="rId749" Type="http://schemas.openxmlformats.org/officeDocument/2006/relationships/hyperlink" Target="https://ctep.cancer.gov/initiativesPrograms/docs/nctn_trials/NCTN_Thoracic_Trials.pdf" TargetMode="External"/><Relationship Id="rId506" Type="http://schemas.openxmlformats.org/officeDocument/2006/relationships/hyperlink" Target="https://www.iaslc.org/capiaslcamp-molecular-testing-guideline" TargetMode="External"/><Relationship Id="rId748" Type="http://schemas.openxmlformats.org/officeDocument/2006/relationships/hyperlink" Target="https://www.sciencedirect.com/science/article/pii/S1040842807000819" TargetMode="External"/><Relationship Id="rId505" Type="http://schemas.openxmlformats.org/officeDocument/2006/relationships/hyperlink" Target="https://www.asco.org/research-guidelines/quality-guidelines/guidelines/thoracic-cancer#/9776" TargetMode="External"/><Relationship Id="rId747" Type="http://schemas.openxmlformats.org/officeDocument/2006/relationships/hyperlink" Target="https://www.redjournal.org/article/S0360-3016(20)30063-8/fulltext" TargetMode="External"/><Relationship Id="rId504" Type="http://schemas.openxmlformats.org/officeDocument/2006/relationships/hyperlink" Target="http://www.quadshotnews.com/2020/03/a-senior-moment.html" TargetMode="External"/><Relationship Id="rId746" Type="http://schemas.openxmlformats.org/officeDocument/2006/relationships/hyperlink" Target="http://www.quadshotnews.com/2020/02/bonus-round.html" TargetMode="External"/><Relationship Id="rId48" Type="http://schemas.openxmlformats.org/officeDocument/2006/relationships/hyperlink" Target="https://www.ncbi.nlm.nih.gov/books/NBK482458/" TargetMode="External"/><Relationship Id="rId47" Type="http://schemas.openxmlformats.org/officeDocument/2006/relationships/hyperlink" Target="https://www.ncbi.nlm.nih.gov/books/NBK519578/" TargetMode="External"/><Relationship Id="rId49" Type="http://schemas.openxmlformats.org/officeDocument/2006/relationships/hyperlink" Target="https://www.ncbi.nlm.nih.gov/books/NBK537080/" TargetMode="External"/><Relationship Id="rId741" Type="http://schemas.openxmlformats.org/officeDocument/2006/relationships/hyperlink" Target="http://www.quadshotnews.com/2020/02/bonus-round.html" TargetMode="External"/><Relationship Id="rId740" Type="http://schemas.openxmlformats.org/officeDocument/2006/relationships/hyperlink" Target="https://www.redjournal.org/article/S0360-3016(20)30063-8/fulltext" TargetMode="External"/><Relationship Id="rId31" Type="http://schemas.openxmlformats.org/officeDocument/2006/relationships/hyperlink" Target="https://www.ncbi.nlm.nih.gov/books/NBK513231/" TargetMode="External"/><Relationship Id="rId30" Type="http://schemas.openxmlformats.org/officeDocument/2006/relationships/hyperlink" Target="https://www.ncbi.nlm.nih.gov/books/NBK537277/" TargetMode="External"/><Relationship Id="rId33" Type="http://schemas.openxmlformats.org/officeDocument/2006/relationships/hyperlink" Target="https://www.ncbi.nlm.nih.gov/books/NBK549829/" TargetMode="External"/><Relationship Id="rId32" Type="http://schemas.openxmlformats.org/officeDocument/2006/relationships/hyperlink" Target="https://www.ncbi.nlm.nih.gov/books/NBK482155/" TargetMode="External"/><Relationship Id="rId35" Type="http://schemas.openxmlformats.org/officeDocument/2006/relationships/hyperlink" Target="https://www.ncbi.nlm.nih.gov/books/NBK459385/" TargetMode="External"/><Relationship Id="rId34" Type="http://schemas.openxmlformats.org/officeDocument/2006/relationships/hyperlink" Target="https://www.ncbi.nlm.nih.gov/books/NBK534211/" TargetMode="External"/><Relationship Id="rId739" Type="http://schemas.openxmlformats.org/officeDocument/2006/relationships/hyperlink" Target="https://www.sciencedirect.com/science/article/pii/S0169500203006263?via%3Dihub" TargetMode="External"/><Relationship Id="rId734" Type="http://schemas.openxmlformats.org/officeDocument/2006/relationships/hyperlink" Target="https://www.ncbi.nlm.nih.gov/pmc/articles/PMC5257334/" TargetMode="External"/><Relationship Id="rId733" Type="http://schemas.openxmlformats.org/officeDocument/2006/relationships/hyperlink" Target="https://www.sciencedirect.com/science/article/pii/S0003497503005551" TargetMode="External"/><Relationship Id="rId732" Type="http://schemas.openxmlformats.org/officeDocument/2006/relationships/hyperlink" Target="http://ascopubs.org/doi/pdf/10.1200/JCO.1988.6.11.1722" TargetMode="External"/><Relationship Id="rId731" Type="http://schemas.openxmlformats.org/officeDocument/2006/relationships/hyperlink" Target="https://www.sciencedirect.com/science/article/pii/S0169500205002503?via%3Dihub" TargetMode="External"/><Relationship Id="rId738" Type="http://schemas.openxmlformats.org/officeDocument/2006/relationships/hyperlink" Target="https://www.sciencedirect.com/science/article/pii/S0169500203006263?via%3Dihub" TargetMode="External"/><Relationship Id="rId737" Type="http://schemas.openxmlformats.org/officeDocument/2006/relationships/hyperlink" Target="http://ascopubs.org/doi/abs/10.1200/JCO.1997.15.9.3093?url_ver=Z39.88-2003&amp;rfr_id=ori:rid:crossref.org&amp;rfr_dat=cr_pub%3dpubmed" TargetMode="External"/><Relationship Id="rId736" Type="http://schemas.openxmlformats.org/officeDocument/2006/relationships/hyperlink" Target="https://www.sciencedirect.com/science/article/pii/S0003497515000314?via%3Dihub" TargetMode="External"/><Relationship Id="rId735" Type="http://schemas.openxmlformats.org/officeDocument/2006/relationships/hyperlink" Target="https://oce.ovid.com/article/00000658-199608000-00016/HTML" TargetMode="External"/><Relationship Id="rId37" Type="http://schemas.openxmlformats.org/officeDocument/2006/relationships/hyperlink" Target="https://www.ncbi.nlm.nih.gov/pubmed/31829901" TargetMode="External"/><Relationship Id="rId36" Type="http://schemas.openxmlformats.org/officeDocument/2006/relationships/hyperlink" Target="https://www.ncbi.nlm.nih.gov/books/NBK538437/" TargetMode="External"/><Relationship Id="rId39" Type="http://schemas.openxmlformats.org/officeDocument/2006/relationships/hyperlink" Target="http://www.aboutcancer.com/lung_intro.htm" TargetMode="External"/><Relationship Id="rId38" Type="http://schemas.openxmlformats.org/officeDocument/2006/relationships/hyperlink" Target="http://www.quadshotnews.com/2019/12/still-too-hot.html" TargetMode="External"/><Relationship Id="rId730" Type="http://schemas.openxmlformats.org/officeDocument/2006/relationships/hyperlink" Target="https://www.astro.org/uploadedFiles/_MAIN_SITE/Affiliate/ARRO/Resident_Resources/Educational_Resources/Content_Pieces/Thymoma.pdf" TargetMode="External"/><Relationship Id="rId20" Type="http://schemas.openxmlformats.org/officeDocument/2006/relationships/hyperlink" Target="https://docs.google.com/document/d/163jAwVLz8Wnno7jttJnDIM-4kTxkSSmj9XLP1W5pPJs/edit" TargetMode="External"/><Relationship Id="rId22" Type="http://schemas.openxmlformats.org/officeDocument/2006/relationships/hyperlink" Target="https://www.ncbi.nlm.nih.gov/books/NBK513281/" TargetMode="External"/><Relationship Id="rId21" Type="http://schemas.openxmlformats.org/officeDocument/2006/relationships/hyperlink" Target="https://ctep.cancer.gov/initiativesPrograms/docs/nctn_trials/NCTN_Thoracic_Trials.pdf" TargetMode="External"/><Relationship Id="rId24" Type="http://schemas.openxmlformats.org/officeDocument/2006/relationships/hyperlink" Target="https://www.ncbi.nlm.nih.gov/books/NBK482357/" TargetMode="External"/><Relationship Id="rId23" Type="http://schemas.openxmlformats.org/officeDocument/2006/relationships/hyperlink" Target="https://www.ncbi.nlm.nih.gov/books/NBK537144/" TargetMode="External"/><Relationship Id="rId525" Type="http://schemas.openxmlformats.org/officeDocument/2006/relationships/hyperlink" Target="http://www.quadshotnews.com/2019/07/on-line.html" TargetMode="External"/><Relationship Id="rId767" Type="http://schemas.openxmlformats.org/officeDocument/2006/relationships/hyperlink" Target="https://ctep.cancer.gov/initiativesPrograms/docs/nctn_trials/NCTN_Thoracic_Trials.pdf" TargetMode="External"/><Relationship Id="rId524" Type="http://schemas.openxmlformats.org/officeDocument/2006/relationships/hyperlink" Target="http://www.quadshotnews.com/2019/07/on-line.html" TargetMode="External"/><Relationship Id="rId766" Type="http://schemas.openxmlformats.org/officeDocument/2006/relationships/hyperlink" Target="https://www.sciencedirect.com/science/article/pii/S0360301607005056?via%3Dihub" TargetMode="External"/><Relationship Id="rId523" Type="http://schemas.openxmlformats.org/officeDocument/2006/relationships/hyperlink" Target="https://www.sciencedirect.com/science/article/pii/S0360301619303074?via%3Dihub" TargetMode="External"/><Relationship Id="rId765" Type="http://schemas.openxmlformats.org/officeDocument/2006/relationships/hyperlink" Target="https://www.ncbi.nlm.nih.gov/pubmed/27325859" TargetMode="External"/><Relationship Id="rId522" Type="http://schemas.openxmlformats.org/officeDocument/2006/relationships/hyperlink" Target="http://www.quadshotnews.com/2018/09/new-age-aura.html" TargetMode="External"/><Relationship Id="rId764" Type="http://schemas.openxmlformats.org/officeDocument/2006/relationships/hyperlink" Target="https://www.sciencedirect.com/science/article/pii/S1470204515002089?via%3Dihub" TargetMode="External"/><Relationship Id="rId529" Type="http://schemas.openxmlformats.org/officeDocument/2006/relationships/hyperlink" Target="https://ascopubs.org/doi/10.1200/JCO.19.01154" TargetMode="External"/><Relationship Id="rId528" Type="http://schemas.openxmlformats.org/officeDocument/2006/relationships/hyperlink" Target="https://ascopubs.org/doi/full/10.1200/JCO.19.00457" TargetMode="External"/><Relationship Id="rId527" Type="http://schemas.openxmlformats.org/officeDocument/2006/relationships/hyperlink" Target="https://www.ncbi.nlm.nih.gov/pubmed/31809241" TargetMode="External"/><Relationship Id="rId769" Type="http://schemas.openxmlformats.org/officeDocument/2006/relationships/hyperlink" Target="https://clinicaltrials.gov/ct2/show/NCT04158141" TargetMode="External"/><Relationship Id="rId526" Type="http://schemas.openxmlformats.org/officeDocument/2006/relationships/hyperlink" Target="https://www.jto.org/article/S1556-0864(19)30370-3/fulltext" TargetMode="External"/><Relationship Id="rId768" Type="http://schemas.openxmlformats.org/officeDocument/2006/relationships/hyperlink" Target="https://clinicaltrials.gov/ct2/show/NCT03228537" TargetMode="External"/><Relationship Id="rId26" Type="http://schemas.openxmlformats.org/officeDocument/2006/relationships/hyperlink" Target="https://www.ncbi.nlm.nih.gov/books/NBK537283/" TargetMode="External"/><Relationship Id="rId25" Type="http://schemas.openxmlformats.org/officeDocument/2006/relationships/hyperlink" Target="https://www.ncbi.nlm.nih.gov/books/NBK519578/" TargetMode="External"/><Relationship Id="rId28" Type="http://schemas.openxmlformats.org/officeDocument/2006/relationships/hyperlink" Target="https://www.ncbi.nlm.nih.gov/books/NBK482458/" TargetMode="External"/><Relationship Id="rId27" Type="http://schemas.openxmlformats.org/officeDocument/2006/relationships/hyperlink" Target="https://www.ncbi.nlm.nih.gov/books/NBK537080/" TargetMode="External"/><Relationship Id="rId521" Type="http://schemas.openxmlformats.org/officeDocument/2006/relationships/hyperlink" Target="http://ascopubs.org/doi/full/10.1200/JCO.2016.69.7144" TargetMode="External"/><Relationship Id="rId763" Type="http://schemas.openxmlformats.org/officeDocument/2006/relationships/hyperlink" Target="https://www.asco.org/research-guidelines/quality-guidelines/guidelines/thoracic-cancer#/29376" TargetMode="External"/><Relationship Id="rId29" Type="http://schemas.openxmlformats.org/officeDocument/2006/relationships/hyperlink" Target="https://www.ncbi.nlm.nih.gov/books/NBK519530/" TargetMode="External"/><Relationship Id="rId520" Type="http://schemas.openxmlformats.org/officeDocument/2006/relationships/hyperlink" Target="http://ascopubs.org/doi/full/10.1200/JCO.2018.78.3118" TargetMode="External"/><Relationship Id="rId762" Type="http://schemas.openxmlformats.org/officeDocument/2006/relationships/hyperlink" Target="http://econtour.org/cases/88" TargetMode="External"/><Relationship Id="rId761" Type="http://schemas.openxmlformats.org/officeDocument/2006/relationships/hyperlink" Target="http://econtour.org/cases/89" TargetMode="External"/><Relationship Id="rId760" Type="http://schemas.openxmlformats.org/officeDocument/2006/relationships/hyperlink" Target="http://www.acro.org/" TargetMode="External"/><Relationship Id="rId11" Type="http://schemas.openxmlformats.org/officeDocument/2006/relationships/hyperlink" Target="https://bit.ly/RoRGI" TargetMode="External"/><Relationship Id="rId10" Type="http://schemas.openxmlformats.org/officeDocument/2006/relationships/hyperlink" Target="https://bit.ly/RoRConstraints" TargetMode="External"/><Relationship Id="rId13" Type="http://schemas.openxmlformats.org/officeDocument/2006/relationships/hyperlink" Target="https://bit.ly/RoRGyn" TargetMode="External"/><Relationship Id="rId12" Type="http://schemas.openxmlformats.org/officeDocument/2006/relationships/hyperlink" Target="https://bit.ly/GURoR" TargetMode="External"/><Relationship Id="rId519" Type="http://schemas.openxmlformats.org/officeDocument/2006/relationships/hyperlink" Target="http://www.quadshotnews.com/2020/01/slow-simer.html" TargetMode="External"/><Relationship Id="rId514" Type="http://schemas.openxmlformats.org/officeDocument/2006/relationships/hyperlink" Target="http://www.quadshotnews.com/2018/09/new-age-aura.html" TargetMode="External"/><Relationship Id="rId756" Type="http://schemas.openxmlformats.org/officeDocument/2006/relationships/hyperlink" Target="https://www.sciencedirect.com/science/article/pii/S0360301607005056?via%3Dihub" TargetMode="External"/><Relationship Id="rId513" Type="http://schemas.openxmlformats.org/officeDocument/2006/relationships/hyperlink" Target="https://docs.google.com/document/d/1CfbqB4YnaPB8U3r2LykLv2v3bRLJyYQV0tvX4Js2Mog/edit#heading=h.f046epe5r5yp" TargetMode="External"/><Relationship Id="rId755" Type="http://schemas.openxmlformats.org/officeDocument/2006/relationships/hyperlink" Target="https://www.sciencedirect.com/science/article/pii/S0022522301367491?via%3Dihub" TargetMode="External"/><Relationship Id="rId512" Type="http://schemas.openxmlformats.org/officeDocument/2006/relationships/hyperlink" Target="https://www.sciencedirect.com/science/article/pii/S147020452030111X?via%3Dihub" TargetMode="External"/><Relationship Id="rId754" Type="http://schemas.openxmlformats.org/officeDocument/2006/relationships/hyperlink" Target="https://ascopubs.org/doi/10.1200/JCO.18.01678" TargetMode="External"/><Relationship Id="rId511" Type="http://schemas.openxmlformats.org/officeDocument/2006/relationships/hyperlink" Target="http://www.quadshotnews.com/2020/04/mind-control.html" TargetMode="External"/><Relationship Id="rId753" Type="http://schemas.openxmlformats.org/officeDocument/2006/relationships/hyperlink" Target="https://www.thelancet.com/journals/lanonc/article/PIIS1470-2045(16)30095-X/fulltext" TargetMode="External"/><Relationship Id="rId518" Type="http://schemas.openxmlformats.org/officeDocument/2006/relationships/hyperlink" Target="https://www.nejm.org/doi/full/10.1056/NEJMoa1913662" TargetMode="External"/><Relationship Id="rId517" Type="http://schemas.openxmlformats.org/officeDocument/2006/relationships/hyperlink" Target="http://ascopubs.org/doi/full/10.1200/JCO.2018.77.9363" TargetMode="External"/><Relationship Id="rId759" Type="http://schemas.openxmlformats.org/officeDocument/2006/relationships/hyperlink" Target="https://www.sciencedirect.com/science/article/pii/S0360301607005056?via%3Dihub" TargetMode="External"/><Relationship Id="rId516" Type="http://schemas.openxmlformats.org/officeDocument/2006/relationships/hyperlink" Target="https://ascopubs.org/doi/full/10.1200/JCO.2017.74.7576" TargetMode="External"/><Relationship Id="rId758" Type="http://schemas.openxmlformats.org/officeDocument/2006/relationships/hyperlink" Target="https://www.ncbi.nlm.nih.gov/pubmed/27325859" TargetMode="External"/><Relationship Id="rId515" Type="http://schemas.openxmlformats.org/officeDocument/2006/relationships/hyperlink" Target="https://www.ncbi.nlm.nih.gov/pubmed/31564718" TargetMode="External"/><Relationship Id="rId757" Type="http://schemas.openxmlformats.org/officeDocument/2006/relationships/hyperlink" Target="https://www.sciencedirect.com/science/article/pii/S1470204515002089?via%3Dihub" TargetMode="External"/><Relationship Id="rId15" Type="http://schemas.openxmlformats.org/officeDocument/2006/relationships/hyperlink" Target="https://bit.ly/RoRHeme" TargetMode="External"/><Relationship Id="rId14" Type="http://schemas.openxmlformats.org/officeDocument/2006/relationships/hyperlink" Target="https://bit.ly/HNRoR" TargetMode="External"/><Relationship Id="rId17" Type="http://schemas.openxmlformats.org/officeDocument/2006/relationships/hyperlink" Target="https://bit.ly/RoRThorax" TargetMode="External"/><Relationship Id="rId16" Type="http://schemas.openxmlformats.org/officeDocument/2006/relationships/hyperlink" Target="https://bit.ly/RoRSarcoma" TargetMode="External"/><Relationship Id="rId19" Type="http://schemas.openxmlformats.org/officeDocument/2006/relationships/hyperlink" Target="http://www.radoncreview.org" TargetMode="External"/><Relationship Id="rId510" Type="http://schemas.openxmlformats.org/officeDocument/2006/relationships/hyperlink" Target="https://www.sciencedirect.com/science/article/pii/S014067361460845X?via%3Dihub" TargetMode="External"/><Relationship Id="rId752" Type="http://schemas.openxmlformats.org/officeDocument/2006/relationships/hyperlink" Target="https://www.asco.org/research-guidelines/quality-guidelines/guidelines/thoracic-cancer#/29376" TargetMode="External"/><Relationship Id="rId18" Type="http://schemas.openxmlformats.org/officeDocument/2006/relationships/hyperlink" Target="https://bit.ly/RORPhysBio" TargetMode="External"/><Relationship Id="rId751" Type="http://schemas.openxmlformats.org/officeDocument/2006/relationships/image" Target="media/image1.png"/><Relationship Id="rId750" Type="http://schemas.openxmlformats.org/officeDocument/2006/relationships/hyperlink" Target="https://clinicaltrials.gov/ct2/show/NCT03694002" TargetMode="External"/><Relationship Id="rId84" Type="http://schemas.openxmlformats.org/officeDocument/2006/relationships/hyperlink" Target="https://www.ncbi.nlm.nih.gov/pubmed/28301264" TargetMode="External"/><Relationship Id="rId83" Type="http://schemas.openxmlformats.org/officeDocument/2006/relationships/hyperlink" Target="https://www.jto.org/article/S1556-0864(16)31144-3/fulltext" TargetMode="External"/><Relationship Id="rId86" Type="http://schemas.openxmlformats.org/officeDocument/2006/relationships/image" Target="media/image3.png"/><Relationship Id="rId85" Type="http://schemas.openxmlformats.org/officeDocument/2006/relationships/hyperlink" Target="https://www.practicalradonc.org/article/S1879-8500(20)30062-X/fulltext" TargetMode="External"/><Relationship Id="rId88" Type="http://schemas.openxmlformats.org/officeDocument/2006/relationships/image" Target="media/image9.png"/><Relationship Id="rId87" Type="http://schemas.openxmlformats.org/officeDocument/2006/relationships/hyperlink" Target="https://www.practicalradonc.org/article/S1879-8500(20)30062-X/fulltext" TargetMode="External"/><Relationship Id="rId89" Type="http://schemas.openxmlformats.org/officeDocument/2006/relationships/hyperlink" Target="https://www.practicalradonc.org/article/S1879-8500(20)30062-X/fulltext" TargetMode="External"/><Relationship Id="rId709" Type="http://schemas.openxmlformats.org/officeDocument/2006/relationships/hyperlink" Target="http://ascopubs.org/doi/abs/10.1200/JCO.2005.02.9793?url_ver=Z39.88-2003&amp;rfr_id=ori:rid:crossref.org&amp;rfr_dat=cr_pub%3dpubmed" TargetMode="External"/><Relationship Id="rId708" Type="http://schemas.openxmlformats.org/officeDocument/2006/relationships/hyperlink" Target="http://tlcr.amegroups.com/article/view/28932" TargetMode="External"/><Relationship Id="rId707" Type="http://schemas.openxmlformats.org/officeDocument/2006/relationships/hyperlink" Target="http://www.quadshotnews.com/2019/07/chest-bump.html" TargetMode="External"/><Relationship Id="rId706" Type="http://schemas.openxmlformats.org/officeDocument/2006/relationships/hyperlink" Target="https://www.astro.org/uploadedFiles/_MAIN_SITE/Affiliate/ARRO/Resident_Resources/Educational_Resources/ARROcase/Content_Pieces/ARROCaseSmallCell.pdf" TargetMode="External"/><Relationship Id="rId80" Type="http://schemas.openxmlformats.org/officeDocument/2006/relationships/hyperlink" Target="https://www.ncbi.nlm.nih.gov/pubmed/16111586" TargetMode="External"/><Relationship Id="rId82" Type="http://schemas.openxmlformats.org/officeDocument/2006/relationships/hyperlink" Target="https://www.ncbi.nlm.nih.gov/pmc/articles/PMC5455462/" TargetMode="External"/><Relationship Id="rId81" Type="http://schemas.openxmlformats.org/officeDocument/2006/relationships/hyperlink" Target="https://www.ncbi.nlm.nih.gov/pmc/articles/PMC5356506/" TargetMode="External"/><Relationship Id="rId701" Type="http://schemas.openxmlformats.org/officeDocument/2006/relationships/hyperlink" Target="https://www.sciencedirect.com/science/article/pii/S1470204517302309?via%3Dihub" TargetMode="External"/><Relationship Id="rId700" Type="http://schemas.openxmlformats.org/officeDocument/2006/relationships/hyperlink" Target="https://www.nejm.org/doi/10.1056/NEJMoa071780?url_ver=Z39.88-2003&amp;rfr_id=ori:rid:crossref.org&amp;rfr_dat=cr_pub%3dwww.ncbi.nlm.nih.gov" TargetMode="External"/><Relationship Id="rId705" Type="http://schemas.openxmlformats.org/officeDocument/2006/relationships/hyperlink" Target="https://www.ncbi.nlm.nih.gov/pmc/articles/PMC5356506/" TargetMode="External"/><Relationship Id="rId704" Type="http://schemas.openxmlformats.org/officeDocument/2006/relationships/hyperlink" Target="http://www.acro.org/" TargetMode="External"/><Relationship Id="rId703" Type="http://schemas.openxmlformats.org/officeDocument/2006/relationships/hyperlink" Target="https://www.sciencedirect.com/science/article/pii/S1470204517302309?via%3Dihub" TargetMode="External"/><Relationship Id="rId702" Type="http://schemas.openxmlformats.org/officeDocument/2006/relationships/hyperlink" Target="https://www.sciencedirect.com/science/article/pii/S1470204517302309?via%3Dihub" TargetMode="External"/><Relationship Id="rId73" Type="http://schemas.openxmlformats.org/officeDocument/2006/relationships/hyperlink" Target="https://www.sciencedirect.com/science/article/pii/S0169500204005756?via%3Dihub" TargetMode="External"/><Relationship Id="rId72" Type="http://schemas.openxmlformats.org/officeDocument/2006/relationships/hyperlink" Target="https://academic.oup.com/ejcts/article/33/1/104/350111" TargetMode="External"/><Relationship Id="rId75" Type="http://schemas.openxmlformats.org/officeDocument/2006/relationships/hyperlink" Target="https://jamanetwork.com/journals/jama/fullarticle/186959" TargetMode="External"/><Relationship Id="rId74" Type="http://schemas.openxmlformats.org/officeDocument/2006/relationships/image" Target="media/image10.jpg"/><Relationship Id="rId77" Type="http://schemas.openxmlformats.org/officeDocument/2006/relationships/hyperlink" Target="https://twitter.com/NicholasZaorsky/status/1211640873634664453" TargetMode="External"/><Relationship Id="rId76" Type="http://schemas.openxmlformats.org/officeDocument/2006/relationships/hyperlink" Target="https://radiologyassistant.nl/chest/mediastinum-lymph-node-map" TargetMode="External"/><Relationship Id="rId79" Type="http://schemas.openxmlformats.org/officeDocument/2006/relationships/hyperlink" Target="http://econtour.org/cases/88" TargetMode="External"/><Relationship Id="rId78" Type="http://schemas.openxmlformats.org/officeDocument/2006/relationships/hyperlink" Target="http://econtour.org/cases/89" TargetMode="External"/><Relationship Id="rId71" Type="http://schemas.openxmlformats.org/officeDocument/2006/relationships/hyperlink" Target="https://www.cochranelibrary.com/cdsr/doi/10.1002/14651858.CD009519.pub2/full" TargetMode="External"/><Relationship Id="rId70" Type="http://schemas.openxmlformats.org/officeDocument/2006/relationships/hyperlink" Target="http://jtd.amegroups.com/article/view/6201/html" TargetMode="External"/><Relationship Id="rId62" Type="http://schemas.openxmlformats.org/officeDocument/2006/relationships/hyperlink" Target="https://www.nejm.org/doi/full/10.1056/nejmoa1102873" TargetMode="External"/><Relationship Id="rId61" Type="http://schemas.openxmlformats.org/officeDocument/2006/relationships/hyperlink" Target="https://www.nejm.org/doi/full/10.1056/nejmoa1102873" TargetMode="External"/><Relationship Id="rId64" Type="http://schemas.openxmlformats.org/officeDocument/2006/relationships/hyperlink" Target="https://www.ncbi.nlm.nih.gov/pubmed/31995683" TargetMode="External"/><Relationship Id="rId63" Type="http://schemas.openxmlformats.org/officeDocument/2006/relationships/hyperlink" Target="https://www.nejm.org/doi/full/10.1056/nejmoa1102873" TargetMode="External"/><Relationship Id="rId66" Type="http://schemas.openxmlformats.org/officeDocument/2006/relationships/hyperlink" Target="https://www.ncbi.nlm.nih.gov/pubmed/25089376" TargetMode="External"/><Relationship Id="rId65" Type="http://schemas.openxmlformats.org/officeDocument/2006/relationships/hyperlink" Target="http://www.quadshotnews.com/2020/02/willie-nelson.html" TargetMode="External"/><Relationship Id="rId68" Type="http://schemas.openxmlformats.org/officeDocument/2006/relationships/hyperlink" Target="https://www.ncbi.nlm.nih.gov/pubmed/17873169" TargetMode="External"/><Relationship Id="rId67" Type="http://schemas.openxmlformats.org/officeDocument/2006/relationships/hyperlink" Target="https://www.ncbi.nlm.nih.gov/pubmed/30677471" TargetMode="External"/><Relationship Id="rId729" Type="http://schemas.openxmlformats.org/officeDocument/2006/relationships/image" Target="media/image8.png"/><Relationship Id="rId728" Type="http://schemas.openxmlformats.org/officeDocument/2006/relationships/hyperlink" Target="https://clinicaltrials.gov/ct2/show/NCT04155034" TargetMode="External"/><Relationship Id="rId60" Type="http://schemas.openxmlformats.org/officeDocument/2006/relationships/hyperlink" Target="https://www.ncbi.nlm.nih.gov/books/NBK537283/" TargetMode="External"/><Relationship Id="rId723" Type="http://schemas.openxmlformats.org/officeDocument/2006/relationships/hyperlink" Target="https://www.sciencedirect.com/science/article/pii/S0360301609006737?via%3Dihub" TargetMode="External"/><Relationship Id="rId722" Type="http://schemas.openxmlformats.org/officeDocument/2006/relationships/hyperlink" Target="https://www.thegreenjournal.com/article/S0167-8140(06)00309-4/fulltext" TargetMode="External"/><Relationship Id="rId721" Type="http://schemas.openxmlformats.org/officeDocument/2006/relationships/hyperlink" Target="https://academic.oup.com/annonc/article/22/5/1154/178653" TargetMode="External"/><Relationship Id="rId720" Type="http://schemas.openxmlformats.org/officeDocument/2006/relationships/hyperlink" Target="https://www.ncbi.nlm.nih.gov/pmc/articles/PMC3024447/" TargetMode="External"/><Relationship Id="rId727" Type="http://schemas.openxmlformats.org/officeDocument/2006/relationships/hyperlink" Target="https://ctep.cancer.gov/initiativesPrograms/docs/nctn_trials/NCTN_Thoracic_Trials.pdf" TargetMode="External"/><Relationship Id="rId726" Type="http://schemas.openxmlformats.org/officeDocument/2006/relationships/hyperlink" Target="https://meetinglibrary.asco.org/record/184549/abstract" TargetMode="External"/><Relationship Id="rId725" Type="http://schemas.openxmlformats.org/officeDocument/2006/relationships/hyperlink" Target="https://clinicaltrials.gov/ct2/show/NCT00632853" TargetMode="External"/><Relationship Id="rId724" Type="http://schemas.openxmlformats.org/officeDocument/2006/relationships/hyperlink" Target="https://bmjopen.bmj.com/content/bmjopen/suppl/2016/01/20/bmjopen-2015-009849.DC1/bmjopen-2015-009849supp4.pdf" TargetMode="External"/><Relationship Id="rId69" Type="http://schemas.openxmlformats.org/officeDocument/2006/relationships/hyperlink" Target="https://www.ncbi.nlm.nih.gov/pubmed/17873169" TargetMode="External"/><Relationship Id="rId51" Type="http://schemas.openxmlformats.org/officeDocument/2006/relationships/hyperlink" Target="https://www.ncbi.nlm.nih.gov/books/NBK519530/" TargetMode="External"/><Relationship Id="rId50" Type="http://schemas.openxmlformats.org/officeDocument/2006/relationships/hyperlink" Target="https://docs.google.com/document/d/13NEZCS6s13MVLixabbO2vjY73zHxJ37qE16gBbApSdY/edit#heading=h.pk4st76y39sf" TargetMode="External"/><Relationship Id="rId53" Type="http://schemas.openxmlformats.org/officeDocument/2006/relationships/hyperlink" Target="http://www.quadshotnews.com/2018/09/new-age-aura.html" TargetMode="External"/><Relationship Id="rId52" Type="http://schemas.openxmlformats.org/officeDocument/2006/relationships/hyperlink" Target="https://www.ncbi.nlm.nih.gov/books/NBK519530/" TargetMode="External"/><Relationship Id="rId55" Type="http://schemas.openxmlformats.org/officeDocument/2006/relationships/hyperlink" Target="https://www.thelancet.com/journals/lanonc/article/PIIS1470-2045(17)30680-0/fulltext" TargetMode="External"/><Relationship Id="rId54" Type="http://schemas.openxmlformats.org/officeDocument/2006/relationships/hyperlink" Target="http://www.quadshotnews.com/2017/10/battle-of-brains.html" TargetMode="External"/><Relationship Id="rId57" Type="http://schemas.openxmlformats.org/officeDocument/2006/relationships/hyperlink" Target="https://www.nejm.org/doi/full/10.1056/NEJMoa2004407" TargetMode="External"/><Relationship Id="rId56" Type="http://schemas.openxmlformats.org/officeDocument/2006/relationships/hyperlink" Target="https://clinicaltrials.gov/ct2/show/NCT03052608" TargetMode="External"/><Relationship Id="rId719" Type="http://schemas.openxmlformats.org/officeDocument/2006/relationships/hyperlink" Target="https://www.thelancet.com/journals/lancet/article/PIIS0140-6736(14)61085-0/fulltext" TargetMode="External"/><Relationship Id="rId718" Type="http://schemas.openxmlformats.org/officeDocument/2006/relationships/hyperlink" Target="https://www.ncbi.nlm.nih.gov/pmc/articles/PMC6439849/" TargetMode="External"/><Relationship Id="rId717" Type="http://schemas.openxmlformats.org/officeDocument/2006/relationships/hyperlink" Target="https://www.sciencedirect.com/science/article/pii/S1470204517303182?via%3Dihub" TargetMode="External"/><Relationship Id="rId712" Type="http://schemas.openxmlformats.org/officeDocument/2006/relationships/hyperlink" Target="https://www.esmo.org/guidelines/lung-and-chest-tumours/small-cell-lung-cancer" TargetMode="External"/><Relationship Id="rId711" Type="http://schemas.openxmlformats.org/officeDocument/2006/relationships/hyperlink" Target="https://www.asco.org/research-guidelines/quality-guidelines/guidelines/thoracic-cancer#/9991" TargetMode="External"/><Relationship Id="rId710" Type="http://schemas.openxmlformats.org/officeDocument/2006/relationships/hyperlink" Target="https://www.sciencedirect.com/science/article/abs/pii/S1879850019301857" TargetMode="External"/><Relationship Id="rId716" Type="http://schemas.openxmlformats.org/officeDocument/2006/relationships/hyperlink" Target="https://www.jto.org/article/S1556-0864(17)30468-9/fulltext" TargetMode="External"/><Relationship Id="rId715" Type="http://schemas.openxmlformats.org/officeDocument/2006/relationships/hyperlink" Target="https://www.rtog.org/clinicaltrials/protocoltable/studydetails.aspx?action=openFile&amp;FileID=11137" TargetMode="External"/><Relationship Id="rId714" Type="http://schemas.openxmlformats.org/officeDocument/2006/relationships/hyperlink" Target="https://www.ncbi.nlm.nih.gov/pmc/articles/PMC6439849/" TargetMode="External"/><Relationship Id="rId713" Type="http://schemas.openxmlformats.org/officeDocument/2006/relationships/hyperlink" Target="https://www.ncbi.nlm.nih.gov/pubmed/32222430" TargetMode="External"/><Relationship Id="rId59" Type="http://schemas.openxmlformats.org/officeDocument/2006/relationships/hyperlink" Target="https://www.asco.org/research-guidelines/quality-guidelines/guidelines/thoracic-cancer#/10211" TargetMode="External"/><Relationship Id="rId58" Type="http://schemas.openxmlformats.org/officeDocument/2006/relationships/hyperlink" Target="http://www.quadshotnews.com/2020/06/meet-met.html" TargetMode="External"/><Relationship Id="rId590" Type="http://schemas.openxmlformats.org/officeDocument/2006/relationships/hyperlink" Target="https://www.ncbi.nlm.nih.gov/pubmed/32035514" TargetMode="External"/><Relationship Id="rId107" Type="http://schemas.openxmlformats.org/officeDocument/2006/relationships/hyperlink" Target="https://www.instagram.com/p/B-3xOU-ARPm/?utm_source=ig_web_copy_link" TargetMode="External"/><Relationship Id="rId349" Type="http://schemas.openxmlformats.org/officeDocument/2006/relationships/hyperlink" Target="https://www.nejm.org/doi/full/10.1056/NEJMoa1809697?query=featured_home" TargetMode="External"/><Relationship Id="rId106" Type="http://schemas.openxmlformats.org/officeDocument/2006/relationships/hyperlink" Target="https://www.ncbi.nlm.nih.gov/books/NBK519578/" TargetMode="External"/><Relationship Id="rId348" Type="http://schemas.openxmlformats.org/officeDocument/2006/relationships/hyperlink" Target="https://www.nejm.org/doi/full/10.1056/NEJMoa1709937" TargetMode="External"/><Relationship Id="rId105" Type="http://schemas.openxmlformats.org/officeDocument/2006/relationships/hyperlink" Target="https://www.ncbi.nlm.nih.gov/books/NBK482357/" TargetMode="External"/><Relationship Id="rId347" Type="http://schemas.openxmlformats.org/officeDocument/2006/relationships/image" Target="media/image4.png"/><Relationship Id="rId589" Type="http://schemas.openxmlformats.org/officeDocument/2006/relationships/hyperlink" Target="http://www.quadshotnews.com/2020/03/double-down.html" TargetMode="External"/><Relationship Id="rId104" Type="http://schemas.openxmlformats.org/officeDocument/2006/relationships/hyperlink" Target="https://www.nrgoncology.org/ciro-lung" TargetMode="External"/><Relationship Id="rId346" Type="http://schemas.openxmlformats.org/officeDocument/2006/relationships/hyperlink" Target="https://www.instagram.com/p/B-6m89AA-9E/?utm_source=ig_web_copy_link" TargetMode="External"/><Relationship Id="rId588" Type="http://schemas.openxmlformats.org/officeDocument/2006/relationships/hyperlink" Target="https://www.ncbi.nlm.nih.gov/pubmed/32150489" TargetMode="External"/><Relationship Id="rId109" Type="http://schemas.openxmlformats.org/officeDocument/2006/relationships/hyperlink" Target="https://www.instagram.com/p/B-1vBf2gLtz/?utm_source=ig_web_copy_link" TargetMode="External"/><Relationship Id="rId108" Type="http://schemas.openxmlformats.org/officeDocument/2006/relationships/image" Target="media/image5.png"/><Relationship Id="rId341" Type="http://schemas.openxmlformats.org/officeDocument/2006/relationships/hyperlink" Target="https://www.jto.org/article/S1556-0864(16)31144-3/fulltext" TargetMode="External"/><Relationship Id="rId583" Type="http://schemas.openxmlformats.org/officeDocument/2006/relationships/hyperlink" Target="https://www.sciencedirect.com/science/article/pii/S1470204516304983?via%3Dihub" TargetMode="External"/><Relationship Id="rId340" Type="http://schemas.openxmlformats.org/officeDocument/2006/relationships/hyperlink" Target="https://www.ncbi.nlm.nih.gov/pubmed/32171429" TargetMode="External"/><Relationship Id="rId582" Type="http://schemas.openxmlformats.org/officeDocument/2006/relationships/hyperlink" Target="https://www.nejm.org/doi/full/10.1056/NEJMoa1613493" TargetMode="External"/><Relationship Id="rId581" Type="http://schemas.openxmlformats.org/officeDocument/2006/relationships/hyperlink" Target="http://www.quadshotnews.com/2020/02/smoke-detector.html" TargetMode="External"/><Relationship Id="rId580" Type="http://schemas.openxmlformats.org/officeDocument/2006/relationships/hyperlink" Target="https://www.sciencedirect.com/science/article/pii/S0140673618324097" TargetMode="External"/><Relationship Id="rId103" Type="http://schemas.openxmlformats.org/officeDocument/2006/relationships/hyperlink" Target="https://www.astro.org/uploadedFiles/_MAIN_SITE/Affiliate/ARRO/Resident_Resources/Educational_Resources/ARROcase/Content_Pieces/Resectablelung.pdf" TargetMode="External"/><Relationship Id="rId345" Type="http://schemas.openxmlformats.org/officeDocument/2006/relationships/hyperlink" Target="http://www.quadshotnews.com/2020/04/hypofractio-wait.html" TargetMode="External"/><Relationship Id="rId587" Type="http://schemas.openxmlformats.org/officeDocument/2006/relationships/hyperlink" Target="https://ascopubs.org/doi/abs/10.1200/JCO.2019.37.15_suppl.9013" TargetMode="External"/><Relationship Id="rId102" Type="http://schemas.openxmlformats.org/officeDocument/2006/relationships/hyperlink" Target="https://www.astro.org/uploadedFiles/_MAIN_SITE/Affiliate/ARRO/Resident_Resources/Educational_Resources/Content_Pieces/NSCLCIIIB.pdf" TargetMode="External"/><Relationship Id="rId344" Type="http://schemas.openxmlformats.org/officeDocument/2006/relationships/hyperlink" Target="https://doi.org/10.1016/j.ijrobp.2020.03.015" TargetMode="External"/><Relationship Id="rId586" Type="http://schemas.openxmlformats.org/officeDocument/2006/relationships/hyperlink" Target="https://www.nejm.org/doi/full/10.1056/NEJMoa1801005" TargetMode="External"/><Relationship Id="rId101" Type="http://schemas.openxmlformats.org/officeDocument/2006/relationships/hyperlink" Target="https://www.astro.org/ASTRO/media/ASTRO/AffiliatePages/arro/PDFs/ARROCase_SABR_Lung_EarlyStage.pdf" TargetMode="External"/><Relationship Id="rId343" Type="http://schemas.openxmlformats.org/officeDocument/2006/relationships/hyperlink" Target="https://clinicaltrials.gov/ct2/show/NCT01770418" TargetMode="External"/><Relationship Id="rId585" Type="http://schemas.openxmlformats.org/officeDocument/2006/relationships/hyperlink" Target="https://www.sciencedirect.com/science/article/pii/S1470204516304983?via%3Dihub" TargetMode="External"/><Relationship Id="rId100" Type="http://schemas.openxmlformats.org/officeDocument/2006/relationships/hyperlink" Target="https://www.astro.org/uploadedFiles/_MAIN_SITE/Affiliate/ARRO/Resident_Resources/Educational_Resources/ARROcase/Content_Pieces/ChestWallToxicity.pdf" TargetMode="External"/><Relationship Id="rId342" Type="http://schemas.openxmlformats.org/officeDocument/2006/relationships/hyperlink" Target="https://www.eventscribe.com/2019/ASTRO/fsPopup.asp?Mode=presInfo&amp;PresentationID=559283" TargetMode="External"/><Relationship Id="rId584" Type="http://schemas.openxmlformats.org/officeDocument/2006/relationships/hyperlink" Target="https://www.sciencedirect.com/science/article/pii/S1470204516304983?via%3Dihub" TargetMode="External"/><Relationship Id="rId338" Type="http://schemas.openxmlformats.org/officeDocument/2006/relationships/hyperlink" Target="https://www.ncbi.nlm.nih.gov/pubmed/31869678" TargetMode="External"/><Relationship Id="rId337" Type="http://schemas.openxmlformats.org/officeDocument/2006/relationships/hyperlink" Target="https://www.ncbi.nlm.nih.gov/pubmed/27206636" TargetMode="External"/><Relationship Id="rId579" Type="http://schemas.openxmlformats.org/officeDocument/2006/relationships/hyperlink" Target="http://abstracts.asco.org/214/AbstView_214_226263.html" TargetMode="External"/><Relationship Id="rId336" Type="http://schemas.openxmlformats.org/officeDocument/2006/relationships/hyperlink" Target="http://ascopubs.org/doi/abs/10.1200/JCO.2016.69.1378" TargetMode="External"/><Relationship Id="rId578" Type="http://schemas.openxmlformats.org/officeDocument/2006/relationships/hyperlink" Target="http://www.quadshotnews.com/2020/02/on-spectrum.html" TargetMode="External"/><Relationship Id="rId335" Type="http://schemas.openxmlformats.org/officeDocument/2006/relationships/hyperlink" Target="https://www.ncbi.nlm.nih.gov/pubmed/26606200" TargetMode="External"/><Relationship Id="rId577" Type="http://schemas.openxmlformats.org/officeDocument/2006/relationships/hyperlink" Target="https://www.annalsofoncology.org/article/S0923-7534(19)60984-1/fulltext" TargetMode="External"/><Relationship Id="rId339" Type="http://schemas.openxmlformats.org/officeDocument/2006/relationships/hyperlink" Target="https://www.ncbi.nlm.nih.gov/pubmed/32007366" TargetMode="External"/><Relationship Id="rId330" Type="http://schemas.openxmlformats.org/officeDocument/2006/relationships/hyperlink" Target="https://www.rtog.org/ClinicalTrials/ProtocolTable/StudyDetails.aspx?action=openFile&amp;FileID=4649" TargetMode="External"/><Relationship Id="rId572" Type="http://schemas.openxmlformats.org/officeDocument/2006/relationships/hyperlink" Target="https://www.nejm.org/doi/full/10.1056/NEJMoa1801946" TargetMode="External"/><Relationship Id="rId571" Type="http://schemas.openxmlformats.org/officeDocument/2006/relationships/hyperlink" Target="https://ascopubs.org/doi/full/10.1200/JCO.19.00320" TargetMode="External"/><Relationship Id="rId570" Type="http://schemas.openxmlformats.org/officeDocument/2006/relationships/hyperlink" Target="http://www.quadshotnews.com/2019/06/another-run-at-it.html" TargetMode="External"/><Relationship Id="rId334" Type="http://schemas.openxmlformats.org/officeDocument/2006/relationships/hyperlink" Target="http://www.quadshotnews.com/2019/12/too-hot.html" TargetMode="External"/><Relationship Id="rId576" Type="http://schemas.openxmlformats.org/officeDocument/2006/relationships/hyperlink" Target="http://ascopubs.org/doi/full/10.1200/JCO.18.00149" TargetMode="External"/><Relationship Id="rId333" Type="http://schemas.openxmlformats.org/officeDocument/2006/relationships/hyperlink" Target="https://www.ncbi.nlm.nih.gov/pubmed/31841363" TargetMode="External"/><Relationship Id="rId575" Type="http://schemas.openxmlformats.org/officeDocument/2006/relationships/hyperlink" Target="https://www.nejm.org/doi/10.1056/NEJMoa1606774" TargetMode="External"/><Relationship Id="rId332" Type="http://schemas.openxmlformats.org/officeDocument/2006/relationships/hyperlink" Target="https://www.redjournal.org/article/S0360-3016(17)31300-7/fulltext" TargetMode="External"/><Relationship Id="rId574" Type="http://schemas.openxmlformats.org/officeDocument/2006/relationships/hyperlink" Target="https://meetinglibrary.asco.org/record/184688/abstract" TargetMode="External"/><Relationship Id="rId331" Type="http://schemas.openxmlformats.org/officeDocument/2006/relationships/hyperlink" Target="https://www.sciencedirect.com/science/article/pii/S1470204514712070?via%3Dihub" TargetMode="External"/><Relationship Id="rId573" Type="http://schemas.openxmlformats.org/officeDocument/2006/relationships/hyperlink" Target="https://meetinglibrary.asco.org/record/184651/abstract" TargetMode="External"/><Relationship Id="rId370" Type="http://schemas.openxmlformats.org/officeDocument/2006/relationships/hyperlink" Target="http://ascopubs.org/doi/abs/10.1200/JCO.2005.04.6110?url_ver=Z39.88-2003&amp;rfr_id=ori:rid:crossref.org&amp;rfr_dat=cr_pub%3dpubmed" TargetMode="External"/><Relationship Id="rId129" Type="http://schemas.openxmlformats.org/officeDocument/2006/relationships/hyperlink" Target="https://www.asco.org/research-guidelines/quality-guidelines/guidelines/thoracic-cancer#/28316" TargetMode="External"/><Relationship Id="rId128" Type="http://schemas.openxmlformats.org/officeDocument/2006/relationships/hyperlink" Target="https://pubs.rsna.org/doi/10.1148/radiol.2431060088" TargetMode="External"/><Relationship Id="rId127" Type="http://schemas.openxmlformats.org/officeDocument/2006/relationships/hyperlink" Target="https://pubs.rsna.org/doi/10.1148/radiol.2431060088?url_ver=Z39.88-2003&amp;rfr_id=ori%3Arid%3Acrossref.org&amp;rfr_dat=cr_pub%3Dpubmed" TargetMode="External"/><Relationship Id="rId369" Type="http://schemas.openxmlformats.org/officeDocument/2006/relationships/hyperlink" Target="http://ascopubs.org/doi/abs/10.1200/JCO.2005.04.6110?url_ver=Z39.88-2003&amp;rfr_id=ori:rid:crossref.org&amp;rfr_dat=cr_pub%3dpubmed" TargetMode="External"/><Relationship Id="rId126" Type="http://schemas.openxmlformats.org/officeDocument/2006/relationships/hyperlink" Target="https://www.sciencedirect.com/science/article/pii/S0012369212606990?via%3Dihub" TargetMode="External"/><Relationship Id="rId368" Type="http://schemas.openxmlformats.org/officeDocument/2006/relationships/hyperlink" Target="http://ascopubs.org/doi/abs/10.1200/JCO.2005.04.6110?url_ver=Z39.88-2003&amp;rfr_id=ori:rid:crossref.org&amp;rfr_dat=cr_pub%3dpubmed" TargetMode="External"/><Relationship Id="rId121" Type="http://schemas.openxmlformats.org/officeDocument/2006/relationships/hyperlink" Target="https://www.ncbi.nlm.nih.gov/pmc/articles/PMC4121503/" TargetMode="External"/><Relationship Id="rId363" Type="http://schemas.openxmlformats.org/officeDocument/2006/relationships/hyperlink" Target="https://www.sciencedirect.com/science/article/pii/S0140673698063417?via%3Dihub" TargetMode="External"/><Relationship Id="rId120" Type="http://schemas.openxmlformats.org/officeDocument/2006/relationships/hyperlink" Target="https://www.sciencedirect.com/science/article/pii/000349759500537U?via%3Dihub" TargetMode="External"/><Relationship Id="rId362" Type="http://schemas.openxmlformats.org/officeDocument/2006/relationships/hyperlink" Target="http://www.quadshotnews.com/2020/06/adaurable.html" TargetMode="External"/><Relationship Id="rId361" Type="http://schemas.openxmlformats.org/officeDocument/2006/relationships/hyperlink" Target="https://meetinglibrary.asco.org/record/191929/abstract" TargetMode="External"/><Relationship Id="rId360" Type="http://schemas.openxmlformats.org/officeDocument/2006/relationships/hyperlink" Target="https://meetinglibrary.asco.org/record/185983/abstract" TargetMode="External"/><Relationship Id="rId125" Type="http://schemas.openxmlformats.org/officeDocument/2006/relationships/hyperlink" Target="https://www.sciencedirect.com/science/article/pii/S0012369212606990?via%3Dihub" TargetMode="External"/><Relationship Id="rId367" Type="http://schemas.openxmlformats.org/officeDocument/2006/relationships/hyperlink" Target="https://www.sciencedirect.com/science/article/pii/S0360301608001946?via%3Dihub" TargetMode="External"/><Relationship Id="rId124" Type="http://schemas.openxmlformats.org/officeDocument/2006/relationships/header" Target="header1.xml"/><Relationship Id="rId366" Type="http://schemas.openxmlformats.org/officeDocument/2006/relationships/hyperlink" Target="http://ascopubs.org/doi/abs/10.1200/JCO.2005.04.6110?url_ver=Z39.88-2003&amp;rfr_id=ori:rid:crossref.org&amp;rfr_dat=cr_pub%3dpubmed" TargetMode="External"/><Relationship Id="rId123" Type="http://schemas.openxmlformats.org/officeDocument/2006/relationships/hyperlink" Target="https://twitter.com/NicholasZaorsky/status/1211642313333772292" TargetMode="External"/><Relationship Id="rId365" Type="http://schemas.openxmlformats.org/officeDocument/2006/relationships/hyperlink" Target="https://www.ncbi.nlm.nih.gov/pubmed/27684386" TargetMode="External"/><Relationship Id="rId122" Type="http://schemas.openxmlformats.org/officeDocument/2006/relationships/hyperlink" Target="https://www.ncbi.nlm.nih.gov/pmc/articles/PMC4121503/" TargetMode="External"/><Relationship Id="rId364" Type="http://schemas.openxmlformats.org/officeDocument/2006/relationships/hyperlink" Target="https://www.sciencedirect.com/science/article/pii/S0140673698063417?via%3Dihub" TargetMode="External"/><Relationship Id="rId95" Type="http://schemas.openxmlformats.org/officeDocument/2006/relationships/hyperlink" Target="https://econtour.org/cases/89" TargetMode="External"/><Relationship Id="rId94" Type="http://schemas.openxmlformats.org/officeDocument/2006/relationships/hyperlink" Target="https://twitter.com/NicholasZaorsky/status/1211642313333772292" TargetMode="External"/><Relationship Id="rId97" Type="http://schemas.openxmlformats.org/officeDocument/2006/relationships/hyperlink" Target="https://econtour.org/cases/96" TargetMode="External"/><Relationship Id="rId96" Type="http://schemas.openxmlformats.org/officeDocument/2006/relationships/hyperlink" Target="https://www.ncbi.nlm.nih.gov/pubmed/20934273" TargetMode="External"/><Relationship Id="rId99" Type="http://schemas.openxmlformats.org/officeDocument/2006/relationships/hyperlink" Target="http://econtour.org/cases/88" TargetMode="External"/><Relationship Id="rId98" Type="http://schemas.openxmlformats.org/officeDocument/2006/relationships/hyperlink" Target="http://econtour.org/cases/89" TargetMode="External"/><Relationship Id="rId91" Type="http://schemas.openxmlformats.org/officeDocument/2006/relationships/hyperlink" Target="https://www.sciencedirect.com/science/article/pii/S0360301699001832?via%3Dihub" TargetMode="External"/><Relationship Id="rId90" Type="http://schemas.openxmlformats.org/officeDocument/2006/relationships/hyperlink" Target="http://www.quadshotnews.com/2020/03/the-lengths-some-people-go-to.html" TargetMode="External"/><Relationship Id="rId93" Type="http://schemas.openxmlformats.org/officeDocument/2006/relationships/hyperlink" Target="https://twitter.com/NicholasZaorsky/status/1211640873634664453" TargetMode="External"/><Relationship Id="rId92" Type="http://schemas.openxmlformats.org/officeDocument/2006/relationships/image" Target="media/image6.png"/><Relationship Id="rId118" Type="http://schemas.openxmlformats.org/officeDocument/2006/relationships/hyperlink" Target="https://clinicaltrials.gov/ct2/show/NCT00499330" TargetMode="External"/><Relationship Id="rId117" Type="http://schemas.openxmlformats.org/officeDocument/2006/relationships/hyperlink" Target="https://www.sciencedirect.com/science/article/pii/S0003497518301474?via%3Dihub" TargetMode="External"/><Relationship Id="rId359" Type="http://schemas.openxmlformats.org/officeDocument/2006/relationships/hyperlink" Target="https://www.lungcancerjournal.info/article/S0169-5002(19)30441-6/abstract" TargetMode="External"/><Relationship Id="rId116" Type="http://schemas.openxmlformats.org/officeDocument/2006/relationships/hyperlink" Target="https://www.jtcvs.org/article/S0022-5223(19)30776-7/abstract" TargetMode="External"/><Relationship Id="rId358" Type="http://schemas.openxmlformats.org/officeDocument/2006/relationships/hyperlink" Target="https://ascopubs.org/doi/abs/10.1200/JCO.2019.37.15_suppl.8511" TargetMode="External"/><Relationship Id="rId115" Type="http://schemas.openxmlformats.org/officeDocument/2006/relationships/hyperlink" Target="https://academic.oup.com/ejcts/article/31/3/522/511985" TargetMode="External"/><Relationship Id="rId357" Type="http://schemas.openxmlformats.org/officeDocument/2006/relationships/hyperlink" Target="https://www.ncbi.nlm.nih.gov/pubmed/31778797" TargetMode="External"/><Relationship Id="rId599" Type="http://schemas.openxmlformats.org/officeDocument/2006/relationships/hyperlink" Target="https://www.nejm.org/doi/full/10.1056/NEJMoa1504627" TargetMode="External"/><Relationship Id="rId119" Type="http://schemas.openxmlformats.org/officeDocument/2006/relationships/hyperlink" Target="https://www.sciencedirect.com/science/article/pii/S0360301609034221?via%3Dihub" TargetMode="External"/><Relationship Id="rId110" Type="http://schemas.openxmlformats.org/officeDocument/2006/relationships/image" Target="media/image2.png"/><Relationship Id="rId352" Type="http://schemas.openxmlformats.org/officeDocument/2006/relationships/hyperlink" Target="http://www.quadshotnews.com/2018/09/new-age-aura.html" TargetMode="External"/><Relationship Id="rId594" Type="http://schemas.openxmlformats.org/officeDocument/2006/relationships/hyperlink" Target="https://www.ncbi.nlm.nih.gov/pubmed/28551359" TargetMode="External"/><Relationship Id="rId351" Type="http://schemas.openxmlformats.org/officeDocument/2006/relationships/hyperlink" Target="https://www.jto.org/article/S1556-0864(19)33529-4/fulltext" TargetMode="External"/><Relationship Id="rId593" Type="http://schemas.openxmlformats.org/officeDocument/2006/relationships/hyperlink" Target="https://www.ncbi.nlm.nih.gov/pubmed/28551359" TargetMode="External"/><Relationship Id="rId350" Type="http://schemas.openxmlformats.org/officeDocument/2006/relationships/hyperlink" Target="https://www.astro.org/ASTRO/media/ASTRO/Meetings%20and%20Education/PDFs/AM19/2019-LBAs.pdf" TargetMode="External"/><Relationship Id="rId592" Type="http://schemas.openxmlformats.org/officeDocument/2006/relationships/hyperlink" Target="https://www.ncbi.nlm.nih.gov/pubmed/31751163" TargetMode="External"/><Relationship Id="rId591" Type="http://schemas.openxmlformats.org/officeDocument/2006/relationships/hyperlink" Target="https://www.nejm.org/doi/full/10.1056/NEJMoa1810865" TargetMode="External"/><Relationship Id="rId114" Type="http://schemas.openxmlformats.org/officeDocument/2006/relationships/hyperlink" Target="https://www.sciencedirect.com/science/article/pii/000349759500537U?via%3Dihub" TargetMode="External"/><Relationship Id="rId356" Type="http://schemas.openxmlformats.org/officeDocument/2006/relationships/hyperlink" Target="https://www.ncbi.nlm.nih.gov/pubmed/31786421" TargetMode="External"/><Relationship Id="rId598" Type="http://schemas.openxmlformats.org/officeDocument/2006/relationships/hyperlink" Target="https://www.thelancet.com/journals/lanonc/article/PIIS1470-2045(19)30407-3/fulltext" TargetMode="External"/><Relationship Id="rId113" Type="http://schemas.openxmlformats.org/officeDocument/2006/relationships/hyperlink" Target="https://www.sciencedirect.com/science/article/pii/S0022522309010800?via%3Dihub" TargetMode="External"/><Relationship Id="rId355" Type="http://schemas.openxmlformats.org/officeDocument/2006/relationships/hyperlink" Target="https://www.thelancet.com/journals/lanonc/article/PIIS1470-2045(19)30519-4/fulltext" TargetMode="External"/><Relationship Id="rId597" Type="http://schemas.openxmlformats.org/officeDocument/2006/relationships/hyperlink" Target="https://academic.oup.com/annonc/article/29/4/959/4835443" TargetMode="External"/><Relationship Id="rId112" Type="http://schemas.openxmlformats.org/officeDocument/2006/relationships/hyperlink" Target="https://www.ejcancer.com/article/S0959-8049(13)01014-9/fulltext" TargetMode="External"/><Relationship Id="rId354" Type="http://schemas.openxmlformats.org/officeDocument/2006/relationships/hyperlink" Target="http://www.quadshotnews.com/2019/09/even-more-pacific.html" TargetMode="External"/><Relationship Id="rId596" Type="http://schemas.openxmlformats.org/officeDocument/2006/relationships/hyperlink" Target="http://ascopubs.org/doi/full/10.1200/JCO.2017.74.3062" TargetMode="External"/><Relationship Id="rId111" Type="http://schemas.openxmlformats.org/officeDocument/2006/relationships/hyperlink" Target="https://www.jto.org/article/S1556-0864(15)33295-0/fulltext" TargetMode="External"/><Relationship Id="rId353" Type="http://schemas.openxmlformats.org/officeDocument/2006/relationships/hyperlink" Target="http://www.quadshotnews.com/2017/10/battle-of-brains.html" TargetMode="External"/><Relationship Id="rId595" Type="http://schemas.openxmlformats.org/officeDocument/2006/relationships/hyperlink" Target="https://www.ncbi.nlm.nih.gov/pubmed/31154919" TargetMode="External"/><Relationship Id="rId305" Type="http://schemas.openxmlformats.org/officeDocument/2006/relationships/hyperlink" Target="https://www.instagram.com/p/B-1vBf2gLtz/?utm_source=ig_web_copy_link" TargetMode="External"/><Relationship Id="rId547" Type="http://schemas.openxmlformats.org/officeDocument/2006/relationships/hyperlink" Target="http://ascopubs.org/doi/full/10.1200/JCO.2015.64.8824" TargetMode="External"/><Relationship Id="rId304" Type="http://schemas.openxmlformats.org/officeDocument/2006/relationships/hyperlink" Target="https://www.instagram.com/p/B-3xOU-ARPm/?utm_source=ig_web_copy_link" TargetMode="External"/><Relationship Id="rId546" Type="http://schemas.openxmlformats.org/officeDocument/2006/relationships/hyperlink" Target="http://ascopubs.org/doi/full/10.1200/JCO.2007.15.0375" TargetMode="External"/><Relationship Id="rId303" Type="http://schemas.openxmlformats.org/officeDocument/2006/relationships/hyperlink" Target="http://econtour.org/cases/88" TargetMode="External"/><Relationship Id="rId545" Type="http://schemas.openxmlformats.org/officeDocument/2006/relationships/hyperlink" Target="http://ascopubs.org/doi/full/10.1200/JCO.2014.56.2587" TargetMode="External"/><Relationship Id="rId302" Type="http://schemas.openxmlformats.org/officeDocument/2006/relationships/hyperlink" Target="http://econtour.org/cases/89" TargetMode="External"/><Relationship Id="rId544" Type="http://schemas.openxmlformats.org/officeDocument/2006/relationships/hyperlink" Target="https://www.sciencedirect.com/science/article/pii/S0360301613029003" TargetMode="External"/><Relationship Id="rId309" Type="http://schemas.openxmlformats.org/officeDocument/2006/relationships/hyperlink" Target="https://www.asco.org/research-guidelines/quality-guidelines/guidelines/thoracic-cancer#/10226" TargetMode="External"/><Relationship Id="rId308" Type="http://schemas.openxmlformats.org/officeDocument/2006/relationships/hyperlink" Target="https://www.astro.org/Patient-Care-and-Research/Clinical-Practice-Statements/ASTRO-39;s-guideline-on-definitive-and-adjuvant-RT" TargetMode="External"/><Relationship Id="rId307" Type="http://schemas.openxmlformats.org/officeDocument/2006/relationships/hyperlink" Target="https://www.astro.org/Patient-Care-and-Research/Clinical-Practice-Statements/ASTRO-39;s-guideline-on-definitive-and-adjuvant-RT" TargetMode="External"/><Relationship Id="rId549" Type="http://schemas.openxmlformats.org/officeDocument/2006/relationships/hyperlink" Target="http://ascopubs.org/doi/full/10.1200/JCO.2004.11.022" TargetMode="External"/><Relationship Id="rId306" Type="http://schemas.openxmlformats.org/officeDocument/2006/relationships/hyperlink" Target="https://www.asco.org/research-guidelines/quality-guidelines/guidelines/thoracic-cancer#/10206" TargetMode="External"/><Relationship Id="rId548" Type="http://schemas.openxmlformats.org/officeDocument/2006/relationships/hyperlink" Target="http://ascopubs.org/doi/abs/10.1200/JCO.2007.13.1144?url_ver=Z39.88-2003&amp;rfr_id=ori:rid:crossref.org&amp;rfr_dat=cr_pub%3dpubmed" TargetMode="External"/><Relationship Id="rId301" Type="http://schemas.openxmlformats.org/officeDocument/2006/relationships/hyperlink" Target="https://www.nrgoncology.org/ciro-lung" TargetMode="External"/><Relationship Id="rId543" Type="http://schemas.openxmlformats.org/officeDocument/2006/relationships/hyperlink" Target="https://www.ncbi.nlm.nih.gov/pmc/articles/PMC3448004/" TargetMode="External"/><Relationship Id="rId300" Type="http://schemas.openxmlformats.org/officeDocument/2006/relationships/hyperlink" Target="https://www.astro.org/uploadedFiles/_MAIN_SITE/Affiliate/ARRO/Resident_Resources/Educational_Resources/ARROcase/Content_Pieces/Resectablelung.pdf" TargetMode="External"/><Relationship Id="rId542" Type="http://schemas.openxmlformats.org/officeDocument/2006/relationships/hyperlink" Target="https://academic.oup.com/annonc/article/28/4/777/2964585" TargetMode="External"/><Relationship Id="rId541" Type="http://schemas.openxmlformats.org/officeDocument/2006/relationships/hyperlink" Target="http://ascopubs.org/doi/full/10.1200/JCO.2014.58.9812" TargetMode="External"/><Relationship Id="rId540" Type="http://schemas.openxmlformats.org/officeDocument/2006/relationships/hyperlink" Target="http://www.quadshotnews.com/2020/06/meet-met.html" TargetMode="External"/><Relationship Id="rId536" Type="http://schemas.openxmlformats.org/officeDocument/2006/relationships/hyperlink" Target="https://www.ncbi.nlm.nih.gov/m/pubmed/31756496" TargetMode="External"/><Relationship Id="rId535" Type="http://schemas.openxmlformats.org/officeDocument/2006/relationships/hyperlink" Target="http://www.quadshotnews.com/2017/10/battle-of-brains.html" TargetMode="External"/><Relationship Id="rId534" Type="http://schemas.openxmlformats.org/officeDocument/2006/relationships/hyperlink" Target="https://cslide.ctimeetingtech.com/library/esmo/browse/search/2d5y#2Bb5m0UB" TargetMode="External"/><Relationship Id="rId533" Type="http://schemas.openxmlformats.org/officeDocument/2006/relationships/hyperlink" Target="https://www.nejm.org/doi/full/10.1056/NEJMoa1704795" TargetMode="External"/><Relationship Id="rId539" Type="http://schemas.openxmlformats.org/officeDocument/2006/relationships/hyperlink" Target="https://www.nejm.org/doi/full/10.1056/NEJMoa2004407" TargetMode="External"/><Relationship Id="rId538" Type="http://schemas.openxmlformats.org/officeDocument/2006/relationships/hyperlink" Target="https://clinicaltrials.gov/ct2/show/NCT03052608" TargetMode="External"/><Relationship Id="rId537" Type="http://schemas.openxmlformats.org/officeDocument/2006/relationships/hyperlink" Target="https://www.thelancet.com/journals/lanonc/article/PIIS1470-2045(17)30680-0/fulltext" TargetMode="External"/><Relationship Id="rId770" Type="http://schemas.openxmlformats.org/officeDocument/2006/relationships/hyperlink" Target="https://www.nejm.org/doi/full/10.1056/NEJMoa1613773" TargetMode="External"/><Relationship Id="rId532" Type="http://schemas.openxmlformats.org/officeDocument/2006/relationships/hyperlink" Target="https://www.thelancet.com/journals/lanonc/article/PIIS1470-2045(19)30634-5/fulltext" TargetMode="External"/><Relationship Id="rId531" Type="http://schemas.openxmlformats.org/officeDocument/2006/relationships/hyperlink" Target="http://www.quadshotnews.com/2018/06/whats-up-dac.html" TargetMode="External"/><Relationship Id="rId773" Type="http://schemas.openxmlformats.org/officeDocument/2006/relationships/hyperlink" Target="https://onlinelibrary.wiley.com/doi/full/10.1002/ccd.25998" TargetMode="External"/><Relationship Id="rId530" Type="http://schemas.openxmlformats.org/officeDocument/2006/relationships/hyperlink" Target="http://www.quadshotnews.com/2019/08/more-is-more.html" TargetMode="External"/><Relationship Id="rId772" Type="http://schemas.openxmlformats.org/officeDocument/2006/relationships/hyperlink" Target="https://www.sciencedirect.com/science/article/pii/S0360301619336673?via%3Dihub" TargetMode="External"/><Relationship Id="rId771" Type="http://schemas.openxmlformats.org/officeDocument/2006/relationships/hyperlink" Target="https://www.sciencedirect.com/science/article/pii/S0360301619336673?via%3Dihub" TargetMode="External"/><Relationship Id="rId327" Type="http://schemas.openxmlformats.org/officeDocument/2006/relationships/hyperlink" Target="https://www.ncbi.nlm.nih.gov/pmc/articles/PMC2778485/" TargetMode="External"/><Relationship Id="rId569" Type="http://schemas.openxmlformats.org/officeDocument/2006/relationships/hyperlink" Target="http://www.quadshotnews.com/2019/07/synergy-is-better-than-my-way-or-your.html" TargetMode="External"/><Relationship Id="rId326" Type="http://schemas.openxmlformats.org/officeDocument/2006/relationships/hyperlink" Target="http://ascopubs.org/doi/abs/10.1200/JCO.2006.07.3569?url_ver=Z39.88-2003&amp;rfr_id=ori:rid:crossref.org&amp;rfr_dat=cr_pub%3dpubmed" TargetMode="External"/><Relationship Id="rId568" Type="http://schemas.openxmlformats.org/officeDocument/2006/relationships/hyperlink" Target="https://jamanetwork.com/journals/jamaoncology/article-abstract/2738064" TargetMode="External"/><Relationship Id="rId325" Type="http://schemas.openxmlformats.org/officeDocument/2006/relationships/hyperlink" Target="https://docs.google.com/document/d/1DnTzXxvgAsnW9eR7Br-W7ajBAFXL2IIZhvoRNcLYTK0/edit#heading=h.e0bpk65tyqu3" TargetMode="External"/><Relationship Id="rId567" Type="http://schemas.openxmlformats.org/officeDocument/2006/relationships/hyperlink" Target="https://ascopubs.org/doi/abs/10.1200/JCO.2018.36.15_suppl.9023" TargetMode="External"/><Relationship Id="rId324" Type="http://schemas.openxmlformats.org/officeDocument/2006/relationships/hyperlink" Target="http://www.quadshotnews.com/2020/04/easy-does-it.html%5C" TargetMode="External"/><Relationship Id="rId566" Type="http://schemas.openxmlformats.org/officeDocument/2006/relationships/hyperlink" Target="https://ascopubs.org/doi/abs/10.1200/JCO.2018.36.15_suppl.9023" TargetMode="External"/><Relationship Id="rId329" Type="http://schemas.openxmlformats.org/officeDocument/2006/relationships/hyperlink" Target="https://docs.google.com/document/d/13NEZCS6s13MVLixabbO2vjY73zHxJ37qE16gBbApSdY/edit#heading=h.8xvjyk728j95" TargetMode="External"/><Relationship Id="rId328" Type="http://schemas.openxmlformats.org/officeDocument/2006/relationships/hyperlink" Target="https://www.ncbi.nlm.nih.gov/pmc/articles/PMC3186782/" TargetMode="External"/><Relationship Id="rId561" Type="http://schemas.openxmlformats.org/officeDocument/2006/relationships/hyperlink" Target="https://www.ncbi.nlm.nih.gov/pmc/articles/PMC4630515/" TargetMode="External"/><Relationship Id="rId560" Type="http://schemas.openxmlformats.org/officeDocument/2006/relationships/hyperlink" Target="http://www.quadshotnews.com/2019/05/imputable.html" TargetMode="External"/><Relationship Id="rId323" Type="http://schemas.openxmlformats.org/officeDocument/2006/relationships/hyperlink" Target="https://doi.org/10.1016/j.ijrobp.2020.03.038" TargetMode="External"/><Relationship Id="rId565" Type="http://schemas.openxmlformats.org/officeDocument/2006/relationships/hyperlink" Target="https://www.redjournal.org/article/S0360-3016(18)33755-6/pdf" TargetMode="External"/><Relationship Id="rId322" Type="http://schemas.openxmlformats.org/officeDocument/2006/relationships/hyperlink" Target="https://www.sciencedirect.com/science/article/pii/S0012369215486222?via%3Dihub" TargetMode="External"/><Relationship Id="rId564" Type="http://schemas.openxmlformats.org/officeDocument/2006/relationships/hyperlink" Target="http://ascopubs.org/doi/full/10.1200/JCO.2017.76.2229" TargetMode="External"/><Relationship Id="rId321" Type="http://schemas.openxmlformats.org/officeDocument/2006/relationships/hyperlink" Target="https://www.sciencedirect.com/science/article/pii/S0012369215486222?via%3Dihub" TargetMode="External"/><Relationship Id="rId563" Type="http://schemas.openxmlformats.org/officeDocument/2006/relationships/hyperlink" Target="https://www.thelancet.com/journals/lanonc/article/PIIS1470-2045(14)70026-9/fulltext" TargetMode="External"/><Relationship Id="rId320" Type="http://schemas.openxmlformats.org/officeDocument/2006/relationships/hyperlink" Target="https://www.ncbi.nlm.nih.gov/pubmed/8780630" TargetMode="External"/><Relationship Id="rId562" Type="http://schemas.openxmlformats.org/officeDocument/2006/relationships/hyperlink" Target="https://www.sciencedirect.com/science/article/pii/S0305737216301384?via%3Dihub" TargetMode="External"/><Relationship Id="rId316" Type="http://schemas.openxmlformats.org/officeDocument/2006/relationships/hyperlink" Target="https://doi.org/10.1002/cncr.21007" TargetMode="External"/><Relationship Id="rId558" Type="http://schemas.openxmlformats.org/officeDocument/2006/relationships/hyperlink" Target="http://www.quadshotnews.com/2018/12/placebo-effect.html" TargetMode="External"/><Relationship Id="rId315" Type="http://schemas.openxmlformats.org/officeDocument/2006/relationships/hyperlink" Target="https://www.ncbi.nlm.nih.gov/pmc/articles/PMC2196217/" TargetMode="External"/><Relationship Id="rId557" Type="http://schemas.openxmlformats.org/officeDocument/2006/relationships/hyperlink" Target="https://jamanetwork.com/journals/jamanetworkopen/fullarticle/2717560" TargetMode="External"/><Relationship Id="rId314" Type="http://schemas.openxmlformats.org/officeDocument/2006/relationships/hyperlink" Target="https://www.sciencedirect.com/science/article/pii/S0360301604026793?via%3Dihub" TargetMode="External"/><Relationship Id="rId556" Type="http://schemas.openxmlformats.org/officeDocument/2006/relationships/hyperlink" Target="https://www.nejm.org/doi/10.1056/NEJMra1703481" TargetMode="External"/><Relationship Id="rId313" Type="http://schemas.openxmlformats.org/officeDocument/2006/relationships/hyperlink" Target="https://www.ncbi.nlm.nih.gov/pubmed/3032394?dopt=Abstract" TargetMode="External"/><Relationship Id="rId555" Type="http://schemas.openxmlformats.org/officeDocument/2006/relationships/hyperlink" Target="http://ascopubs.org/doi/full/10.1200/JCO.2015.66.1389" TargetMode="External"/><Relationship Id="rId319" Type="http://schemas.openxmlformats.org/officeDocument/2006/relationships/hyperlink" Target="https://www.nejm.org/doi/10.1056/NEJM199010043231403?url_ver=Z39.88-2003&amp;rfr_id=ori:rid:crossref.org&amp;rfr_dat=cr_pub%3dwww.ncbi.nlm.nih.gov" TargetMode="External"/><Relationship Id="rId318" Type="http://schemas.openxmlformats.org/officeDocument/2006/relationships/hyperlink" Target="https://insights.ovid.com/pubmed?pmid=17762758" TargetMode="External"/><Relationship Id="rId317" Type="http://schemas.openxmlformats.org/officeDocument/2006/relationships/hyperlink" Target="https://doi.org/10.1002/cncr.21007" TargetMode="External"/><Relationship Id="rId559" Type="http://schemas.openxmlformats.org/officeDocument/2006/relationships/hyperlink" Target="https://www.nejm.org/doi/full/10.1056/NEJMc1900053" TargetMode="External"/><Relationship Id="rId550" Type="http://schemas.openxmlformats.org/officeDocument/2006/relationships/hyperlink" Target="https://www.ncbi.nlm.nih.gov/pmc/articles/PMC2652093/" TargetMode="External"/><Relationship Id="rId312" Type="http://schemas.openxmlformats.org/officeDocument/2006/relationships/hyperlink" Target="http://ascopubs.org/doi/abs/10.1200/JCO.2009.26.2543?url_ver=Z39.88-2003&amp;rfr_id=ori:rid:crossref.org&amp;rfr_dat=cr_pub%3dpubmed" TargetMode="External"/><Relationship Id="rId554" Type="http://schemas.openxmlformats.org/officeDocument/2006/relationships/hyperlink" Target="http://www.quadshotnews.com/2019/08/low-maintenance.html" TargetMode="External"/><Relationship Id="rId311" Type="http://schemas.openxmlformats.org/officeDocument/2006/relationships/hyperlink" Target="http://ascopubs.org/doi/abs/10.1200/JCO.2009.26.2543?url_ver=Z39.88-2003&amp;rfr_id=ori:rid:crossref.org&amp;rfr_dat=cr_pub%3dpubmed" TargetMode="External"/><Relationship Id="rId553" Type="http://schemas.openxmlformats.org/officeDocument/2006/relationships/hyperlink" Target="https://www.jto.org/article/S1556-0864(15)33474-2/fulltext" TargetMode="External"/><Relationship Id="rId310" Type="http://schemas.openxmlformats.org/officeDocument/2006/relationships/hyperlink" Target="http://ascopubs.org/doi/full/10.1200/JCO.2000.18.16.2981" TargetMode="External"/><Relationship Id="rId552" Type="http://schemas.openxmlformats.org/officeDocument/2006/relationships/hyperlink" Target="http://ascopubs.org/doi/abs/10.1200/JCO.2007.13.9030?url_ver=Z39.88-2003&amp;rfr_id=ori:rid:crossref.org&amp;rfr_dat=cr_pub%3dpubmed" TargetMode="External"/><Relationship Id="rId551" Type="http://schemas.openxmlformats.org/officeDocument/2006/relationships/hyperlink" Target="http://ascopubs.org/doi/abs/10.1200/JCO.2007.13.9030?url_ver=Z39.88-2003&amp;rfr_id=ori:rid:crossref.org&amp;rfr_dat=cr_pub%3dpubmed" TargetMode="External"/><Relationship Id="rId297" Type="http://schemas.openxmlformats.org/officeDocument/2006/relationships/hyperlink" Target="https://www.ncbi.nlm.nih.gov/pubmed/20934273" TargetMode="External"/><Relationship Id="rId296" Type="http://schemas.openxmlformats.org/officeDocument/2006/relationships/hyperlink" Target="https://econtour.org/cases/89" TargetMode="External"/><Relationship Id="rId295" Type="http://schemas.openxmlformats.org/officeDocument/2006/relationships/hyperlink" Target="https://twitter.com/NicholasZaorsky/status/1211640873634664453" TargetMode="External"/><Relationship Id="rId294" Type="http://schemas.openxmlformats.org/officeDocument/2006/relationships/hyperlink" Target="https://www.ncbi.nlm.nih.gov/books/NBK482155/" TargetMode="External"/><Relationship Id="rId299" Type="http://schemas.openxmlformats.org/officeDocument/2006/relationships/hyperlink" Target="https://www.astro.org/uploadedFiles/_MAIN_SITE/Affiliate/ARRO/Resident_Resources/Educational_Resources/Content_Pieces/NSCLCIIIB.pdf" TargetMode="External"/><Relationship Id="rId298" Type="http://schemas.openxmlformats.org/officeDocument/2006/relationships/hyperlink" Target="https://econtour.org/cases/96" TargetMode="External"/><Relationship Id="rId271" Type="http://schemas.openxmlformats.org/officeDocument/2006/relationships/hyperlink" Target="http://www.quadshotnews.com/2018/10/not-so-fast.html" TargetMode="External"/><Relationship Id="rId270" Type="http://schemas.openxmlformats.org/officeDocument/2006/relationships/hyperlink" Target="https://www.jto.org/article/S1556-0864(16)31610-0/pdf" TargetMode="External"/><Relationship Id="rId269" Type="http://schemas.openxmlformats.org/officeDocument/2006/relationships/hyperlink" Target="https://www.ncbi.nlm.nih.gov/pubmed/25997421" TargetMode="External"/><Relationship Id="rId264" Type="http://schemas.openxmlformats.org/officeDocument/2006/relationships/hyperlink" Target="https://www.sciencedirect.com/science/article/pii/S1525730416302248?via%3Dihub" TargetMode="External"/><Relationship Id="rId263" Type="http://schemas.openxmlformats.org/officeDocument/2006/relationships/hyperlink" Target="https://www.thelancet.com/journals/lanonc/article/PIIS1470-2045(18)30896-9/fulltext" TargetMode="External"/><Relationship Id="rId262" Type="http://schemas.openxmlformats.org/officeDocument/2006/relationships/hyperlink" Target="https://www.rtog.org/clinicaltrials/protocoltable/studydetails.aspx?study=0915&amp;mode=bro%20adcasts&amp;ptid=387" TargetMode="External"/><Relationship Id="rId261" Type="http://schemas.openxmlformats.org/officeDocument/2006/relationships/hyperlink" Target="https://www.ncbi.nlm.nih.gov/pubmed/29759332" TargetMode="External"/><Relationship Id="rId268" Type="http://schemas.openxmlformats.org/officeDocument/2006/relationships/hyperlink" Target="https://www.birpublications.org/doi/10.1259/bjr.20150036" TargetMode="External"/><Relationship Id="rId267" Type="http://schemas.openxmlformats.org/officeDocument/2006/relationships/hyperlink" Target="https://www.sciencedirect.com/science/article/pii/S0022522309010800?via%3Dihub" TargetMode="External"/><Relationship Id="rId266" Type="http://schemas.openxmlformats.org/officeDocument/2006/relationships/hyperlink" Target="https://www.ncbi.nlm.nih.gov/pmc/articles/PMC4986505/" TargetMode="External"/><Relationship Id="rId265" Type="http://schemas.openxmlformats.org/officeDocument/2006/relationships/hyperlink" Target="https://www.ncbi.nlm.nih.gov/pubmed/31829203" TargetMode="External"/><Relationship Id="rId260" Type="http://schemas.openxmlformats.org/officeDocument/2006/relationships/hyperlink" Target="https://clinicaltrials.gov/ct2/show/NCT03306680" TargetMode="External"/><Relationship Id="rId259" Type="http://schemas.openxmlformats.org/officeDocument/2006/relationships/hyperlink" Target="https://www.rtog.org/clinicaltrials/protocoltable/studydetails.aspx?action=openFile&amp;FileID=9067" TargetMode="External"/><Relationship Id="rId258" Type="http://schemas.openxmlformats.org/officeDocument/2006/relationships/hyperlink" Target="http://www.rtog.org/ClinicalTrials/ProtocolTable/StudyDetails.aspx?action=openFile&amp;FileID=4650" TargetMode="External"/><Relationship Id="rId253" Type="http://schemas.openxmlformats.org/officeDocument/2006/relationships/hyperlink" Target="https://www.redjournal.org/article/S0360-3016(19)30572-3/pdf" TargetMode="External"/><Relationship Id="rId495" Type="http://schemas.openxmlformats.org/officeDocument/2006/relationships/hyperlink" Target="https://docs.google.com/document/d/1CfbqB4YnaPB8U3r2LykLv2v3bRLJyYQV0tvX4Js2Mog/edit#bookmark=kix.7v620793i97" TargetMode="External"/><Relationship Id="rId252" Type="http://schemas.openxmlformats.org/officeDocument/2006/relationships/hyperlink" Target="https://www.sciencedirect.com/science/article/pii/S0012369212606990?via%3Dihub" TargetMode="External"/><Relationship Id="rId494" Type="http://schemas.openxmlformats.org/officeDocument/2006/relationships/hyperlink" Target="https://www.ncbi.nlm.nih.gov/pubmed/28973074" TargetMode="External"/><Relationship Id="rId251" Type="http://schemas.openxmlformats.org/officeDocument/2006/relationships/hyperlink" Target="https://www.ncbi.nlm.nih.gov/pubmed/28687397" TargetMode="External"/><Relationship Id="rId493" Type="http://schemas.openxmlformats.org/officeDocument/2006/relationships/hyperlink" Target="http://www.quadshotnews.com/2019/05/get-up-and-gomez.html" TargetMode="External"/><Relationship Id="rId250" Type="http://schemas.openxmlformats.org/officeDocument/2006/relationships/hyperlink" Target="https://www.asco.org/research-guidelines/quality-guidelines/guidelines/thoracic-cancer#/28316" TargetMode="External"/><Relationship Id="rId492" Type="http://schemas.openxmlformats.org/officeDocument/2006/relationships/hyperlink" Target="https://ascopubs.org/doi/10.1200/JCO.19.00201" TargetMode="External"/><Relationship Id="rId257" Type="http://schemas.openxmlformats.org/officeDocument/2006/relationships/hyperlink" Target="https://www.rtog.org/clinicaltrials/protocoltable/studydetails.aspx?study=0236" TargetMode="External"/><Relationship Id="rId499" Type="http://schemas.openxmlformats.org/officeDocument/2006/relationships/hyperlink" Target="https://pubmed.ncbi.nlm.nih.gov/19373699/" TargetMode="External"/><Relationship Id="rId256" Type="http://schemas.openxmlformats.org/officeDocument/2006/relationships/hyperlink" Target="https://www.ncbi.nlm.nih.gov/pubmed/31829901" TargetMode="External"/><Relationship Id="rId498" Type="http://schemas.openxmlformats.org/officeDocument/2006/relationships/hyperlink" Target="https://meetinglibrary.asco.org/record/187450/abstract" TargetMode="External"/><Relationship Id="rId255" Type="http://schemas.openxmlformats.org/officeDocument/2006/relationships/hyperlink" Target="https://docs.google.com/document/d/1DnTzXxvgAsnW9eR7Br-W7ajBAFXL2IIZhvoRNcLYTK0/edit#heading=h.hjf4rn360avr" TargetMode="External"/><Relationship Id="rId497" Type="http://schemas.openxmlformats.org/officeDocument/2006/relationships/hyperlink" Target="https://www.ncbi.nlm.nih.gov/pubmed/31294762" TargetMode="External"/><Relationship Id="rId254" Type="http://schemas.openxmlformats.org/officeDocument/2006/relationships/hyperlink" Target="https://www.sciencedirect.com/science/article/pii/S093665551730434X" TargetMode="External"/><Relationship Id="rId496" Type="http://schemas.openxmlformats.org/officeDocument/2006/relationships/hyperlink" Target="https://www.thelancet.com/journals/lancet/article/PIIS0140-6736(18)32487-5/fulltext" TargetMode="External"/><Relationship Id="rId293" Type="http://schemas.openxmlformats.org/officeDocument/2006/relationships/image" Target="media/image7.png"/><Relationship Id="rId292" Type="http://schemas.openxmlformats.org/officeDocument/2006/relationships/hyperlink" Target="https://www.sciencedirect.com/science/article/pii/S0167814013003344?via%3Dihub" TargetMode="External"/><Relationship Id="rId291" Type="http://schemas.openxmlformats.org/officeDocument/2006/relationships/hyperlink" Target="https://www.ncbi.nlm.nih.gov/pmc/articles/PMC3474601/" TargetMode="External"/><Relationship Id="rId290" Type="http://schemas.openxmlformats.org/officeDocument/2006/relationships/hyperlink" Target="https://www.sciencedirect.com/science/article/pii/S0720048X0900610X?via%3Dihub" TargetMode="External"/><Relationship Id="rId286" Type="http://schemas.openxmlformats.org/officeDocument/2006/relationships/hyperlink" Target="https://www.ncbi.nlm.nih.gov/pubmed/31767472" TargetMode="External"/><Relationship Id="rId285" Type="http://schemas.openxmlformats.org/officeDocument/2006/relationships/hyperlink" Target="https://www.ncbi.nlm.nih.gov/pubmed/32188579" TargetMode="External"/><Relationship Id="rId284" Type="http://schemas.openxmlformats.org/officeDocument/2006/relationships/hyperlink" Target="https://www.redjournal.org/article/S0360-3016(16)00320-5/fulltext" TargetMode="External"/><Relationship Id="rId283" Type="http://schemas.openxmlformats.org/officeDocument/2006/relationships/hyperlink" Target="https://www.redjournal.org/article/S0360-3016(12)03636-X/fulltext" TargetMode="External"/><Relationship Id="rId289" Type="http://schemas.openxmlformats.org/officeDocument/2006/relationships/hyperlink" Target="https://www.thegreenjournal.com/article/S0167-8140(14)00042-5/fulltext" TargetMode="External"/><Relationship Id="rId288" Type="http://schemas.openxmlformats.org/officeDocument/2006/relationships/hyperlink" Target="https://www.thelancet.com/journals/lancet/article/PIIS1470-2045(12)70242-5/fulltext" TargetMode="External"/><Relationship Id="rId287" Type="http://schemas.openxmlformats.org/officeDocument/2006/relationships/hyperlink" Target="https://www.thelancet.com/journals/lancet/article/PIIS1470-2045(12)70242-5/fulltext" TargetMode="External"/><Relationship Id="rId282" Type="http://schemas.openxmlformats.org/officeDocument/2006/relationships/hyperlink" Target="https://www.ncbi.nlm.nih.gov/pmc/articles/PMC5965474/" TargetMode="External"/><Relationship Id="rId281" Type="http://schemas.openxmlformats.org/officeDocument/2006/relationships/hyperlink" Target="https://www.thegreenjournal.com/article/S0167-8140(09)00193-5/fulltext" TargetMode="External"/><Relationship Id="rId280" Type="http://schemas.openxmlformats.org/officeDocument/2006/relationships/hyperlink" Target="https://www.ncbi.nlm.nih.gov/pubmed/32052884" TargetMode="External"/><Relationship Id="rId275" Type="http://schemas.openxmlformats.org/officeDocument/2006/relationships/hyperlink" Target="https://www.ncbi.nlm.nih.gov/pubmed/31987965" TargetMode="External"/><Relationship Id="rId274" Type="http://schemas.openxmlformats.org/officeDocument/2006/relationships/hyperlink" Target="https://ascopubs.org/doi/full/10.1200/JCO.18.00622" TargetMode="External"/><Relationship Id="rId273" Type="http://schemas.openxmlformats.org/officeDocument/2006/relationships/hyperlink" Target="https://www.ncbi.nlm.nih.gov/pubmed/26492839" TargetMode="External"/><Relationship Id="rId272" Type="http://schemas.openxmlformats.org/officeDocument/2006/relationships/hyperlink" Target="https://www.sciencedirect.com/science/article/pii/S0360301618311192" TargetMode="External"/><Relationship Id="rId279" Type="http://schemas.openxmlformats.org/officeDocument/2006/relationships/hyperlink" Target="https://www.ncbi.nlm.nih.gov/pubmed/19410314/" TargetMode="External"/><Relationship Id="rId278" Type="http://schemas.openxmlformats.org/officeDocument/2006/relationships/hyperlink" Target="https://jamanetwork.com/journals/jama/fullarticle/185547" TargetMode="External"/><Relationship Id="rId277" Type="http://schemas.openxmlformats.org/officeDocument/2006/relationships/hyperlink" Target="https://www.sciencedirect.com/science/article/pii/S0360301618340148" TargetMode="External"/><Relationship Id="rId276" Type="http://schemas.openxmlformats.org/officeDocument/2006/relationships/hyperlink" Target="https://www.ncbi.nlm.nih.gov/pubmed/31982496" TargetMode="External"/><Relationship Id="rId629" Type="http://schemas.openxmlformats.org/officeDocument/2006/relationships/hyperlink" Target="https://clinicaltrials.gov/ct2/show/NCT03971474" TargetMode="External"/><Relationship Id="rId624" Type="http://schemas.openxmlformats.org/officeDocument/2006/relationships/hyperlink" Target="https://clinicaltrials.gov/ct2/show/NCT03191149" TargetMode="External"/><Relationship Id="rId623" Type="http://schemas.openxmlformats.org/officeDocument/2006/relationships/hyperlink" Target="https://clinicaltrials.gov/ct2/show/NCT03256981" TargetMode="External"/><Relationship Id="rId622" Type="http://schemas.openxmlformats.org/officeDocument/2006/relationships/hyperlink" Target="https://clinicaltrials.gov/ct2/show/NCT02756793" TargetMode="External"/><Relationship Id="rId621" Type="http://schemas.openxmlformats.org/officeDocument/2006/relationships/hyperlink" Target="https://clinicaltrials.gov/ct2/show/NCT03721341" TargetMode="External"/><Relationship Id="rId628" Type="http://schemas.openxmlformats.org/officeDocument/2006/relationships/hyperlink" Target="https://clinicaltrials.gov/ct2/show/NCT03373760" TargetMode="External"/><Relationship Id="rId627" Type="http://schemas.openxmlformats.org/officeDocument/2006/relationships/hyperlink" Target="https://clinicaltrials.gov/ct2/show/NCT03851445" TargetMode="External"/><Relationship Id="rId626" Type="http://schemas.openxmlformats.org/officeDocument/2006/relationships/hyperlink" Target="https://clinicaltrials.gov/ct2/show/NCT03737994" TargetMode="External"/><Relationship Id="rId625" Type="http://schemas.openxmlformats.org/officeDocument/2006/relationships/hyperlink" Target="https://clinicaltrials.gov/ct2/show/NCT03793179" TargetMode="External"/><Relationship Id="rId620" Type="http://schemas.openxmlformats.org/officeDocument/2006/relationships/hyperlink" Target="https://clinicaltrials.gov/ct2/show/NCT03862911" TargetMode="External"/><Relationship Id="rId619" Type="http://schemas.openxmlformats.org/officeDocument/2006/relationships/hyperlink" Target="https://bmccancer.biomedcentral.com/track/pdf/10.1186/s12885-020-06876-4" TargetMode="External"/><Relationship Id="rId618" Type="http://schemas.openxmlformats.org/officeDocument/2006/relationships/hyperlink" Target="https://clinicaltrials.gov/ct2/show/NCT03137771" TargetMode="External"/><Relationship Id="rId613" Type="http://schemas.openxmlformats.org/officeDocument/2006/relationships/hyperlink" Target="https://clinicaltrials.gov/ct2/show/NCT02201992" TargetMode="External"/><Relationship Id="rId612" Type="http://schemas.openxmlformats.org/officeDocument/2006/relationships/hyperlink" Target="https://clinicaltrials.gov/ct2/show/NCT02193282" TargetMode="External"/><Relationship Id="rId611" Type="http://schemas.openxmlformats.org/officeDocument/2006/relationships/hyperlink" Target="https://clinicaltrials.gov/ct2/show/NCT02194738" TargetMode="External"/><Relationship Id="rId610" Type="http://schemas.openxmlformats.org/officeDocument/2006/relationships/hyperlink" Target="https://clinicaltrials.gov/ct2/show/NCT03801902" TargetMode="External"/><Relationship Id="rId617" Type="http://schemas.openxmlformats.org/officeDocument/2006/relationships/hyperlink" Target="https://www.nrgoncology.org/ciro-lung" TargetMode="External"/><Relationship Id="rId616" Type="http://schemas.openxmlformats.org/officeDocument/2006/relationships/hyperlink" Target="https://clinicaltrials.gov/ct2/show/NCT01507428" TargetMode="External"/><Relationship Id="rId615" Type="http://schemas.openxmlformats.org/officeDocument/2006/relationships/hyperlink" Target="https://clinicaltrials.gov/ct2/show/NCT01993810" TargetMode="External"/><Relationship Id="rId614" Type="http://schemas.openxmlformats.org/officeDocument/2006/relationships/hyperlink" Target="https://www.ncbi.nlm.nih.gov/pubmed/27142674" TargetMode="External"/><Relationship Id="rId409" Type="http://schemas.openxmlformats.org/officeDocument/2006/relationships/hyperlink" Target="http://ascopubs.org/doi/abs/10.1200/JCO.2017.77.5817" TargetMode="External"/><Relationship Id="rId404" Type="http://schemas.openxmlformats.org/officeDocument/2006/relationships/hyperlink" Target="https://www.ncbi.nlm.nih.gov/pmc/articles/PMC3056463/" TargetMode="External"/><Relationship Id="rId646" Type="http://schemas.openxmlformats.org/officeDocument/2006/relationships/hyperlink" Target="https://www.thelancet.com/journals/lancet/article/PIIS0140-6736(19)32222-6/fulltext" TargetMode="External"/><Relationship Id="rId403" Type="http://schemas.openxmlformats.org/officeDocument/2006/relationships/hyperlink" Target="https://www.ncbi.nlm.nih.gov/pmc/articles/PMC3056462/" TargetMode="External"/><Relationship Id="rId645" Type="http://schemas.openxmlformats.org/officeDocument/2006/relationships/hyperlink" Target="http://www.quadshotnews.com/2018/09/big-deal-for-small-cells.html" TargetMode="External"/><Relationship Id="rId402" Type="http://schemas.openxmlformats.org/officeDocument/2006/relationships/hyperlink" Target="https://www.ncbi.nlm.nih.gov/pubmed/17551299" TargetMode="External"/><Relationship Id="rId644" Type="http://schemas.openxmlformats.org/officeDocument/2006/relationships/hyperlink" Target="https://www.nejm.org/doi/full/10.1056/NEJMoa1809064" TargetMode="External"/><Relationship Id="rId401" Type="http://schemas.openxmlformats.org/officeDocument/2006/relationships/hyperlink" Target="http://ascopubs.org/doi/full/10.1200/JCO.2007.13.2191" TargetMode="External"/><Relationship Id="rId643" Type="http://schemas.openxmlformats.org/officeDocument/2006/relationships/hyperlink" Target="https://www.ncbi.nlm.nih.gov/pubmed/31870883" TargetMode="External"/><Relationship Id="rId408" Type="http://schemas.openxmlformats.org/officeDocument/2006/relationships/hyperlink" Target="http://www.quadshotnews.com/2019/03/the-brain-game.html" TargetMode="External"/><Relationship Id="rId407" Type="http://schemas.openxmlformats.org/officeDocument/2006/relationships/hyperlink" Target="https://jamanetwork.com/journals/jamaoncology/fullarticle/2728245" TargetMode="External"/><Relationship Id="rId649" Type="http://schemas.openxmlformats.org/officeDocument/2006/relationships/hyperlink" Target="https://meetinglibrary.asco.org/record/184553/abstract" TargetMode="External"/><Relationship Id="rId406" Type="http://schemas.openxmlformats.org/officeDocument/2006/relationships/hyperlink" Target="https://jamanetwork.com/journals/jamaoncology/fullarticle/2728245" TargetMode="External"/><Relationship Id="rId648" Type="http://schemas.openxmlformats.org/officeDocument/2006/relationships/hyperlink" Target="http://www.quadshotnews.com/2019/10/big-and-small.html" TargetMode="External"/><Relationship Id="rId405" Type="http://schemas.openxmlformats.org/officeDocument/2006/relationships/hyperlink" Target="https://jamanetwork.com/journals/jamaoncology/fullarticle/2728245" TargetMode="External"/><Relationship Id="rId647" Type="http://schemas.openxmlformats.org/officeDocument/2006/relationships/hyperlink" Target="https://meetinglibrary.asco.org/record/184541/abstract" TargetMode="External"/><Relationship Id="rId400" Type="http://schemas.openxmlformats.org/officeDocument/2006/relationships/hyperlink" Target="http://ascopubs.org/doi/full/10.1200/JCO.2007.13.2191" TargetMode="External"/><Relationship Id="rId642" Type="http://schemas.openxmlformats.org/officeDocument/2006/relationships/hyperlink" Target="https://www.sciencedirect.com/science/article/pii/S1470204516300985?via%3Dihub" TargetMode="External"/><Relationship Id="rId641" Type="http://schemas.openxmlformats.org/officeDocument/2006/relationships/hyperlink" Target="https://www.sciencedirect.com/science/article/pii/S0140673605675691?via%3Dihub" TargetMode="External"/><Relationship Id="rId640" Type="http://schemas.openxmlformats.org/officeDocument/2006/relationships/hyperlink" Target="https://www.ncbi.nlm.nih.gov/pubmed/32222430" TargetMode="External"/><Relationship Id="rId635" Type="http://schemas.openxmlformats.org/officeDocument/2006/relationships/hyperlink" Target="http://econtour.org/cases/88" TargetMode="External"/><Relationship Id="rId634" Type="http://schemas.openxmlformats.org/officeDocument/2006/relationships/hyperlink" Target="http://econtour.org/cases/89" TargetMode="External"/><Relationship Id="rId633" Type="http://schemas.openxmlformats.org/officeDocument/2006/relationships/hyperlink" Target="https://www.astro.org/uploadedFiles/_MAIN_SITE/Affiliate/ARRO/Resident_Resources/Educational_Resources/ARROcase/Content_Pieces/ARROCaseSmallCell.pdf" TargetMode="External"/><Relationship Id="rId632" Type="http://schemas.openxmlformats.org/officeDocument/2006/relationships/hyperlink" Target="https://www.ncbi.nlm.nih.gov/books/NBK482458/" TargetMode="External"/><Relationship Id="rId639" Type="http://schemas.openxmlformats.org/officeDocument/2006/relationships/hyperlink" Target="http://www.quadshotnews.com/2019/03/the-brain-game.html" TargetMode="External"/><Relationship Id="rId638" Type="http://schemas.openxmlformats.org/officeDocument/2006/relationships/hyperlink" Target="http://www.quadshotnews.com/2018/09/big-deal-for-small-cells.html" TargetMode="External"/><Relationship Id="rId637" Type="http://schemas.openxmlformats.org/officeDocument/2006/relationships/hyperlink" Target="https://www.asco.org/research-guidelines/quality-guidelines/guidelines/thoracic-cancer#/9991" TargetMode="External"/><Relationship Id="rId636" Type="http://schemas.openxmlformats.org/officeDocument/2006/relationships/hyperlink" Target="https://www.esmo.org/guidelines/lung-and-chest-tumours/small-cell-lung-cancer" TargetMode="External"/><Relationship Id="rId631" Type="http://schemas.openxmlformats.org/officeDocument/2006/relationships/hyperlink" Target="https://clinicaltrials.gov/ct2/show/NCT04173507" TargetMode="External"/><Relationship Id="rId630" Type="http://schemas.openxmlformats.org/officeDocument/2006/relationships/hyperlink" Target="https://clinicaltrials.gov/ct2/show/NCT04268550" TargetMode="External"/><Relationship Id="rId609" Type="http://schemas.openxmlformats.org/officeDocument/2006/relationships/hyperlink" Target="https://clinicaltrials.gov/ct2/show/NCT03833154" TargetMode="External"/><Relationship Id="rId608" Type="http://schemas.openxmlformats.org/officeDocument/2006/relationships/hyperlink" Target="https://clinicaltrials.gov/ct2/show/NCT03148327" TargetMode="External"/><Relationship Id="rId607" Type="http://schemas.openxmlformats.org/officeDocument/2006/relationships/hyperlink" Target="https://clinicaltrials.gov/ct2/show/NCT04214262" TargetMode="External"/><Relationship Id="rId602" Type="http://schemas.openxmlformats.org/officeDocument/2006/relationships/hyperlink" Target="https://www.ncbi.nlm.nih.gov/pubmed/32078391" TargetMode="External"/><Relationship Id="rId601" Type="http://schemas.openxmlformats.org/officeDocument/2006/relationships/hyperlink" Target="https://www.thelancet.com/journals/lancet/article/PIIS0140-6736(15)01281-7/fulltext" TargetMode="External"/><Relationship Id="rId600" Type="http://schemas.openxmlformats.org/officeDocument/2006/relationships/hyperlink" Target="https://www.nejm.org/doi/full/10.1056/NEJMoa1507643" TargetMode="External"/><Relationship Id="rId606" Type="http://schemas.openxmlformats.org/officeDocument/2006/relationships/hyperlink" Target="https://ctep.cancer.gov/initiativesPrograms/docs/nctn_trials/NCTN_Thoracic_Trials.pdf" TargetMode="External"/><Relationship Id="rId605" Type="http://schemas.openxmlformats.org/officeDocument/2006/relationships/hyperlink" Target="https://www.thelancet.com/journals/lancet/article/PIIS0140-6736(16)32517-X/fulltext" TargetMode="External"/><Relationship Id="rId604" Type="http://schemas.openxmlformats.org/officeDocument/2006/relationships/hyperlink" Target="https://www.thelancet.com/journals/lancet/article/PIIS0140-6736(16)00587-0/fulltext" TargetMode="External"/><Relationship Id="rId603" Type="http://schemas.openxmlformats.org/officeDocument/2006/relationships/hyperlink" Target="https://www.ncbi.nlm.nih.gov/pubmed/32271354" TargetMode="External"/><Relationship Id="rId228" Type="http://schemas.openxmlformats.org/officeDocument/2006/relationships/hyperlink" Target="https://www.thegreenjournal.com/article/S0167-8140(09)00193-5/fulltext" TargetMode="External"/><Relationship Id="rId227" Type="http://schemas.openxmlformats.org/officeDocument/2006/relationships/hyperlink" Target="https://www.sciencedirect.com/science/article/pii/S0360301611005190?via%3Dihub" TargetMode="External"/><Relationship Id="rId469" Type="http://schemas.openxmlformats.org/officeDocument/2006/relationships/hyperlink" Target="https://www.sciencedirect.com/science/article/pii/S0360301600007501?via%3Dihub" TargetMode="External"/><Relationship Id="rId226" Type="http://schemas.openxmlformats.org/officeDocument/2006/relationships/hyperlink" Target="https://www.sciencedirect.com/science/article/pii/S0360301609002521?via%3Dihub" TargetMode="External"/><Relationship Id="rId468" Type="http://schemas.openxmlformats.org/officeDocument/2006/relationships/hyperlink" Target="https://www.nrgoncology.org/ciro-lung" TargetMode="External"/><Relationship Id="rId225" Type="http://schemas.openxmlformats.org/officeDocument/2006/relationships/hyperlink" Target="https://www.sciencedirect.com/science/article/pii/S0167814009001467?via%3Dihub" TargetMode="External"/><Relationship Id="rId467" Type="http://schemas.openxmlformats.org/officeDocument/2006/relationships/hyperlink" Target="https://www.thegreenjournal.com/article/S0167-8140(18)30115-4/fulltext" TargetMode="External"/><Relationship Id="rId229" Type="http://schemas.openxmlformats.org/officeDocument/2006/relationships/hyperlink" Target="https://www.clinical-lung-cancer.com/article/S1525-7304(15)00187-4/fulltext" TargetMode="External"/><Relationship Id="rId220" Type="http://schemas.openxmlformats.org/officeDocument/2006/relationships/hyperlink" Target="https://www.sciencedirect.com/science/article/pii/S0169500213003899" TargetMode="External"/><Relationship Id="rId462" Type="http://schemas.openxmlformats.org/officeDocument/2006/relationships/hyperlink" Target="http://ascopubs.org/doi/full/10.1200/JCO.2014.56.2587" TargetMode="External"/><Relationship Id="rId461" Type="http://schemas.openxmlformats.org/officeDocument/2006/relationships/hyperlink" Target="https://www.sciencedirect.com/science/article/pii/S0360301613029003" TargetMode="External"/><Relationship Id="rId460" Type="http://schemas.openxmlformats.org/officeDocument/2006/relationships/hyperlink" Target="https://www.ncbi.nlm.nih.gov/pmc/articles/PMC3448004/" TargetMode="External"/><Relationship Id="rId224" Type="http://schemas.openxmlformats.org/officeDocument/2006/relationships/hyperlink" Target="https://www.astro.org/uploadedFiles/_MAIN_SITE/Affiliate/ARRO/Resident_Resources/Educational_Resources/ARROcase/Content_Pieces/ChestWallToxicity.pdf" TargetMode="External"/><Relationship Id="rId466" Type="http://schemas.openxmlformats.org/officeDocument/2006/relationships/hyperlink" Target="https://doi.org/10.1016/j.ijrobp.2020.03.038" TargetMode="External"/><Relationship Id="rId223" Type="http://schemas.openxmlformats.org/officeDocument/2006/relationships/hyperlink" Target="https://www.ncbi.nlm.nih.gov/pubmed/32052884" TargetMode="External"/><Relationship Id="rId465" Type="http://schemas.openxmlformats.org/officeDocument/2006/relationships/hyperlink" Target="http://www.quadshotnews.com/2020/04/easy-does-it.html%5C" TargetMode="External"/><Relationship Id="rId222" Type="http://schemas.openxmlformats.org/officeDocument/2006/relationships/hyperlink" Target="http://bit.ly/MLDinSBRT" TargetMode="External"/><Relationship Id="rId464" Type="http://schemas.openxmlformats.org/officeDocument/2006/relationships/hyperlink" Target="https://www.ncbi.nlm.nih.gov/pubmed/31786421" TargetMode="External"/><Relationship Id="rId221" Type="http://schemas.openxmlformats.org/officeDocument/2006/relationships/hyperlink" Target="https://www.ncbi.nlm.nih.gov/pmc/articles/PMC5604921/" TargetMode="External"/><Relationship Id="rId463" Type="http://schemas.openxmlformats.org/officeDocument/2006/relationships/hyperlink" Target="https://www.nejm.org/doi/full/10.1056/NEJMoa1709937" TargetMode="External"/><Relationship Id="rId217" Type="http://schemas.openxmlformats.org/officeDocument/2006/relationships/hyperlink" Target="https://www.ncbi.nlm.nih.gov/pubmed/31982496" TargetMode="External"/><Relationship Id="rId459" Type="http://schemas.openxmlformats.org/officeDocument/2006/relationships/hyperlink" Target="http://ascopubs.org/doi/full/10.1200/JCO.2014.58.9812" TargetMode="External"/><Relationship Id="rId216" Type="http://schemas.openxmlformats.org/officeDocument/2006/relationships/hyperlink" Target="https://www.ncbi.nlm.nih.gov/pubmed/31987965" TargetMode="External"/><Relationship Id="rId458" Type="http://schemas.openxmlformats.org/officeDocument/2006/relationships/hyperlink" Target="https://www.sciencedirect.com/science/article/pii/S0360301699001832?via%3Dihub" TargetMode="External"/><Relationship Id="rId215" Type="http://schemas.openxmlformats.org/officeDocument/2006/relationships/hyperlink" Target="https://www.ncbi.nlm.nih.gov/pubmed/31829203" TargetMode="External"/><Relationship Id="rId457" Type="http://schemas.openxmlformats.org/officeDocument/2006/relationships/hyperlink" Target="https://www.practicalradonc.org/article/S1879-8500(20)30062-X/fulltext" TargetMode="External"/><Relationship Id="rId699" Type="http://schemas.openxmlformats.org/officeDocument/2006/relationships/hyperlink" Target="https://www.nejm.org/doi/10.1056/NEJMoa071780?url_ver=Z39.88-2003&amp;rfr_id=ori:rid:crossref.org&amp;rfr_dat=cr_pub%3dwww.ncbi.nlm.nih.gov" TargetMode="External"/><Relationship Id="rId214" Type="http://schemas.openxmlformats.org/officeDocument/2006/relationships/hyperlink" Target="https://www.ncbi.nlm.nih.gov/pubmed/30793176" TargetMode="External"/><Relationship Id="rId456" Type="http://schemas.openxmlformats.org/officeDocument/2006/relationships/hyperlink" Target="http://www.quadshotnews.com/2020/03/the-lengths-some-people-go-to.html" TargetMode="External"/><Relationship Id="rId698" Type="http://schemas.openxmlformats.org/officeDocument/2006/relationships/hyperlink" Target="https://pubmed.ncbi.nlm.nih.gov/32496550/" TargetMode="External"/><Relationship Id="rId219" Type="http://schemas.openxmlformats.org/officeDocument/2006/relationships/hyperlink" Target="https://www.sciencedirect.com/science/article/pii/S0360301614000960" TargetMode="External"/><Relationship Id="rId218" Type="http://schemas.openxmlformats.org/officeDocument/2006/relationships/hyperlink" Target="https://www.sciencedirect.com/science/article/pii/S0360301618340148" TargetMode="External"/><Relationship Id="rId451" Type="http://schemas.openxmlformats.org/officeDocument/2006/relationships/hyperlink" Target="https://www.ncbi.nlm.nih.gov/pubmed/26606200" TargetMode="External"/><Relationship Id="rId693" Type="http://schemas.openxmlformats.org/officeDocument/2006/relationships/hyperlink" Target="https://www.ncbi.nlm.nih.gov/pubmed/25890910" TargetMode="External"/><Relationship Id="rId450" Type="http://schemas.openxmlformats.org/officeDocument/2006/relationships/hyperlink" Target="https://www.ncbi.nlm.nih.gov/pubmed/31869678" TargetMode="External"/><Relationship Id="rId692" Type="http://schemas.openxmlformats.org/officeDocument/2006/relationships/hyperlink" Target="https://www.sciencedirect.com/science/article/pii/S0169500217302611?via%3Dihub" TargetMode="External"/><Relationship Id="rId691" Type="http://schemas.openxmlformats.org/officeDocument/2006/relationships/hyperlink" Target="https://www.thelancet.com/journals/lancet/article/PIIS0140-6736(14)61085-0/fulltext" TargetMode="External"/><Relationship Id="rId690" Type="http://schemas.openxmlformats.org/officeDocument/2006/relationships/hyperlink" Target="https://www.thelancet.com/journals/lancet/article/PIIS0140-6736(14)61085-0/fulltext" TargetMode="External"/><Relationship Id="rId213" Type="http://schemas.openxmlformats.org/officeDocument/2006/relationships/hyperlink" Target="https://www.ncbi.nlm.nih.gov/pubmed/30793176" TargetMode="External"/><Relationship Id="rId455" Type="http://schemas.openxmlformats.org/officeDocument/2006/relationships/hyperlink" Target="https://www.ncbi.nlm.nih.gov/pubmed/28301264" TargetMode="External"/><Relationship Id="rId697" Type="http://schemas.openxmlformats.org/officeDocument/2006/relationships/hyperlink" Target="https://www.jto.org/article/S1556-0864(17)30468-9/fulltext" TargetMode="External"/><Relationship Id="rId212" Type="http://schemas.openxmlformats.org/officeDocument/2006/relationships/hyperlink" Target="https://www.ncbi.nlm.nih.gov/pubmed/29896291" TargetMode="External"/><Relationship Id="rId454" Type="http://schemas.openxmlformats.org/officeDocument/2006/relationships/hyperlink" Target="https://www.ncbi.nlm.nih.gov/pmc/articles/PMC5455462/" TargetMode="External"/><Relationship Id="rId696" Type="http://schemas.openxmlformats.org/officeDocument/2006/relationships/hyperlink" Target="https://www.rtog.org/clinicaltrials/protocoltable/studydetails.aspx?action=openFile&amp;FileID=11137" TargetMode="External"/><Relationship Id="rId211" Type="http://schemas.openxmlformats.org/officeDocument/2006/relationships/hyperlink" Target="https://www.ncbi.nlm.nih.gov/pubmed/28581404" TargetMode="External"/><Relationship Id="rId453" Type="http://schemas.openxmlformats.org/officeDocument/2006/relationships/hyperlink" Target="https://www.jto.org/article/S1556-0864(16)31144-3/fulltext" TargetMode="External"/><Relationship Id="rId695" Type="http://schemas.openxmlformats.org/officeDocument/2006/relationships/hyperlink" Target="https://www.sciencedirect.com/science/article/pii/S0169500217302611?via%3Dihub" TargetMode="External"/><Relationship Id="rId210" Type="http://schemas.openxmlformats.org/officeDocument/2006/relationships/hyperlink" Target="https://www.ncbi.nlm.nih.gov/pubmed/32105810" TargetMode="External"/><Relationship Id="rId452" Type="http://schemas.openxmlformats.org/officeDocument/2006/relationships/hyperlink" Target="http://ascopubs.org/doi/abs/10.1200/JCO.2016.69.1378" TargetMode="External"/><Relationship Id="rId694" Type="http://schemas.openxmlformats.org/officeDocument/2006/relationships/hyperlink" Target="http://www.quadshotnews.com/2017/11/a-no-brainer-addition-to-pci.html" TargetMode="External"/><Relationship Id="rId491" Type="http://schemas.openxmlformats.org/officeDocument/2006/relationships/hyperlink" Target="https://www.thelancet.com/journals/lanonc/article/PIIS1470-2045(16)30532-0/abstract" TargetMode="External"/><Relationship Id="rId490" Type="http://schemas.openxmlformats.org/officeDocument/2006/relationships/hyperlink" Target="https://pubmed.ncbi.nlm.nih.gov/24462383/" TargetMode="External"/><Relationship Id="rId249" Type="http://schemas.openxmlformats.org/officeDocument/2006/relationships/hyperlink" Target="https://www.ncbi.nlm.nih.gov/pubmed/31586665" TargetMode="External"/><Relationship Id="rId248" Type="http://schemas.openxmlformats.org/officeDocument/2006/relationships/hyperlink" Target="https://www.redjournal.org/article/S0360-3016(12)03636-X/fulltext" TargetMode="External"/><Relationship Id="rId247" Type="http://schemas.openxmlformats.org/officeDocument/2006/relationships/hyperlink" Target="https://docs.google.com/document/d/1CfbqB4YnaPB8U3r2LykLv2v3bRLJyYQV0tvX4Js2Mog/edit#heading=h.sfi9w935mota" TargetMode="External"/><Relationship Id="rId489" Type="http://schemas.openxmlformats.org/officeDocument/2006/relationships/hyperlink" Target="http://www.quadshotnews.com/2019/08/oligo-what.html" TargetMode="External"/><Relationship Id="rId242" Type="http://schemas.openxmlformats.org/officeDocument/2006/relationships/hyperlink" Target="https://www.ncbi.nlm.nih.gov/pubmed/16111586" TargetMode="External"/><Relationship Id="rId484" Type="http://schemas.openxmlformats.org/officeDocument/2006/relationships/hyperlink" Target="https://pubmed.ncbi.nlm.nih.gov/32531388/" TargetMode="External"/><Relationship Id="rId241" Type="http://schemas.openxmlformats.org/officeDocument/2006/relationships/hyperlink" Target="https://www.ncbi.nlm.nih.gov/pubmed/28666551" TargetMode="External"/><Relationship Id="rId483" Type="http://schemas.openxmlformats.org/officeDocument/2006/relationships/hyperlink" Target="https://pubmed.ncbi.nlm.nih.gov/32531389/" TargetMode="External"/><Relationship Id="rId240" Type="http://schemas.openxmlformats.org/officeDocument/2006/relationships/hyperlink" Target="https://www.nrgoncology.org/ciro-lung" TargetMode="External"/><Relationship Id="rId482" Type="http://schemas.openxmlformats.org/officeDocument/2006/relationships/hyperlink" Target="https://ctep.cancer.gov/initiativesPrograms/docs/nctn_trials/NCTN_Thoracic_Trials.pdf" TargetMode="External"/><Relationship Id="rId481" Type="http://schemas.openxmlformats.org/officeDocument/2006/relationships/hyperlink" Target="https://docs.google.com/document/d/1CfbqB4YnaPB8U3r2LykLv2v3bRLJyYQV0tvX4Js2Mog/edit#bookmark=id.focksuac7esp" TargetMode="External"/><Relationship Id="rId246" Type="http://schemas.openxmlformats.org/officeDocument/2006/relationships/hyperlink" Target="http://tlcr.amegroups.com/article/view/28932" TargetMode="External"/><Relationship Id="rId488" Type="http://schemas.openxmlformats.org/officeDocument/2006/relationships/hyperlink" Target="https://www.sciencedirect.com/science/article/pii/S1556086419306550?via%3Dihub" TargetMode="External"/><Relationship Id="rId245" Type="http://schemas.openxmlformats.org/officeDocument/2006/relationships/hyperlink" Target="http://www.quadshotnews.com/2019/07/chest-bump.html" TargetMode="External"/><Relationship Id="rId487" Type="http://schemas.openxmlformats.org/officeDocument/2006/relationships/hyperlink" Target="https://www.sciencedirect.com/science/article/pii/S1525730414000771" TargetMode="External"/><Relationship Id="rId244" Type="http://schemas.openxmlformats.org/officeDocument/2006/relationships/hyperlink" Target="https://www.ncbi.nlm.nih.gov/pubmed/31351746" TargetMode="External"/><Relationship Id="rId486" Type="http://schemas.openxmlformats.org/officeDocument/2006/relationships/hyperlink" Target="https://docs.google.com/document/d/1CfbqB4YnaPB8U3r2LykLv2v3bRLJyYQV0tvX4Js2Mog/edit#bookmark=kix.7v620793i97" TargetMode="External"/><Relationship Id="rId243" Type="http://schemas.openxmlformats.org/officeDocument/2006/relationships/hyperlink" Target="http://tlcr.amegroups.com/article/view/26375/19723" TargetMode="External"/><Relationship Id="rId485" Type="http://schemas.openxmlformats.org/officeDocument/2006/relationships/hyperlink" Target="https://www.ncbi.nlm.nih.gov/pubmed/32014142" TargetMode="External"/><Relationship Id="rId480" Type="http://schemas.openxmlformats.org/officeDocument/2006/relationships/hyperlink" Target="https://docs.google.com/document/d/1CfbqB4YnaPB8U3r2LykLv2v3bRLJyYQV0tvX4Js2Mog/edit#bookmark=kix.7v620793i97" TargetMode="External"/><Relationship Id="rId239" Type="http://schemas.openxmlformats.org/officeDocument/2006/relationships/hyperlink" Target="https://www.ncbi.nlm.nih.gov/pmc/articles/PMC5356506/" TargetMode="External"/><Relationship Id="rId238" Type="http://schemas.openxmlformats.org/officeDocument/2006/relationships/hyperlink" Target="https://www.ncbi.nlm.nih.gov/pubmed/20934273" TargetMode="External"/><Relationship Id="rId237" Type="http://schemas.openxmlformats.org/officeDocument/2006/relationships/hyperlink" Target="https://econtour.org/cases/89" TargetMode="External"/><Relationship Id="rId479" Type="http://schemas.openxmlformats.org/officeDocument/2006/relationships/hyperlink" Target="https://meetinglibrary.asco.org/record/188280/abstract" TargetMode="External"/><Relationship Id="rId236" Type="http://schemas.openxmlformats.org/officeDocument/2006/relationships/hyperlink" Target="https://www.astro.org/ASTRO/media/ASTRO/AffiliatePages/arro/PDFs/ARROCase_SABR_Lung_EarlyStage.pdf" TargetMode="External"/><Relationship Id="rId478" Type="http://schemas.openxmlformats.org/officeDocument/2006/relationships/hyperlink" Target="https://www.ncbi.nlm.nih.gov/pubmed/31351746" TargetMode="External"/><Relationship Id="rId231" Type="http://schemas.openxmlformats.org/officeDocument/2006/relationships/hyperlink" Target="https://www.redjournal.org/article/S0360-3016(19)30572-3/pdf" TargetMode="External"/><Relationship Id="rId473" Type="http://schemas.openxmlformats.org/officeDocument/2006/relationships/hyperlink" Target="https://www.practicalradonc.org/article/S1879-8500(18)30069-9/abstract" TargetMode="External"/><Relationship Id="rId230" Type="http://schemas.openxmlformats.org/officeDocument/2006/relationships/hyperlink" Target="https://www.jto.org/article/S1556-0864(16)30462-2/fulltext" TargetMode="External"/><Relationship Id="rId472" Type="http://schemas.openxmlformats.org/officeDocument/2006/relationships/hyperlink" Target="https://www.ncbi.nlm.nih.gov/pmc/articles/PMC3808743/" TargetMode="External"/><Relationship Id="rId471" Type="http://schemas.openxmlformats.org/officeDocument/2006/relationships/hyperlink" Target="https://docs.google.com/document/d/1CfbqB4YnaPB8U3r2LykLv2v3bRLJyYQV0tvX4Js2Mog/edit#heading=h.bsbwppn0ds6d" TargetMode="External"/><Relationship Id="rId470" Type="http://schemas.openxmlformats.org/officeDocument/2006/relationships/hyperlink" Target="http://www.ifct.fr/images/stories/Protocoles/DocsPratiques/IFCT-0503-LungArt/Protocole_LungART_v8.pdf" TargetMode="External"/><Relationship Id="rId235" Type="http://schemas.openxmlformats.org/officeDocument/2006/relationships/hyperlink" Target="https://www.astro.org/uploadedFiles/_MAIN_SITE/Affiliate/ARRO/Resident_Resources/Educational_Resources/ARROcase/Content_Pieces/ChestWallToxicity.pdf" TargetMode="External"/><Relationship Id="rId477" Type="http://schemas.openxmlformats.org/officeDocument/2006/relationships/hyperlink" Target="https://www.redjournal.org/article/S0360-3016(17)31296-8/fulltext" TargetMode="External"/><Relationship Id="rId234" Type="http://schemas.openxmlformats.org/officeDocument/2006/relationships/hyperlink" Target="https://twitter.com/NicholasZaorsky/status/1211640873634664453" TargetMode="External"/><Relationship Id="rId476" Type="http://schemas.openxmlformats.org/officeDocument/2006/relationships/hyperlink" Target="https://www.ncbi.nlm.nih.gov/pubmed/26163093" TargetMode="External"/><Relationship Id="rId233" Type="http://schemas.openxmlformats.org/officeDocument/2006/relationships/hyperlink" Target="http://www.acro.org/" TargetMode="External"/><Relationship Id="rId475" Type="http://schemas.openxmlformats.org/officeDocument/2006/relationships/hyperlink" Target="https://www.nature.com/articles/bjc2013466" TargetMode="External"/><Relationship Id="rId232" Type="http://schemas.openxmlformats.org/officeDocument/2006/relationships/hyperlink" Target="https://www.ncbi.nlm.nih.gov/pmc/articles/PMC4986505/" TargetMode="External"/><Relationship Id="rId474" Type="http://schemas.openxmlformats.org/officeDocument/2006/relationships/hyperlink" Target="https://www.sciencedirect.com/science/article/pii/S1556086415305888?via%3Dihub" TargetMode="External"/><Relationship Id="rId426" Type="http://schemas.openxmlformats.org/officeDocument/2006/relationships/hyperlink" Target="https://www.astro.org/uploadedFiles/_MAIN_SITE/Affiliate/ARRO/Resident_Resources/Educational_Resources/Content_Pieces/NSCLCIIIB.pdf" TargetMode="External"/><Relationship Id="rId668" Type="http://schemas.openxmlformats.org/officeDocument/2006/relationships/hyperlink" Target="https://www.sciencedirect.com/science/article/pii/S0360301604003815?via%3Dihub" TargetMode="External"/><Relationship Id="rId425" Type="http://schemas.openxmlformats.org/officeDocument/2006/relationships/hyperlink" Target="http://www.acro.org/" TargetMode="External"/><Relationship Id="rId667" Type="http://schemas.openxmlformats.org/officeDocument/2006/relationships/hyperlink" Target="https://www.sciencedirect.com/science/article/pii/S0360301604003815?via%3Dihub" TargetMode="External"/><Relationship Id="rId424" Type="http://schemas.openxmlformats.org/officeDocument/2006/relationships/hyperlink" Target="https://www.asco.org/research-guidelines/quality-guidelines/guidelines/supportive-care-and-treatment-related-issues#/29866" TargetMode="External"/><Relationship Id="rId666" Type="http://schemas.openxmlformats.org/officeDocument/2006/relationships/hyperlink" Target="https://meetinglibrary.asco.org/record/184539/abstract" TargetMode="External"/><Relationship Id="rId423" Type="http://schemas.openxmlformats.org/officeDocument/2006/relationships/hyperlink" Target="https://ro-journal.biomedcentral.com/articles/10.1186/s13014-019-1456-0" TargetMode="External"/><Relationship Id="rId665" Type="http://schemas.openxmlformats.org/officeDocument/2006/relationships/hyperlink" Target="https://www.ncbi.nlm.nih.gov/pubmed/12118018" TargetMode="External"/><Relationship Id="rId429" Type="http://schemas.openxmlformats.org/officeDocument/2006/relationships/hyperlink" Target="https://twitter.com/NicholasZaorsky/status/1211640873634664453" TargetMode="External"/><Relationship Id="rId428" Type="http://schemas.openxmlformats.org/officeDocument/2006/relationships/hyperlink" Target="https://www.astro.org/uploadedFiles/_MAIN_SITE/Affiliate/ARRO/Resident_Resources/Educational_Resources/Content_Pieces/Thymoma.pdf" TargetMode="External"/><Relationship Id="rId427" Type="http://schemas.openxmlformats.org/officeDocument/2006/relationships/hyperlink" Target="https://www.astro.org/uploadedFiles/_MAIN_SITE/Affiliate/ARRO/Resident_Resources/Educational_Resources/ARROcase/Content_Pieces/Resectablelung.pdf" TargetMode="External"/><Relationship Id="rId669" Type="http://schemas.openxmlformats.org/officeDocument/2006/relationships/hyperlink" Target="https://www.ncbi.nlm.nih.gov/pmc/articles/PMC3377848/" TargetMode="External"/><Relationship Id="rId660" Type="http://schemas.openxmlformats.org/officeDocument/2006/relationships/hyperlink" Target="http://ascopubs.org/doi/full/10.1200/JCO.2004.01.178" TargetMode="External"/><Relationship Id="rId422" Type="http://schemas.openxmlformats.org/officeDocument/2006/relationships/hyperlink" Target="https://www.sciencedirect.com/science/article/pii/S0360301699001832?via%3Dihub" TargetMode="External"/><Relationship Id="rId664" Type="http://schemas.openxmlformats.org/officeDocument/2006/relationships/hyperlink" Target="https://www.nejm.org/doi/10.1056/NEJM199901283400403?url_ver=Z39.88-2003&amp;rfr_id=ori:rid:crossref.org&amp;rfr_dat=cr_pub%3dwww.ncbi.nlm.nih.gov" TargetMode="External"/><Relationship Id="rId421" Type="http://schemas.openxmlformats.org/officeDocument/2006/relationships/hyperlink" Target="https://twitter.com/NicholasZaorsky/status/1234226689409978369?s=20" TargetMode="External"/><Relationship Id="rId663" Type="http://schemas.openxmlformats.org/officeDocument/2006/relationships/hyperlink" Target="https://www.nejm.org/doi/10.1056/NEJM199901283400403?url_ver=Z39.88-2003&amp;rfr_id=ori:rid:crossref.org&amp;rfr_dat=cr_pub%3dwww.ncbi.nlm.nih.gov" TargetMode="External"/><Relationship Id="rId420" Type="http://schemas.openxmlformats.org/officeDocument/2006/relationships/hyperlink" Target="https://www.jto.org/article/S1556-0864(16)31144-3/fulltext" TargetMode="External"/><Relationship Id="rId662" Type="http://schemas.openxmlformats.org/officeDocument/2006/relationships/hyperlink" Target="http://ascopubs.org/doi/abs/10.1200/JCO.2005.02.9793?url_ver=Z39.88-2003&amp;rfr_id=ori:rid:crossref.org&amp;rfr_dat=cr_pub%3dpubmed" TargetMode="External"/><Relationship Id="rId661" Type="http://schemas.openxmlformats.org/officeDocument/2006/relationships/hyperlink" Target="http://ascopubs.org/doi/abs/10.1200/JCO.2005.02.9793?url_ver=Z39.88-2003&amp;rfr_id=ori:rid:crossref.org&amp;rfr_dat=cr_pub%3dpubmed" TargetMode="External"/><Relationship Id="rId415" Type="http://schemas.openxmlformats.org/officeDocument/2006/relationships/hyperlink" Target="https://www.redjournal.org/article/S0360-3016(14)03537-8/fulltext?mobileUi=0" TargetMode="External"/><Relationship Id="rId657" Type="http://schemas.openxmlformats.org/officeDocument/2006/relationships/hyperlink" Target="https://www.nejm.org/doi/10.1056/NEJM199212033272302?url_ver=Z39.88-2003&amp;rfr_id=ori:rid:crossref.org&amp;rfr_dat=cr_pub%3dwww.ncbi.nlm.nih.gov" TargetMode="External"/><Relationship Id="rId414" Type="http://schemas.openxmlformats.org/officeDocument/2006/relationships/hyperlink" Target="https://www.thegreenjournal.com/article/S0167-8140(13)00400-3/fulltext" TargetMode="External"/><Relationship Id="rId656" Type="http://schemas.openxmlformats.org/officeDocument/2006/relationships/hyperlink" Target="https://www.ncbi.nlm.nih.gov/pubmed/31887577" TargetMode="External"/><Relationship Id="rId413" Type="http://schemas.openxmlformats.org/officeDocument/2006/relationships/hyperlink" Target="https://www.ncbi.nlm.nih.gov/pubmed/25913714" TargetMode="External"/><Relationship Id="rId655" Type="http://schemas.openxmlformats.org/officeDocument/2006/relationships/hyperlink" Target="https://www.ncbi.nlm.nih.gov/pubmed/28011047" TargetMode="External"/><Relationship Id="rId412" Type="http://schemas.openxmlformats.org/officeDocument/2006/relationships/hyperlink" Target="https://www.ncbi.nlm.nih.gov/pubmed/31712134" TargetMode="External"/><Relationship Id="rId654" Type="http://schemas.openxmlformats.org/officeDocument/2006/relationships/hyperlink" Target="https://www.ncbi.nlm.nih.gov/pubmed/15867769" TargetMode="External"/><Relationship Id="rId419" Type="http://schemas.openxmlformats.org/officeDocument/2006/relationships/hyperlink" Target="https://www.ncbi.nlm.nih.gov/pmc/articles/PMC5455462/" TargetMode="External"/><Relationship Id="rId418" Type="http://schemas.openxmlformats.org/officeDocument/2006/relationships/hyperlink" Target="https://www.ncbi.nlm.nih.gov/pubmed/32280792" TargetMode="External"/><Relationship Id="rId417" Type="http://schemas.openxmlformats.org/officeDocument/2006/relationships/hyperlink" Target="https://ascopubs.org/doi/full/10.1200/JCO.2017.74.0720" TargetMode="External"/><Relationship Id="rId659" Type="http://schemas.openxmlformats.org/officeDocument/2006/relationships/hyperlink" Target="https://www.ncbi.nlm.nih.gov/pmc/articles/PMC4678178/" TargetMode="External"/><Relationship Id="rId416" Type="http://schemas.openxmlformats.org/officeDocument/2006/relationships/hyperlink" Target="https://www.redjournal.org/article/S0360-3016(17)30060-3/abstract" TargetMode="External"/><Relationship Id="rId658" Type="http://schemas.openxmlformats.org/officeDocument/2006/relationships/hyperlink" Target="https://www.nejm.org/doi/10.1056/NEJM199212033272302?url_ver=Z39.88-2003&amp;rfr_id=ori:rid:crossref.org&amp;rfr_dat=cr_pub%3dwww.ncbi.nlm.nih.gov" TargetMode="External"/><Relationship Id="rId411" Type="http://schemas.openxmlformats.org/officeDocument/2006/relationships/hyperlink" Target="https://www.ncbi.nlm.nih.gov/pubmed/31733490" TargetMode="External"/><Relationship Id="rId653" Type="http://schemas.openxmlformats.org/officeDocument/2006/relationships/hyperlink" Target="http://www.quadshotnews.com/2019/07/chest-bump.html" TargetMode="External"/><Relationship Id="rId410" Type="http://schemas.openxmlformats.org/officeDocument/2006/relationships/hyperlink" Target="http://ascopubs.org/doi/10.1200/JCO.2017.77.5817" TargetMode="External"/><Relationship Id="rId652" Type="http://schemas.openxmlformats.org/officeDocument/2006/relationships/hyperlink" Target="http://tlcr.amegroups.com/article/view/28932" TargetMode="External"/><Relationship Id="rId651" Type="http://schemas.openxmlformats.org/officeDocument/2006/relationships/hyperlink" Target="https://ascopubs.org/doi/10.1200/JCO.20.00793" TargetMode="External"/><Relationship Id="rId650" Type="http://schemas.openxmlformats.org/officeDocument/2006/relationships/hyperlink" Target="https://meetinglibrary.asco.org/record/184545/abstract" TargetMode="External"/><Relationship Id="rId206" Type="http://schemas.openxmlformats.org/officeDocument/2006/relationships/hyperlink" Target="https://www.clinical-lung-cancer.com/article/S1525-7304(16)30374-6/abstract" TargetMode="External"/><Relationship Id="rId448" Type="http://schemas.openxmlformats.org/officeDocument/2006/relationships/hyperlink" Target="https://www.ncbi.nlm.nih.gov/pubmed/27142674" TargetMode="External"/><Relationship Id="rId205" Type="http://schemas.openxmlformats.org/officeDocument/2006/relationships/hyperlink" Target="https://ctep.cancer.gov/initiativesPrograms/docs/nctn_trials/NCTN_Thoracic_Trials.pdf" TargetMode="External"/><Relationship Id="rId447" Type="http://schemas.openxmlformats.org/officeDocument/2006/relationships/hyperlink" Target="https://www.rtog.org/ClinicalTrials/ProtocolTable/StudyDetails.aspx?action=openFile&amp;FileID=4649" TargetMode="External"/><Relationship Id="rId689" Type="http://schemas.openxmlformats.org/officeDocument/2006/relationships/hyperlink" Target="https://www.thelancet.com/journals/lancet/article/PIIS0140-6736(14)61085-0/fulltext" TargetMode="External"/><Relationship Id="rId204" Type="http://schemas.openxmlformats.org/officeDocument/2006/relationships/hyperlink" Target="https://www.redjournal.org/article/S0360-3016(18)33859-8/fulltext" TargetMode="External"/><Relationship Id="rId446" Type="http://schemas.openxmlformats.org/officeDocument/2006/relationships/hyperlink" Target="https://www.ncbi.nlm.nih.gov/pubmed/31829901" TargetMode="External"/><Relationship Id="rId688" Type="http://schemas.openxmlformats.org/officeDocument/2006/relationships/hyperlink" Target="http://ascopubs.org/doi/abs/10.1200/JCO.1999.17.7.2092?url_ver=Z39.88-2003&amp;rfr_id=ori:rid:crossref.org&amp;rfr_dat=cr_pub%3dpubmed" TargetMode="External"/><Relationship Id="rId203" Type="http://schemas.openxmlformats.org/officeDocument/2006/relationships/hyperlink" Target="https://www.birpublications.org/doi/10.1259/bjr.20150036" TargetMode="External"/><Relationship Id="rId445" Type="http://schemas.openxmlformats.org/officeDocument/2006/relationships/hyperlink" Target="https://www.asco.org/research-guidelines/quality-guidelines/guidelines/thoracic-cancer#/9776" TargetMode="External"/><Relationship Id="rId687" Type="http://schemas.openxmlformats.org/officeDocument/2006/relationships/hyperlink" Target="https://clinicaltrials.gov/ct2/show/NCT02635009" TargetMode="External"/><Relationship Id="rId209" Type="http://schemas.openxmlformats.org/officeDocument/2006/relationships/hyperlink" Target="https://www.nejm.org/doi/10.1056/NEJMc1203770" TargetMode="External"/><Relationship Id="rId208" Type="http://schemas.openxmlformats.org/officeDocument/2006/relationships/hyperlink" Target="https://onlinelibrary.wiley.com/doi/full/10.1002/cncr.30375" TargetMode="External"/><Relationship Id="rId207" Type="http://schemas.openxmlformats.org/officeDocument/2006/relationships/hyperlink" Target="https://www.sciencedirect.com/science/article/pii/S0360301616332473?via%3Dihub" TargetMode="External"/><Relationship Id="rId449" Type="http://schemas.openxmlformats.org/officeDocument/2006/relationships/hyperlink" Target="http://www.ifct.fr/images/stories/Protocoles/DocsPratiques/IFCT-0503-LungArt/Protocole_LungART_v8.pdf" TargetMode="External"/><Relationship Id="rId440" Type="http://schemas.openxmlformats.org/officeDocument/2006/relationships/hyperlink" Target="https://www.sciencedirect.com/science/article/pii/S0360301618302505?via%3Dihub#fig1" TargetMode="External"/><Relationship Id="rId682" Type="http://schemas.openxmlformats.org/officeDocument/2006/relationships/hyperlink" Target="https://www.ncbi.nlm.nih.gov/pmc/articles/PMC3024447/" TargetMode="External"/><Relationship Id="rId681" Type="http://schemas.openxmlformats.org/officeDocument/2006/relationships/hyperlink" Target="https://academic.oup.com/annonc/article/22/5/1154/178653" TargetMode="External"/><Relationship Id="rId680" Type="http://schemas.openxmlformats.org/officeDocument/2006/relationships/hyperlink" Target="https://www.thelancet.com/journals/lanonc/article/PIIS1470-2045(09)70101-9/fulltext" TargetMode="External"/><Relationship Id="rId202" Type="http://schemas.openxmlformats.org/officeDocument/2006/relationships/hyperlink" Target="https://www.ncbi.nlm.nih.gov/pubmed/32106868" TargetMode="External"/><Relationship Id="rId444" Type="http://schemas.openxmlformats.org/officeDocument/2006/relationships/hyperlink" Target="https://www.asco.org/research-guidelines/quality-guidelines/guidelines/thoracic-cancer#/10201" TargetMode="External"/><Relationship Id="rId686" Type="http://schemas.openxmlformats.org/officeDocument/2006/relationships/hyperlink" Target="http://www.quadshotnews.com/2020/03/hippocampal-distancing.html" TargetMode="External"/><Relationship Id="rId201" Type="http://schemas.openxmlformats.org/officeDocument/2006/relationships/hyperlink" Target="https://www.sciencedirect.com/science/article/pii/S0360301618311180" TargetMode="External"/><Relationship Id="rId443" Type="http://schemas.openxmlformats.org/officeDocument/2006/relationships/hyperlink" Target="https://www.asco.org/research-guidelines/quality-guidelines/guidelines/thoracic-cancer#/10226" TargetMode="External"/><Relationship Id="rId685" Type="http://schemas.openxmlformats.org/officeDocument/2006/relationships/hyperlink" Target="https://www.ncbi.nlm.nih.gov/pubmed/32142869" TargetMode="External"/><Relationship Id="rId200" Type="http://schemas.openxmlformats.org/officeDocument/2006/relationships/hyperlink" Target="https://www.sciencedirect.com/science/article/pii/S0360301618311192" TargetMode="External"/><Relationship Id="rId442" Type="http://schemas.openxmlformats.org/officeDocument/2006/relationships/hyperlink" Target="https://www.astro.org/Patient-Care-and-Research/Clinical-Practice-Statements/ASTRO-39;s-guideline-on-definitive-and-adjuvant-RT" TargetMode="External"/><Relationship Id="rId684" Type="http://schemas.openxmlformats.org/officeDocument/2006/relationships/hyperlink" Target="https://www.eventscribe.com/2019/ASTRO/fsPopup.asp?Mode=presInfo&amp;PresentationID=559274" TargetMode="External"/><Relationship Id="rId441" Type="http://schemas.openxmlformats.org/officeDocument/2006/relationships/hyperlink" Target="https://www.astro.org/Patient-Care-and-Research/Clinical-Practice-Statements/ASTRO-39;s-guideline-on-definitive-and-adjuvant-RT" TargetMode="External"/><Relationship Id="rId683" Type="http://schemas.openxmlformats.org/officeDocument/2006/relationships/hyperlink" Target="https://www.eventscribe.com/2019/ASTRO/fsPopup.asp?Mode=presInfo&amp;PresentationID=559273" TargetMode="External"/><Relationship Id="rId437" Type="http://schemas.openxmlformats.org/officeDocument/2006/relationships/hyperlink" Target="https://www.ncbi.nlm.nih.gov/pubmed/25679166" TargetMode="External"/><Relationship Id="rId679" Type="http://schemas.openxmlformats.org/officeDocument/2006/relationships/hyperlink" Target="https://www.nejm.org/doi/10.1056/NEJM199908123410703?url_ver=Z39.88-2003&amp;rfr_id=ori:rid:crossref.org&amp;rfr_dat=cr_pub%3dwww.ncbi.nlm.nih.gov" TargetMode="External"/><Relationship Id="rId436" Type="http://schemas.openxmlformats.org/officeDocument/2006/relationships/hyperlink" Target="https://www.ncbi.nlm.nih.gov/pubmed/27470188" TargetMode="External"/><Relationship Id="rId678" Type="http://schemas.openxmlformats.org/officeDocument/2006/relationships/hyperlink" Target="https://www.sciencedirect.com/science/article/abs/pii/S1879850019301857" TargetMode="External"/><Relationship Id="rId435" Type="http://schemas.openxmlformats.org/officeDocument/2006/relationships/hyperlink" Target="https://www.thegreenjournal.com/article/S0167-8140(18)30115-4/fulltext" TargetMode="External"/><Relationship Id="rId677" Type="http://schemas.openxmlformats.org/officeDocument/2006/relationships/hyperlink" Target="https://www.clinical-lung-cancer.com/article/S1525-7304(19)30374-2/fulltext" TargetMode="External"/><Relationship Id="rId434" Type="http://schemas.openxmlformats.org/officeDocument/2006/relationships/hyperlink" Target="https://www.nrgoncology.org/ciro-lung" TargetMode="External"/><Relationship Id="rId676" Type="http://schemas.openxmlformats.org/officeDocument/2006/relationships/hyperlink" Target="https://clinicaltrials.gov/ct2/show/NCT03703297" TargetMode="External"/><Relationship Id="rId439" Type="http://schemas.openxmlformats.org/officeDocument/2006/relationships/hyperlink" Target="https://www.ncbi.nlm.nih.gov/pubmed/16111586" TargetMode="External"/><Relationship Id="rId438" Type="http://schemas.openxmlformats.org/officeDocument/2006/relationships/hyperlink" Target="https://www.ncbi.nlm.nih.gov/pubmed/25869338" TargetMode="External"/><Relationship Id="rId671" Type="http://schemas.openxmlformats.org/officeDocument/2006/relationships/hyperlink" Target="https://www.sciencedirect.com/science/article/pii/S1470204517303182?via%3Dihub" TargetMode="External"/><Relationship Id="rId670" Type="http://schemas.openxmlformats.org/officeDocument/2006/relationships/hyperlink" Target="https://www.redjournal.org/article/S0360-3016(03)02217-X/fulltext" TargetMode="External"/><Relationship Id="rId433" Type="http://schemas.openxmlformats.org/officeDocument/2006/relationships/hyperlink" Target="https://www.ncbi.nlm.nih.gov/pmc/articles/PMC5356506/" TargetMode="External"/><Relationship Id="rId675" Type="http://schemas.openxmlformats.org/officeDocument/2006/relationships/hyperlink" Target="https://ctep.cancer.gov/initiativesPrograms/docs/nctn_trials/NCTN_Thoracic_Trials.pdf" TargetMode="External"/><Relationship Id="rId432" Type="http://schemas.openxmlformats.org/officeDocument/2006/relationships/hyperlink" Target="https://econtour.org/cases/96" TargetMode="External"/><Relationship Id="rId674" Type="http://schemas.openxmlformats.org/officeDocument/2006/relationships/hyperlink" Target="https://clinicaltrials.gov/ct2/show/NCT03811002" TargetMode="External"/><Relationship Id="rId431" Type="http://schemas.openxmlformats.org/officeDocument/2006/relationships/hyperlink" Target="https://www.ncbi.nlm.nih.gov/pubmed/20934273" TargetMode="External"/><Relationship Id="rId673" Type="http://schemas.openxmlformats.org/officeDocument/2006/relationships/hyperlink" Target="https://clinicaltrials.gov/ct2/show/NCT00632853" TargetMode="External"/><Relationship Id="rId430" Type="http://schemas.openxmlformats.org/officeDocument/2006/relationships/hyperlink" Target="https://econtour.org/cases/89" TargetMode="External"/><Relationship Id="rId672" Type="http://schemas.openxmlformats.org/officeDocument/2006/relationships/hyperlink" Target="https://www.ncbi.nlm.nih.gov/pmc/articles/PMC64398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